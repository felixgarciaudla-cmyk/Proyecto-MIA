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FFFE62A" w:rsidP="3FFFE62A" w:rsidRDefault="3FFFE62A" w14:paraId="6BA9386B" w14:textId="079522ED">
      <w:pPr>
        <w:spacing w:line="360" w:lineRule="auto"/>
        <w:jc w:val="center"/>
        <w:rPr>
          <w:ins w:author="(Estudiante) Felix Antonio García Mora" w:date="2026-10-25T23:05:58.849Z" w16du:dateUtc="2026-10-25T23:05:58.849Z" w:id="266591137"/>
          <w:rFonts w:ascii="Arial" w:hAnsi="Arial" w:eastAsia="Arial" w:cs="Arial"/>
          <w:b w:val="1"/>
          <w:bCs w:val="1"/>
          <w:sz w:val="28"/>
          <w:szCs w:val="28"/>
        </w:rPr>
      </w:pPr>
    </w:p>
    <w:p w:rsidR="7AAE2625" w:rsidP="71206C3C" w:rsidRDefault="7AAE2625" w14:paraId="4F24DB95" w14:textId="23BB0B4C">
      <w:pPr>
        <w:spacing w:line="360" w:lineRule="auto"/>
        <w:jc w:val="center"/>
        <w:rPr>
          <w:rFonts w:ascii="Arial" w:hAnsi="Arial" w:eastAsia="Arial" w:cs="Arial"/>
          <w:b/>
          <w:bCs/>
          <w:sz w:val="28"/>
          <w:szCs w:val="28"/>
        </w:rPr>
      </w:pPr>
      <w:r>
        <w:rPr>
          <w:rFonts w:ascii="Arial" w:hAnsi="Arial" w:eastAsia="Arial" w:cs="Arial"/>
          <w:b/>
          <w:bCs/>
          <w:sz w:val="28"/>
          <w:szCs w:val="28"/>
        </w:rPr>
        <w:t>Universidad de Las Américas</w:t>
      </w:r>
    </w:p>
    <w:p w:rsidR="00E23427" w:rsidP="71206C3C" w:rsidRDefault="3E5FA861" w14:paraId="3E0AC4FB" w14:textId="77777777">
      <w:pPr>
        <w:spacing w:line="360" w:lineRule="auto"/>
        <w:jc w:val="center"/>
        <w:rPr>
          <w:rFonts w:ascii="Arial" w:hAnsi="Arial" w:eastAsia="Arial" w:cs="Arial"/>
          <w:b/>
          <w:bCs/>
          <w:sz w:val="28"/>
          <w:szCs w:val="28"/>
        </w:rPr>
      </w:pPr>
      <w:r>
        <w:rPr>
          <w:rFonts w:ascii="Arial" w:hAnsi="Arial" w:eastAsia="Arial" w:cs="Arial"/>
          <w:b/>
          <w:bCs/>
          <w:sz w:val="28"/>
          <w:szCs w:val="28"/>
        </w:rPr>
        <w:t>Facultad de Ingeniería y Ciencias Aplicadas</w:t>
      </w:r>
    </w:p>
    <w:p w:rsidR="3E5FA861" w:rsidP="71206C3C" w:rsidRDefault="00DD1EEE" w14:paraId="57083407" w14:textId="380883E6">
      <w:pPr>
        <w:spacing w:line="360" w:lineRule="auto"/>
        <w:jc w:val="center"/>
        <w:rPr>
          <w:rFonts w:ascii="Arial" w:hAnsi="Arial" w:eastAsia="Arial" w:cs="Arial"/>
          <w:b/>
          <w:bCs/>
          <w:sz w:val="28"/>
          <w:szCs w:val="28"/>
        </w:rPr>
      </w:pPr>
      <w:r>
        <w:rPr>
          <w:rFonts w:ascii="Arial" w:hAnsi="Arial" w:eastAsia="Arial" w:cs="Arial"/>
          <w:b/>
          <w:bCs/>
          <w:sz w:val="28"/>
          <w:szCs w:val="28"/>
        </w:rPr>
        <w:t xml:space="preserve">Maestría en Inteligencia Artificial Aplicada </w:t>
      </w:r>
    </w:p>
    <w:p w:rsidR="71206C3C" w:rsidP="71206C3C" w:rsidRDefault="71206C3C" w14:paraId="7CB8E0D5" w14:textId="73D1A57D">
      <w:pPr>
        <w:spacing w:line="360" w:lineRule="auto"/>
        <w:jc w:val="center"/>
        <w:rPr>
          <w:rFonts w:ascii="Arial" w:hAnsi="Arial" w:eastAsia="Arial" w:cs="Arial"/>
          <w:b/>
          <w:bCs/>
          <w:i/>
          <w:iCs/>
          <w:sz w:val="28"/>
          <w:szCs w:val="28"/>
        </w:rPr>
      </w:pPr>
    </w:p>
    <w:p w:rsidR="71206C3C" w:rsidP="71206C3C" w:rsidRDefault="71206C3C" w14:paraId="3A2A3BBC" w14:textId="20FA5CD0">
      <w:pPr>
        <w:spacing w:line="360" w:lineRule="auto"/>
        <w:jc w:val="center"/>
        <w:rPr>
          <w:rFonts w:ascii="Arial" w:hAnsi="Arial" w:eastAsia="Arial" w:cs="Arial"/>
          <w:b/>
          <w:bCs/>
          <w:i/>
          <w:iCs/>
          <w:sz w:val="28"/>
          <w:szCs w:val="28"/>
        </w:rPr>
      </w:pPr>
    </w:p>
    <w:p w:rsidR="00E01E30" w:rsidP="00E01E30" w:rsidRDefault="00E01E30" w14:paraId="4839B7A8" w14:textId="23C71E2F">
      <w:pPr>
        <w:spacing w:line="360" w:lineRule="auto"/>
        <w:jc w:val="center"/>
        <w:rPr>
          <w:rFonts w:ascii="Arial" w:hAnsi="Arial" w:eastAsia="Arial" w:cs="Arial"/>
          <w:b/>
          <w:bCs/>
          <w:i/>
          <w:iCs/>
          <w:sz w:val="32"/>
          <w:szCs w:val="32"/>
        </w:rPr>
      </w:pPr>
      <w:r>
        <w:rPr>
          <w:rFonts w:ascii="Arial" w:hAnsi="Arial" w:eastAsia="Arial" w:cs="Arial"/>
          <w:b/>
          <w:bCs/>
          <w:i/>
          <w:iCs/>
          <w:sz w:val="28"/>
          <w:szCs w:val="28"/>
        </w:rPr>
        <w:t>Modelo inteligente de predicción de mora bancaria mediante Machine Learning explicable para la gestión del riesgo crediticio en Banco ProCredit</w:t>
      </w:r>
    </w:p>
    <w:p w:rsidR="71206C3C" w:rsidP="71206C3C" w:rsidRDefault="71206C3C" w14:paraId="668A800E" w14:textId="238BB7FA">
      <w:pPr>
        <w:spacing w:line="360" w:lineRule="auto"/>
        <w:jc w:val="center"/>
        <w:rPr>
          <w:rFonts w:ascii="Arial" w:hAnsi="Arial" w:eastAsia="Arial" w:cs="Arial"/>
          <w:b/>
          <w:bCs/>
          <w:i/>
          <w:iCs/>
          <w:sz w:val="28"/>
          <w:szCs w:val="28"/>
        </w:rPr>
      </w:pPr>
    </w:p>
    <w:p w:rsidR="00E01E30" w:rsidP="00E01E30" w:rsidRDefault="00743F68" w14:paraId="7881ABD8" w14:textId="13CC70AA">
      <w:pPr>
        <w:spacing w:line="360" w:lineRule="auto"/>
        <w:jc w:val="center"/>
        <w:rPr>
          <w:rFonts w:ascii="Arial" w:hAnsi="Arial" w:eastAsia="Arial" w:cs="Arial"/>
          <w:b/>
          <w:bCs/>
          <w:sz w:val="28"/>
          <w:szCs w:val="28"/>
        </w:rPr>
      </w:pPr>
      <w:r>
        <w:rPr>
          <w:rFonts w:ascii="Arial" w:hAnsi="Arial" w:eastAsia="Arial" w:cs="Arial"/>
          <w:b/>
          <w:bCs/>
          <w:sz w:val="28"/>
          <w:szCs w:val="28"/>
        </w:rPr>
        <w:t>García Mora Félix Antonio</w:t>
      </w:r>
    </w:p>
    <w:p w:rsidR="33220171" w:rsidP="71206C3C" w:rsidRDefault="33220171" w14:paraId="47C8A826" w14:textId="1F00C06D">
      <w:pPr>
        <w:spacing w:line="360" w:lineRule="auto"/>
        <w:jc w:val="center"/>
        <w:rPr>
          <w:rFonts w:ascii="Arial" w:hAnsi="Arial" w:eastAsia="Arial" w:cs="Arial"/>
          <w:b/>
          <w:bCs/>
          <w:sz w:val="28"/>
          <w:szCs w:val="28"/>
        </w:rPr>
      </w:pPr>
      <w:r>
        <w:rPr>
          <w:rFonts w:ascii="Arial" w:hAnsi="Arial" w:eastAsia="Arial" w:cs="Arial"/>
          <w:b/>
          <w:bCs/>
          <w:sz w:val="28"/>
          <w:szCs w:val="28"/>
        </w:rPr>
        <w:t>Olmedo Coronel Andrés Marcelo</w:t>
      </w:r>
    </w:p>
    <w:p w:rsidR="00DD1EEE" w:rsidP="00DD1EEE" w:rsidRDefault="00DD1EEE" w14:paraId="505869DA" w14:textId="650D14D6">
      <w:pPr>
        <w:spacing w:line="360" w:lineRule="auto"/>
        <w:jc w:val="center"/>
        <w:rPr>
          <w:rFonts w:ascii="Arial" w:hAnsi="Arial" w:eastAsia="Arial" w:cs="Arial"/>
          <w:b/>
          <w:bCs/>
          <w:sz w:val="28"/>
          <w:szCs w:val="28"/>
        </w:rPr>
      </w:pPr>
      <w:r>
        <w:rPr>
          <w:rFonts w:ascii="Arial" w:hAnsi="Arial" w:eastAsia="Arial" w:cs="Arial"/>
          <w:b/>
          <w:bCs/>
          <w:sz w:val="28"/>
          <w:szCs w:val="28"/>
        </w:rPr>
        <w:t>Suasnavas Gutierrez Ibeth Liliana</w:t>
      </w:r>
    </w:p>
    <w:p w:rsidR="00DD1EEE" w:rsidP="71206C3C" w:rsidRDefault="00DD1EEE" w14:paraId="1DE0B3A4" w14:textId="77777777">
      <w:pPr>
        <w:spacing w:line="360" w:lineRule="auto"/>
        <w:jc w:val="center"/>
        <w:rPr>
          <w:rFonts w:ascii="Arial" w:hAnsi="Arial" w:eastAsia="Arial" w:cs="Arial"/>
          <w:b/>
          <w:bCs/>
          <w:sz w:val="28"/>
          <w:szCs w:val="28"/>
        </w:rPr>
      </w:pPr>
    </w:p>
    <w:p w:rsidR="00644A50" w:rsidP="00E23427" w:rsidRDefault="00644A50" w14:paraId="13C2CDA9" w14:textId="77777777">
      <w:pPr>
        <w:spacing w:line="360" w:lineRule="auto"/>
        <w:jc w:val="center"/>
        <w:rPr>
          <w:rFonts w:ascii="Arial" w:hAnsi="Arial" w:eastAsia="Arial" w:cs="Arial"/>
          <w:b/>
          <w:bCs/>
          <w:sz w:val="28"/>
          <w:szCs w:val="28"/>
        </w:rPr>
      </w:pPr>
    </w:p>
    <w:p w:rsidR="00644A50" w:rsidP="71206C3C" w:rsidRDefault="00644A50" w14:paraId="092BDA60" w14:textId="77777777">
      <w:pPr>
        <w:spacing w:line="360" w:lineRule="auto"/>
        <w:jc w:val="center"/>
        <w:rPr>
          <w:rFonts w:ascii="Arial" w:hAnsi="Arial" w:eastAsia="Arial" w:cs="Arial"/>
          <w:b/>
          <w:bCs/>
          <w:sz w:val="28"/>
          <w:szCs w:val="28"/>
        </w:rPr>
      </w:pPr>
    </w:p>
    <w:p w:rsidR="71206C3C" w:rsidP="71206C3C" w:rsidRDefault="00644A50" w14:paraId="63B0EB26" w14:textId="2FD68510">
      <w:pPr>
        <w:spacing w:line="360" w:lineRule="auto"/>
        <w:jc w:val="center"/>
        <w:rPr>
          <w:rFonts w:ascii="Arial" w:hAnsi="Arial" w:eastAsia="Arial" w:cs="Arial"/>
          <w:b/>
          <w:bCs/>
          <w:sz w:val="28"/>
          <w:szCs w:val="28"/>
        </w:rPr>
      </w:pPr>
      <w:r>
        <w:rPr>
          <w:rFonts w:ascii="Arial" w:hAnsi="Arial" w:eastAsia="Arial" w:cs="Arial"/>
          <w:b/>
          <w:bCs/>
          <w:sz w:val="28"/>
          <w:szCs w:val="28"/>
        </w:rPr>
        <w:t>I</w:t>
      </w:r>
      <w:r w:rsidR="008C2262">
        <w:rPr>
          <w:rFonts w:ascii="Arial" w:hAnsi="Arial" w:eastAsia="Arial" w:cs="Arial"/>
          <w:b/>
          <w:bCs/>
          <w:sz w:val="28"/>
          <w:szCs w:val="28"/>
        </w:rPr>
        <w:t>ng</w:t>
      </w:r>
      <w:r>
        <w:rPr>
          <w:rFonts w:ascii="Arial" w:hAnsi="Arial" w:eastAsia="Arial" w:cs="Arial"/>
          <w:b/>
          <w:bCs/>
          <w:sz w:val="28"/>
          <w:szCs w:val="28"/>
        </w:rPr>
        <w:t xml:space="preserve">. Carlos </w:t>
      </w:r>
      <w:r w:rsidR="008C2262">
        <w:rPr>
          <w:rFonts w:ascii="Arial" w:hAnsi="Arial" w:eastAsia="Arial" w:cs="Arial"/>
          <w:b/>
          <w:bCs/>
          <w:sz w:val="28"/>
          <w:szCs w:val="28"/>
        </w:rPr>
        <w:t xml:space="preserve">Andrés </w:t>
      </w:r>
      <w:r>
        <w:rPr>
          <w:rFonts w:ascii="Arial" w:hAnsi="Arial" w:eastAsia="Arial" w:cs="Arial"/>
          <w:b/>
          <w:bCs/>
          <w:sz w:val="28"/>
          <w:szCs w:val="28"/>
        </w:rPr>
        <w:t>Guaita Ayala. MsC.</w:t>
      </w:r>
    </w:p>
    <w:p w:rsidR="00644A50" w:rsidP="6BF677D6" w:rsidRDefault="00644A50" w14:paraId="654DFE42" w14:textId="77777777">
      <w:pPr>
        <w:spacing w:line="360" w:lineRule="auto"/>
        <w:jc w:val="center"/>
        <w:rPr>
          <w:rFonts w:ascii="Arial" w:hAnsi="Arial" w:eastAsia="Arial" w:cs="Arial"/>
          <w:b/>
          <w:bCs/>
          <w:i/>
          <w:iCs/>
          <w:sz w:val="28"/>
          <w:szCs w:val="28"/>
        </w:rPr>
      </w:pPr>
    </w:p>
    <w:p w:rsidR="00644A50" w:rsidP="6BF677D6" w:rsidRDefault="00644A50" w14:paraId="77E2652F" w14:textId="77777777">
      <w:pPr>
        <w:spacing w:line="360" w:lineRule="auto"/>
        <w:jc w:val="center"/>
        <w:rPr>
          <w:rFonts w:ascii="Arial" w:hAnsi="Arial" w:eastAsia="Arial" w:cs="Arial"/>
          <w:b/>
          <w:bCs/>
          <w:i/>
          <w:iCs/>
          <w:sz w:val="28"/>
          <w:szCs w:val="28"/>
        </w:rPr>
      </w:pPr>
    </w:p>
    <w:p w:rsidR="00E01E30" w:rsidP="6BF677D6" w:rsidRDefault="008C2262" w14:paraId="21AA6A44" w14:textId="4BE5122D">
      <w:pPr>
        <w:spacing w:line="360" w:lineRule="auto"/>
        <w:jc w:val="center"/>
        <w:rPr>
          <w:rFonts w:ascii="Arial" w:hAnsi="Arial" w:eastAsia="Arial" w:cs="Arial"/>
          <w:b/>
          <w:bCs/>
          <w:i/>
          <w:iCs/>
          <w:sz w:val="28"/>
          <w:szCs w:val="28"/>
        </w:rPr>
      </w:pPr>
      <w:r>
        <w:rPr>
          <w:rFonts w:ascii="Arial" w:hAnsi="Arial" w:eastAsia="Arial" w:cs="Arial"/>
          <w:b/>
          <w:bCs/>
          <w:sz w:val="28"/>
          <w:szCs w:val="28"/>
        </w:rPr>
        <w:t>Agosto 2026</w:t>
      </w:r>
    </w:p>
    <w:p w:rsidR="002554A2" w:rsidP="003143C5" w:rsidRDefault="00E01E30" w14:paraId="150179F8" w14:textId="6A9A4AC7">
      <w:pPr>
        <w:spacing w:line="360" w:lineRule="auto"/>
        <w:jc w:val="center"/>
        <w:rPr>
          <w:rFonts w:ascii="Arial" w:hAnsi="Arial" w:eastAsia="Arial" w:cs="Arial"/>
          <w:b/>
          <w:bCs/>
          <w:sz w:val="28"/>
          <w:szCs w:val="28"/>
        </w:rPr>
        <w:sectPr w:rsidR="002554A2" w:rsidSect="002554A2">
          <w:headerReference w:type="default" r:id="rId10"/>
          <w:footerReference w:type="default" r:id="rId11"/>
          <w:pgSz w:w="11906" w:h="16838" w:orient="portrait"/>
          <w:pgMar w:top="1417" w:right="1701" w:bottom="1417" w:left="1701" w:header="708" w:footer="708" w:gutter="0"/>
          <w:cols w:space="708"/>
          <w:docGrid w:linePitch="360"/>
        </w:sectPr>
      </w:pPr>
      <w:r>
        <w:rPr>
          <w:rFonts w:ascii="Arial" w:hAnsi="Arial" w:eastAsia="Arial" w:cs="Arial"/>
          <w:b/>
          <w:bCs/>
          <w:sz w:val="28"/>
          <w:szCs w:val="28"/>
        </w:rPr>
        <w:t xml:space="preserve"> Quito, Ecuador</w:t>
      </w:r>
    </w:p>
    <w:sdt>
      <w:sdtPr>
        <w:id w:val="1745601159"/>
        <w:docPartObj>
          <w:docPartGallery w:val="Table of Contents"/>
          <w:docPartUnique/>
        </w:docPartObj>
        <w:rPr>
          <w:rFonts w:ascii="Calibri" w:hAnsi="Calibri" w:eastAsia="" w:cs="" w:asciiTheme="minorAscii" w:hAnsiTheme="minorAscii" w:eastAsiaTheme="minorEastAsia" w:cstheme="minorBidi"/>
          <w:color w:val="auto"/>
          <w:sz w:val="22"/>
          <w:szCs w:val="22"/>
          <w:lang w:val="es-ES"/>
        </w:rPr>
      </w:sdtPr>
      <w:sdtEndPr>
        <w:rPr>
          <w:rFonts w:ascii="Calibri" w:hAnsi="Calibri" w:eastAsia="" w:cs="" w:asciiTheme="minorAscii" w:hAnsiTheme="minorAscii" w:eastAsiaTheme="minorEastAsia" w:cstheme="minorBidi"/>
          <w:b w:val="1"/>
          <w:bCs w:val="1"/>
          <w:color w:val="auto"/>
          <w:sz w:val="22"/>
          <w:szCs w:val="22"/>
          <w:lang w:val="es-ES"/>
        </w:rPr>
      </w:sdtEndPr>
      <w:sdtContent>
        <w:p w:rsidRPr="00DF4AAE" w:rsidR="007A6D03" w:rsidRDefault="007A6D03" w14:paraId="456C0681" w14:textId="27D86776">
          <w:pPr>
            <w:pStyle w:val="TtuloTDC"/>
            <w:rPr>
              <w:color w:val="auto"/>
            </w:rPr>
          </w:pPr>
          <w:r>
            <w:rPr>
              <w:color w:val="auto"/>
              <w:lang w:val="es-ES"/>
            </w:rPr>
            <w:t>Contenido</w:t>
          </w:r>
        </w:p>
        <w:p w:rsidR="0052175A" w:rsidRDefault="007A6D03" w14:paraId="44F60380" w14:textId="48194A18">
          <w:pPr>
            <w:pStyle w:val="TDC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history="1" w:anchor="_Toc219708240">
            <w:r>
              <w:rPr>
                <w:rStyle w:val="Hipervnculo"/>
                <w:noProof/>
              </w:rPr>
              <w:t>Resumen</w:t>
            </w:r>
            <w:r>
              <w:rPr>
                <w:noProof/>
                <w:webHidden/>
              </w:rPr>
              <w:tab/>
            </w:r>
            <w:r>
              <w:rPr>
                <w:noProof/>
                <w:webHidden/>
              </w:rPr>
              <w:fldChar w:fldCharType="begin"/>
            </w:r>
            <w:r>
              <w:rPr>
                <w:noProof/>
                <w:webHidden/>
              </w:rPr>
              <w:instrText xml:space="preserve"> PAGEREF _Toc219708240 \h </w:instrText>
            </w:r>
            <w:r>
              <w:rPr>
                <w:noProof/>
                <w:webHidden/>
              </w:rPr>
            </w:r>
            <w:r>
              <w:rPr>
                <w:noProof/>
                <w:webHidden/>
              </w:rPr>
              <w:fldChar w:fldCharType="separate"/>
            </w:r>
            <w:r>
              <w:rPr>
                <w:noProof/>
                <w:webHidden/>
              </w:rPr>
              <w:t>2</w:t>
            </w:r>
            <w:r>
              <w:rPr>
                <w:noProof/>
                <w:webHidden/>
              </w:rPr>
              <w:fldChar w:fldCharType="end"/>
            </w:r>
          </w:hyperlink>
        </w:p>
        <w:p w:rsidR="0052175A" w:rsidRDefault="0052175A" w14:paraId="2CF12BC7" w14:textId="5ED81FDE">
          <w:pPr>
            <w:pStyle w:val="TDC1"/>
            <w:tabs>
              <w:tab w:val="right" w:leader="dot" w:pos="8494"/>
            </w:tabs>
            <w:rPr>
              <w:noProof/>
              <w:kern w:val="2"/>
              <w:sz w:val="24"/>
              <w:szCs w:val="24"/>
              <w14:ligatures w14:val="standardContextual"/>
            </w:rPr>
          </w:pPr>
          <w:hyperlink w:history="1" w:anchor="_Toc219708241">
            <w:r>
              <w:rPr>
                <w:rStyle w:val="Hipervnculo"/>
                <w:noProof/>
              </w:rPr>
              <w:t>Abstract</w:t>
            </w:r>
            <w:r>
              <w:rPr>
                <w:noProof/>
                <w:webHidden/>
              </w:rPr>
              <w:tab/>
            </w:r>
            <w:r>
              <w:rPr>
                <w:noProof/>
                <w:webHidden/>
              </w:rPr>
              <w:fldChar w:fldCharType="begin"/>
            </w:r>
            <w:r>
              <w:rPr>
                <w:noProof/>
                <w:webHidden/>
              </w:rPr>
              <w:instrText xml:space="preserve"> PAGEREF _Toc219708241 \h </w:instrText>
            </w:r>
            <w:r>
              <w:rPr>
                <w:noProof/>
                <w:webHidden/>
              </w:rPr>
            </w:r>
            <w:r>
              <w:rPr>
                <w:noProof/>
                <w:webHidden/>
              </w:rPr>
              <w:fldChar w:fldCharType="separate"/>
            </w:r>
            <w:r>
              <w:rPr>
                <w:noProof/>
                <w:webHidden/>
              </w:rPr>
              <w:t>3</w:t>
            </w:r>
            <w:r>
              <w:rPr>
                <w:noProof/>
                <w:webHidden/>
              </w:rPr>
              <w:fldChar w:fldCharType="end"/>
            </w:r>
          </w:hyperlink>
        </w:p>
        <w:p w:rsidR="0052175A" w:rsidRDefault="0052175A" w14:paraId="3B2948CF" w14:textId="7FECB045">
          <w:pPr>
            <w:pStyle w:val="TDC1"/>
            <w:tabs>
              <w:tab w:val="left" w:pos="480"/>
              <w:tab w:val="right" w:leader="dot" w:pos="8494"/>
            </w:tabs>
            <w:rPr>
              <w:noProof/>
              <w:kern w:val="2"/>
              <w:sz w:val="24"/>
              <w:szCs w:val="24"/>
              <w14:ligatures w14:val="standardContextual"/>
            </w:rPr>
          </w:pPr>
          <w:hyperlink w:history="1" w:anchor="_Toc219708242">
            <w:r>
              <w:rPr>
                <w:rStyle w:val="Hipervnculo"/>
                <w:rFonts w:ascii="Arial" w:hAnsi="Arial" w:cs="Arial"/>
                <w:noProof/>
              </w:rPr>
              <w:t>1.</w:t>
            </w:r>
            <w:r>
              <w:rPr>
                <w:noProof/>
                <w:kern w:val="2"/>
                <w:sz w:val="24"/>
                <w:szCs w:val="24"/>
                <w14:ligatures w14:val="standardContextual"/>
              </w:rPr>
              <w:tab/>
            </w:r>
            <w:r>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_Toc219708242 \h </w:instrText>
            </w:r>
            <w:r>
              <w:rPr>
                <w:noProof/>
                <w:webHidden/>
              </w:rPr>
            </w:r>
            <w:r>
              <w:rPr>
                <w:noProof/>
                <w:webHidden/>
              </w:rPr>
              <w:fldChar w:fldCharType="separate"/>
            </w:r>
            <w:r>
              <w:rPr>
                <w:noProof/>
                <w:webHidden/>
              </w:rPr>
              <w:t>4</w:t>
            </w:r>
            <w:r>
              <w:rPr>
                <w:noProof/>
                <w:webHidden/>
              </w:rPr>
              <w:fldChar w:fldCharType="end"/>
            </w:r>
          </w:hyperlink>
        </w:p>
        <w:p w:rsidR="0052175A" w:rsidRDefault="0052175A" w14:paraId="39DB0D09" w14:textId="6816D5AD">
          <w:pPr>
            <w:pStyle w:val="TDC2"/>
            <w:tabs>
              <w:tab w:val="left" w:pos="960"/>
              <w:tab w:val="right" w:leader="dot" w:pos="8494"/>
            </w:tabs>
            <w:rPr>
              <w:noProof/>
              <w:kern w:val="2"/>
              <w:sz w:val="24"/>
              <w:szCs w:val="24"/>
              <w14:ligatures w14:val="standardContextual"/>
            </w:rPr>
          </w:pPr>
          <w:hyperlink w:history="1" w:anchor="_Toc219708243">
            <w:r>
              <w:rPr>
                <w:rStyle w:val="Hipervnculo"/>
                <w:rFonts w:ascii="Arial" w:hAnsi="Arial" w:cs="Arial"/>
                <w:b/>
                <w:bCs/>
                <w:noProof/>
                <w:lang w:eastAsia="en-US"/>
              </w:rPr>
              <w:t>1.1.</w:t>
            </w:r>
            <w:r>
              <w:rPr>
                <w:noProof/>
                <w:kern w:val="2"/>
                <w:sz w:val="24"/>
                <w:szCs w:val="24"/>
                <w14:ligatures w14:val="standardContextual"/>
              </w:rPr>
              <w:tab/>
            </w:r>
            <w:r>
              <w:rPr>
                <w:rStyle w:val="Hipervnculo"/>
                <w:rFonts w:ascii="Arial" w:hAnsi="Arial" w:cs="Arial"/>
                <w:b/>
                <w:bCs/>
                <w:noProof/>
                <w:lang w:eastAsia="en-US"/>
              </w:rPr>
              <w:t>Identificación y descripción del problema o necesidad</w:t>
            </w:r>
            <w:r>
              <w:rPr>
                <w:noProof/>
                <w:webHidden/>
              </w:rPr>
              <w:tab/>
            </w:r>
            <w:r>
              <w:rPr>
                <w:noProof/>
                <w:webHidden/>
              </w:rPr>
              <w:fldChar w:fldCharType="begin"/>
            </w:r>
            <w:r>
              <w:rPr>
                <w:noProof/>
                <w:webHidden/>
              </w:rPr>
              <w:instrText xml:space="preserve"> PAGEREF _Toc219708243 \h </w:instrText>
            </w:r>
            <w:r>
              <w:rPr>
                <w:noProof/>
                <w:webHidden/>
              </w:rPr>
            </w:r>
            <w:r>
              <w:rPr>
                <w:noProof/>
                <w:webHidden/>
              </w:rPr>
              <w:fldChar w:fldCharType="separate"/>
            </w:r>
            <w:r>
              <w:rPr>
                <w:noProof/>
                <w:webHidden/>
              </w:rPr>
              <w:t>4</w:t>
            </w:r>
            <w:r>
              <w:rPr>
                <w:noProof/>
                <w:webHidden/>
              </w:rPr>
              <w:fldChar w:fldCharType="end"/>
            </w:r>
          </w:hyperlink>
        </w:p>
        <w:p w:rsidR="0052175A" w:rsidRDefault="0052175A" w14:paraId="238FD1F6" w14:textId="3D41D4E8">
          <w:pPr>
            <w:pStyle w:val="TDC2"/>
            <w:tabs>
              <w:tab w:val="left" w:pos="960"/>
              <w:tab w:val="right" w:leader="dot" w:pos="8494"/>
            </w:tabs>
            <w:rPr>
              <w:noProof/>
              <w:kern w:val="2"/>
              <w:sz w:val="24"/>
              <w:szCs w:val="24"/>
              <w14:ligatures w14:val="standardContextual"/>
            </w:rPr>
          </w:pPr>
          <w:hyperlink w:history="1" w:anchor="_Toc219708244">
            <w:r>
              <w:rPr>
                <w:rStyle w:val="Hipervnculo"/>
                <w:rFonts w:ascii="Arial" w:hAnsi="Arial" w:cs="Arial"/>
                <w:b/>
                <w:bCs/>
                <w:noProof/>
                <w:lang w:eastAsia="en-US"/>
              </w:rPr>
              <w:t>1.2.</w:t>
            </w:r>
            <w:r>
              <w:rPr>
                <w:noProof/>
                <w:kern w:val="2"/>
                <w:sz w:val="24"/>
                <w:szCs w:val="24"/>
                <w14:ligatures w14:val="standardContextual"/>
              </w:rPr>
              <w:tab/>
            </w:r>
            <w:r>
              <w:rPr>
                <w:rStyle w:val="Hipervnculo"/>
                <w:rFonts w:ascii="Arial" w:hAnsi="Arial" w:cs="Arial"/>
                <w:b/>
                <w:bCs/>
                <w:noProof/>
                <w:lang w:eastAsia="en-US"/>
              </w:rPr>
              <w:t>Descripción de la organización</w:t>
            </w:r>
            <w:r>
              <w:rPr>
                <w:noProof/>
                <w:webHidden/>
              </w:rPr>
              <w:tab/>
            </w:r>
            <w:r>
              <w:rPr>
                <w:noProof/>
                <w:webHidden/>
              </w:rPr>
              <w:fldChar w:fldCharType="begin"/>
            </w:r>
            <w:r>
              <w:rPr>
                <w:noProof/>
                <w:webHidden/>
              </w:rPr>
              <w:instrText xml:space="preserve"> PAGEREF _Toc219708244 \h </w:instrText>
            </w:r>
            <w:r>
              <w:rPr>
                <w:noProof/>
                <w:webHidden/>
              </w:rPr>
            </w:r>
            <w:r>
              <w:rPr>
                <w:noProof/>
                <w:webHidden/>
              </w:rPr>
              <w:fldChar w:fldCharType="separate"/>
            </w:r>
            <w:r>
              <w:rPr>
                <w:noProof/>
                <w:webHidden/>
              </w:rPr>
              <w:t>4</w:t>
            </w:r>
            <w:r>
              <w:rPr>
                <w:noProof/>
                <w:webHidden/>
              </w:rPr>
              <w:fldChar w:fldCharType="end"/>
            </w:r>
          </w:hyperlink>
        </w:p>
        <w:p w:rsidR="0052175A" w:rsidRDefault="0052175A" w14:paraId="5F768CFA" w14:textId="6B13B049">
          <w:pPr>
            <w:pStyle w:val="TDC1"/>
            <w:tabs>
              <w:tab w:val="left" w:pos="480"/>
              <w:tab w:val="right" w:leader="dot" w:pos="8494"/>
            </w:tabs>
            <w:rPr>
              <w:noProof/>
              <w:kern w:val="2"/>
              <w:sz w:val="24"/>
              <w:szCs w:val="24"/>
              <w14:ligatures w14:val="standardContextual"/>
            </w:rPr>
          </w:pPr>
          <w:hyperlink w:history="1" w:anchor="_Toc219708245">
            <w:r>
              <w:rPr>
                <w:rStyle w:val="Hipervnculo"/>
                <w:rFonts w:ascii="Arial" w:hAnsi="Arial" w:cs="Arial"/>
                <w:noProof/>
              </w:rPr>
              <w:t>2.</w:t>
            </w:r>
            <w:r>
              <w:rPr>
                <w:noProof/>
                <w:kern w:val="2"/>
                <w:sz w:val="24"/>
                <w:szCs w:val="24"/>
                <w14:ligatures w14:val="standardContextual"/>
              </w:rPr>
              <w:tab/>
            </w:r>
            <w:r>
              <w:rPr>
                <w:rStyle w:val="Hipervnculo"/>
                <w:rFonts w:ascii="Arial" w:hAnsi="Arial" w:cs="Arial"/>
                <w:noProof/>
              </w:rPr>
              <w:t>Análisis de posibles soluciones</w:t>
            </w:r>
            <w:r>
              <w:rPr>
                <w:noProof/>
                <w:webHidden/>
              </w:rPr>
              <w:tab/>
            </w:r>
            <w:r>
              <w:rPr>
                <w:noProof/>
                <w:webHidden/>
              </w:rPr>
              <w:fldChar w:fldCharType="begin"/>
            </w:r>
            <w:r>
              <w:rPr>
                <w:noProof/>
                <w:webHidden/>
              </w:rPr>
              <w:instrText xml:space="preserve"> PAGEREF _Toc219708245 \h </w:instrText>
            </w:r>
            <w:r>
              <w:rPr>
                <w:noProof/>
                <w:webHidden/>
              </w:rPr>
            </w:r>
            <w:r>
              <w:rPr>
                <w:noProof/>
                <w:webHidden/>
              </w:rPr>
              <w:fldChar w:fldCharType="separate"/>
            </w:r>
            <w:r>
              <w:rPr>
                <w:noProof/>
                <w:webHidden/>
              </w:rPr>
              <w:t>4</w:t>
            </w:r>
            <w:r>
              <w:rPr>
                <w:noProof/>
                <w:webHidden/>
              </w:rPr>
              <w:fldChar w:fldCharType="end"/>
            </w:r>
          </w:hyperlink>
        </w:p>
        <w:p w:rsidR="0052175A" w:rsidRDefault="0052175A" w14:paraId="620B3F04" w14:textId="68B82F5E">
          <w:pPr>
            <w:pStyle w:val="TDC2"/>
            <w:tabs>
              <w:tab w:val="left" w:pos="960"/>
              <w:tab w:val="right" w:leader="dot" w:pos="8494"/>
            </w:tabs>
            <w:rPr>
              <w:noProof/>
              <w:kern w:val="2"/>
              <w:sz w:val="24"/>
              <w:szCs w:val="24"/>
              <w14:ligatures w14:val="standardContextual"/>
            </w:rPr>
          </w:pPr>
          <w:hyperlink w:history="1" w:anchor="_Toc219708246">
            <w:r>
              <w:rPr>
                <w:rStyle w:val="Hipervnculo"/>
                <w:rFonts w:ascii="Arial" w:hAnsi="Arial" w:cs="Arial"/>
                <w:b/>
                <w:bCs/>
                <w:noProof/>
                <w:lang w:eastAsia="en-US"/>
              </w:rPr>
              <w:t>2.1.</w:t>
            </w:r>
            <w:r>
              <w:rPr>
                <w:noProof/>
                <w:kern w:val="2"/>
                <w:sz w:val="24"/>
                <w:szCs w:val="24"/>
                <w14:ligatures w14:val="standardContextual"/>
              </w:rPr>
              <w:tab/>
            </w:r>
            <w:r>
              <w:rPr>
                <w:rStyle w:val="Hipervnculo"/>
                <w:rFonts w:ascii="Arial" w:hAnsi="Arial" w:cs="Arial"/>
                <w:b/>
                <w:bCs/>
                <w:noProof/>
                <w:lang w:eastAsia="en-US"/>
              </w:rPr>
              <w:t>Identificación y selección de la mejor solución</w:t>
            </w:r>
            <w:r>
              <w:rPr>
                <w:noProof/>
                <w:webHidden/>
              </w:rPr>
              <w:tab/>
            </w:r>
            <w:r>
              <w:rPr>
                <w:noProof/>
                <w:webHidden/>
              </w:rPr>
              <w:fldChar w:fldCharType="begin"/>
            </w:r>
            <w:r>
              <w:rPr>
                <w:noProof/>
                <w:webHidden/>
              </w:rPr>
              <w:instrText xml:space="preserve"> PAGEREF _Toc219708246 \h </w:instrText>
            </w:r>
            <w:r>
              <w:rPr>
                <w:noProof/>
                <w:webHidden/>
              </w:rPr>
            </w:r>
            <w:r>
              <w:rPr>
                <w:noProof/>
                <w:webHidden/>
              </w:rPr>
              <w:fldChar w:fldCharType="separate"/>
            </w:r>
            <w:r>
              <w:rPr>
                <w:noProof/>
                <w:webHidden/>
              </w:rPr>
              <w:t>4</w:t>
            </w:r>
            <w:r>
              <w:rPr>
                <w:noProof/>
                <w:webHidden/>
              </w:rPr>
              <w:fldChar w:fldCharType="end"/>
            </w:r>
          </w:hyperlink>
        </w:p>
        <w:p w:rsidR="0052175A" w:rsidRDefault="0052175A" w14:paraId="647D6161" w14:textId="3ADED1E4">
          <w:pPr>
            <w:pStyle w:val="TDC2"/>
            <w:tabs>
              <w:tab w:val="left" w:pos="960"/>
              <w:tab w:val="right" w:leader="dot" w:pos="8494"/>
            </w:tabs>
            <w:rPr>
              <w:noProof/>
              <w:kern w:val="2"/>
              <w:sz w:val="24"/>
              <w:szCs w:val="24"/>
              <w14:ligatures w14:val="standardContextual"/>
            </w:rPr>
          </w:pPr>
          <w:hyperlink w:history="1" w:anchor="_Toc219708247">
            <w:r>
              <w:rPr>
                <w:rStyle w:val="Hipervnculo"/>
                <w:rFonts w:ascii="Arial" w:hAnsi="Arial" w:cs="Arial"/>
                <w:b/>
                <w:bCs/>
                <w:noProof/>
                <w:lang w:eastAsia="en-US"/>
              </w:rPr>
              <w:t>2.2.</w:t>
            </w:r>
            <w:r>
              <w:rPr>
                <w:noProof/>
                <w:kern w:val="2"/>
                <w:sz w:val="24"/>
                <w:szCs w:val="24"/>
                <w14:ligatures w14:val="standardContextual"/>
              </w:rPr>
              <w:tab/>
            </w:r>
            <w:r>
              <w:rPr>
                <w:rStyle w:val="Hipervnculo"/>
                <w:rFonts w:ascii="Arial" w:hAnsi="Arial" w:cs="Arial"/>
                <w:b/>
                <w:bCs/>
                <w:noProof/>
                <w:lang w:eastAsia="en-US"/>
              </w:rPr>
              <w:t>Impacto del proyecto en la sociedad</w:t>
            </w:r>
            <w:r>
              <w:rPr>
                <w:noProof/>
                <w:webHidden/>
              </w:rPr>
              <w:tab/>
            </w:r>
            <w:r>
              <w:rPr>
                <w:noProof/>
                <w:webHidden/>
              </w:rPr>
              <w:fldChar w:fldCharType="begin"/>
            </w:r>
            <w:r>
              <w:rPr>
                <w:noProof/>
                <w:webHidden/>
              </w:rPr>
              <w:instrText xml:space="preserve"> PAGEREF _Toc219708247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390DB9C7" w14:textId="1A4C2A40">
          <w:pPr>
            <w:pStyle w:val="TDC1"/>
            <w:tabs>
              <w:tab w:val="left" w:pos="480"/>
              <w:tab w:val="right" w:leader="dot" w:pos="8494"/>
            </w:tabs>
            <w:rPr>
              <w:noProof/>
              <w:kern w:val="2"/>
              <w:sz w:val="24"/>
              <w:szCs w:val="24"/>
              <w14:ligatures w14:val="standardContextual"/>
            </w:rPr>
          </w:pPr>
          <w:hyperlink w:history="1" w:anchor="_Toc219708248">
            <w:r>
              <w:rPr>
                <w:rStyle w:val="Hipervnculo"/>
                <w:rFonts w:ascii="Arial" w:hAnsi="Arial" w:cs="Arial"/>
                <w:noProof/>
              </w:rPr>
              <w:t>3.</w:t>
            </w:r>
            <w:r>
              <w:rPr>
                <w:noProof/>
                <w:kern w:val="2"/>
                <w:sz w:val="24"/>
                <w:szCs w:val="24"/>
                <w14:ligatures w14:val="standardContextual"/>
              </w:rPr>
              <w:tab/>
            </w:r>
            <w:r>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_Toc219708248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5E9CE494" w14:textId="788547CF">
          <w:pPr>
            <w:pStyle w:val="TDC2"/>
            <w:tabs>
              <w:tab w:val="left" w:pos="960"/>
              <w:tab w:val="right" w:leader="dot" w:pos="8494"/>
            </w:tabs>
            <w:rPr>
              <w:noProof/>
              <w:kern w:val="2"/>
              <w:sz w:val="24"/>
              <w:szCs w:val="24"/>
              <w14:ligatures w14:val="standardContextual"/>
            </w:rPr>
          </w:pPr>
          <w:hyperlink w:history="1" w:anchor="_Toc219708249">
            <w:r>
              <w:rPr>
                <w:rStyle w:val="Hipervnculo"/>
                <w:rFonts w:ascii="Arial" w:hAnsi="Arial" w:cs="Arial"/>
                <w:b/>
                <w:bCs/>
                <w:noProof/>
                <w:lang w:eastAsia="en-US"/>
              </w:rPr>
              <w:t>3.1.</w:t>
            </w:r>
            <w:r>
              <w:rPr>
                <w:noProof/>
                <w:kern w:val="2"/>
                <w:sz w:val="24"/>
                <w:szCs w:val="24"/>
                <w14:ligatures w14:val="standardContextual"/>
              </w:rPr>
              <w:tab/>
            </w:r>
            <w:r>
              <w:rPr>
                <w:rStyle w:val="Hipervnculo"/>
                <w:rFonts w:ascii="Arial" w:hAnsi="Arial" w:cs="Arial"/>
                <w:b/>
                <w:bCs/>
                <w:noProof/>
                <w:lang w:eastAsia="en-US"/>
              </w:rPr>
              <w:t>Objetivo General</w:t>
            </w:r>
            <w:r>
              <w:rPr>
                <w:noProof/>
                <w:webHidden/>
              </w:rPr>
              <w:tab/>
            </w:r>
            <w:r>
              <w:rPr>
                <w:noProof/>
                <w:webHidden/>
              </w:rPr>
              <w:fldChar w:fldCharType="begin"/>
            </w:r>
            <w:r>
              <w:rPr>
                <w:noProof/>
                <w:webHidden/>
              </w:rPr>
              <w:instrText xml:space="preserve"> PAGEREF _Toc219708249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43F9E113" w14:textId="7EE573D2">
          <w:pPr>
            <w:pStyle w:val="TDC2"/>
            <w:tabs>
              <w:tab w:val="left" w:pos="960"/>
              <w:tab w:val="right" w:leader="dot" w:pos="8494"/>
            </w:tabs>
            <w:rPr>
              <w:noProof/>
              <w:kern w:val="2"/>
              <w:sz w:val="24"/>
              <w:szCs w:val="24"/>
              <w14:ligatures w14:val="standardContextual"/>
            </w:rPr>
          </w:pPr>
          <w:hyperlink w:history="1" w:anchor="_Toc219708250">
            <w:r>
              <w:rPr>
                <w:rStyle w:val="Hipervnculo"/>
                <w:rFonts w:ascii="Arial" w:hAnsi="Arial" w:cs="Arial"/>
                <w:b/>
                <w:bCs/>
                <w:noProof/>
                <w:lang w:eastAsia="en-US"/>
              </w:rPr>
              <w:t>3.2.</w:t>
            </w:r>
            <w:r>
              <w:rPr>
                <w:noProof/>
                <w:kern w:val="2"/>
                <w:sz w:val="24"/>
                <w:szCs w:val="24"/>
                <w14:ligatures w14:val="standardContextual"/>
              </w:rPr>
              <w:tab/>
            </w:r>
            <w:r>
              <w:rPr>
                <w:rStyle w:val="Hipervnculo"/>
                <w:rFonts w:ascii="Arial" w:hAnsi="Arial" w:cs="Arial"/>
                <w:b/>
                <w:bCs/>
                <w:noProof/>
                <w:lang w:eastAsia="en-US"/>
              </w:rPr>
              <w:t>Objetivos Específicos</w:t>
            </w:r>
            <w:r>
              <w:rPr>
                <w:noProof/>
                <w:webHidden/>
              </w:rPr>
              <w:tab/>
            </w:r>
            <w:r>
              <w:rPr>
                <w:noProof/>
                <w:webHidden/>
              </w:rPr>
              <w:fldChar w:fldCharType="begin"/>
            </w:r>
            <w:r>
              <w:rPr>
                <w:noProof/>
                <w:webHidden/>
              </w:rPr>
              <w:instrText xml:space="preserve"> PAGEREF _Toc219708250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643C718A" w14:textId="68E9394F">
          <w:pPr>
            <w:pStyle w:val="TDC1"/>
            <w:tabs>
              <w:tab w:val="left" w:pos="480"/>
              <w:tab w:val="right" w:leader="dot" w:pos="8494"/>
            </w:tabs>
            <w:rPr>
              <w:noProof/>
              <w:kern w:val="2"/>
              <w:sz w:val="24"/>
              <w:szCs w:val="24"/>
              <w14:ligatures w14:val="standardContextual"/>
            </w:rPr>
          </w:pPr>
          <w:hyperlink w:history="1" w:anchor="_Toc219708251">
            <w:r>
              <w:rPr>
                <w:rStyle w:val="Hipervnculo"/>
                <w:rFonts w:ascii="Arial" w:hAnsi="Arial" w:cs="Arial"/>
                <w:noProof/>
              </w:rPr>
              <w:t>4.</w:t>
            </w:r>
            <w:r>
              <w:rPr>
                <w:noProof/>
                <w:kern w:val="2"/>
                <w:sz w:val="24"/>
                <w:szCs w:val="24"/>
                <w14:ligatures w14:val="standardContextual"/>
              </w:rPr>
              <w:tab/>
            </w:r>
            <w:r>
              <w:rPr>
                <w:rStyle w:val="Hipervnculo"/>
                <w:rFonts w:ascii="Arial" w:hAnsi="Arial" w:cs="Arial"/>
                <w:noProof/>
              </w:rPr>
              <w:t>Alcance</w:t>
            </w:r>
            <w:r>
              <w:rPr>
                <w:noProof/>
                <w:webHidden/>
              </w:rPr>
              <w:tab/>
            </w:r>
            <w:r>
              <w:rPr>
                <w:noProof/>
                <w:webHidden/>
              </w:rPr>
              <w:fldChar w:fldCharType="begin"/>
            </w:r>
            <w:r>
              <w:rPr>
                <w:noProof/>
                <w:webHidden/>
              </w:rPr>
              <w:instrText xml:space="preserve"> PAGEREF _Toc219708251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7DDC9A97" w14:textId="35EA2896">
          <w:pPr>
            <w:pStyle w:val="TDC2"/>
            <w:tabs>
              <w:tab w:val="left" w:pos="960"/>
              <w:tab w:val="right" w:leader="dot" w:pos="8494"/>
            </w:tabs>
            <w:rPr>
              <w:noProof/>
              <w:kern w:val="2"/>
              <w:sz w:val="24"/>
              <w:szCs w:val="24"/>
              <w14:ligatures w14:val="standardContextual"/>
            </w:rPr>
          </w:pPr>
          <w:hyperlink w:history="1" w:anchor="_Toc219708252">
            <w:r>
              <w:rPr>
                <w:rStyle w:val="Hipervnculo"/>
                <w:rFonts w:ascii="Arial" w:hAnsi="Arial" w:cs="Arial"/>
                <w:b/>
                <w:bCs/>
                <w:noProof/>
                <w:lang w:eastAsia="en-US"/>
              </w:rPr>
              <w:t>4.1.</w:t>
            </w:r>
            <w:r>
              <w:rPr>
                <w:noProof/>
                <w:kern w:val="2"/>
                <w:sz w:val="24"/>
                <w:szCs w:val="24"/>
                <w14:ligatures w14:val="standardContextual"/>
              </w:rPr>
              <w:tab/>
            </w:r>
            <w:r>
              <w:rPr>
                <w:rStyle w:val="Hipervnculo"/>
                <w:rFonts w:ascii="Arial" w:hAnsi="Arial" w:cs="Arial"/>
                <w:b/>
                <w:bCs/>
                <w:noProof/>
                <w:lang w:eastAsia="en-US"/>
              </w:rPr>
              <w:t>Alcance de la solución seleccionada</w:t>
            </w:r>
            <w:r>
              <w:rPr>
                <w:noProof/>
                <w:webHidden/>
              </w:rPr>
              <w:tab/>
            </w:r>
            <w:r>
              <w:rPr>
                <w:noProof/>
                <w:webHidden/>
              </w:rPr>
              <w:fldChar w:fldCharType="begin"/>
            </w:r>
            <w:r>
              <w:rPr>
                <w:noProof/>
                <w:webHidden/>
              </w:rPr>
              <w:instrText xml:space="preserve"> PAGEREF _Toc219708252 \h </w:instrText>
            </w:r>
            <w:r>
              <w:rPr>
                <w:noProof/>
                <w:webHidden/>
              </w:rPr>
            </w:r>
            <w:r>
              <w:rPr>
                <w:noProof/>
                <w:webHidden/>
              </w:rPr>
              <w:fldChar w:fldCharType="separate"/>
            </w:r>
            <w:r>
              <w:rPr>
                <w:noProof/>
                <w:webHidden/>
              </w:rPr>
              <w:t>5</w:t>
            </w:r>
            <w:r>
              <w:rPr>
                <w:noProof/>
                <w:webHidden/>
              </w:rPr>
              <w:fldChar w:fldCharType="end"/>
            </w:r>
          </w:hyperlink>
        </w:p>
        <w:p w:rsidR="0052175A" w:rsidRDefault="0052175A" w14:paraId="13237C6F" w14:textId="3F5E765B">
          <w:pPr>
            <w:pStyle w:val="TDC2"/>
            <w:tabs>
              <w:tab w:val="left" w:pos="960"/>
              <w:tab w:val="right" w:leader="dot" w:pos="8494"/>
            </w:tabs>
            <w:rPr>
              <w:noProof/>
              <w:kern w:val="2"/>
              <w:sz w:val="24"/>
              <w:szCs w:val="24"/>
              <w14:ligatures w14:val="standardContextual"/>
            </w:rPr>
          </w:pPr>
          <w:hyperlink w:history="1" w:anchor="_Toc219708253">
            <w:r>
              <w:rPr>
                <w:rStyle w:val="Hipervnculo"/>
                <w:rFonts w:ascii="Arial" w:hAnsi="Arial" w:cs="Arial"/>
                <w:b/>
                <w:bCs/>
                <w:noProof/>
                <w:lang w:eastAsia="en-US"/>
              </w:rPr>
              <w:t>4.2.</w:t>
            </w:r>
            <w:r>
              <w:rPr>
                <w:noProof/>
                <w:kern w:val="2"/>
                <w:sz w:val="24"/>
                <w:szCs w:val="24"/>
                <w14:ligatures w14:val="standardContextual"/>
              </w:rPr>
              <w:tab/>
            </w:r>
            <w:r>
              <w:rPr>
                <w:rStyle w:val="Hipervnculo"/>
                <w:rFonts w:ascii="Arial" w:hAnsi="Arial" w:cs="Arial"/>
                <w:b/>
                <w:bCs/>
                <w:noProof/>
                <w:lang w:eastAsia="en-US"/>
              </w:rPr>
              <w:t>Limitaciones y restricciones del proyecto</w:t>
            </w:r>
            <w:r>
              <w:rPr>
                <w:noProof/>
                <w:webHidden/>
              </w:rPr>
              <w:tab/>
            </w:r>
            <w:r>
              <w:rPr>
                <w:noProof/>
                <w:webHidden/>
              </w:rPr>
              <w:fldChar w:fldCharType="begin"/>
            </w:r>
            <w:r>
              <w:rPr>
                <w:noProof/>
                <w:webHidden/>
              </w:rPr>
              <w:instrText xml:space="preserve"> PAGEREF _Toc219708253 \h </w:instrText>
            </w:r>
            <w:r>
              <w:rPr>
                <w:noProof/>
                <w:webHidden/>
              </w:rPr>
            </w:r>
            <w:r>
              <w:rPr>
                <w:noProof/>
                <w:webHidden/>
              </w:rPr>
              <w:fldChar w:fldCharType="separate"/>
            </w:r>
            <w:r>
              <w:rPr>
                <w:noProof/>
                <w:webHidden/>
              </w:rPr>
              <w:t>6</w:t>
            </w:r>
            <w:r>
              <w:rPr>
                <w:noProof/>
                <w:webHidden/>
              </w:rPr>
              <w:fldChar w:fldCharType="end"/>
            </w:r>
          </w:hyperlink>
        </w:p>
        <w:p w:rsidR="0052175A" w:rsidRDefault="0052175A" w14:paraId="53695F40" w14:textId="6AFD7589">
          <w:pPr>
            <w:pStyle w:val="TDC1"/>
            <w:tabs>
              <w:tab w:val="left" w:pos="480"/>
              <w:tab w:val="right" w:leader="dot" w:pos="8494"/>
            </w:tabs>
            <w:rPr>
              <w:noProof/>
              <w:kern w:val="2"/>
              <w:sz w:val="24"/>
              <w:szCs w:val="24"/>
              <w14:ligatures w14:val="standardContextual"/>
            </w:rPr>
          </w:pPr>
          <w:hyperlink w:history="1" w:anchor="_Toc219708254">
            <w:r>
              <w:rPr>
                <w:rStyle w:val="Hipervnculo"/>
                <w:rFonts w:ascii="Arial" w:hAnsi="Arial" w:cs="Arial"/>
                <w:noProof/>
              </w:rPr>
              <w:t>5.</w:t>
            </w:r>
            <w:r>
              <w:rPr>
                <w:noProof/>
                <w:kern w:val="2"/>
                <w:sz w:val="24"/>
                <w:szCs w:val="24"/>
                <w14:ligatures w14:val="standardContextual"/>
              </w:rPr>
              <w:tab/>
            </w:r>
            <w:r>
              <w:rPr>
                <w:rStyle w:val="Hipervnculo"/>
                <w:rFonts w:ascii="Arial" w:hAnsi="Arial" w:cs="Arial"/>
                <w:noProof/>
              </w:rPr>
              <w:t>Planificación y costos del proyecto</w:t>
            </w:r>
            <w:r>
              <w:rPr>
                <w:noProof/>
                <w:webHidden/>
              </w:rPr>
              <w:tab/>
            </w:r>
            <w:r>
              <w:rPr>
                <w:noProof/>
                <w:webHidden/>
              </w:rPr>
              <w:fldChar w:fldCharType="begin"/>
            </w:r>
            <w:r>
              <w:rPr>
                <w:noProof/>
                <w:webHidden/>
              </w:rPr>
              <w:instrText xml:space="preserve"> PAGEREF _Toc219708254 \h </w:instrText>
            </w:r>
            <w:r>
              <w:rPr>
                <w:noProof/>
                <w:webHidden/>
              </w:rPr>
            </w:r>
            <w:r>
              <w:rPr>
                <w:noProof/>
                <w:webHidden/>
              </w:rPr>
              <w:fldChar w:fldCharType="separate"/>
            </w:r>
            <w:r>
              <w:rPr>
                <w:noProof/>
                <w:webHidden/>
              </w:rPr>
              <w:t>6</w:t>
            </w:r>
            <w:r>
              <w:rPr>
                <w:noProof/>
                <w:webHidden/>
              </w:rPr>
              <w:fldChar w:fldCharType="end"/>
            </w:r>
          </w:hyperlink>
        </w:p>
        <w:p w:rsidR="0052175A" w:rsidRDefault="0052175A" w14:paraId="0C780B8C" w14:textId="578D7B16">
          <w:pPr>
            <w:pStyle w:val="TDC1"/>
            <w:tabs>
              <w:tab w:val="left" w:pos="480"/>
              <w:tab w:val="right" w:leader="dot" w:pos="8494"/>
            </w:tabs>
            <w:rPr>
              <w:noProof/>
              <w:kern w:val="2"/>
              <w:sz w:val="24"/>
              <w:szCs w:val="24"/>
              <w14:ligatures w14:val="standardContextual"/>
            </w:rPr>
          </w:pPr>
          <w:hyperlink w:history="1" w:anchor="_Toc219708255">
            <w:r>
              <w:rPr>
                <w:rStyle w:val="Hipervnculo"/>
                <w:rFonts w:ascii="Arial" w:hAnsi="Arial" w:cs="Arial"/>
                <w:noProof/>
              </w:rPr>
              <w:t>6.</w:t>
            </w:r>
            <w:r>
              <w:rPr>
                <w:noProof/>
                <w:kern w:val="2"/>
                <w:sz w:val="24"/>
                <w:szCs w:val="24"/>
                <w14:ligatures w14:val="standardContextual"/>
              </w:rPr>
              <w:tab/>
            </w:r>
            <w:r>
              <w:rPr>
                <w:rStyle w:val="Hipervnculo"/>
                <w:rFonts w:ascii="Arial" w:hAnsi="Arial" w:cs="Arial"/>
                <w:noProof/>
              </w:rPr>
              <w:t>Descripción de estudios realizados</w:t>
            </w:r>
            <w:r>
              <w:rPr>
                <w:noProof/>
                <w:webHidden/>
              </w:rPr>
              <w:tab/>
            </w:r>
            <w:r>
              <w:rPr>
                <w:noProof/>
                <w:webHidden/>
              </w:rPr>
              <w:fldChar w:fldCharType="begin"/>
            </w:r>
            <w:r>
              <w:rPr>
                <w:noProof/>
                <w:webHidden/>
              </w:rPr>
              <w:instrText xml:space="preserve"> PAGEREF _Toc219708255 \h </w:instrText>
            </w:r>
            <w:r>
              <w:rPr>
                <w:noProof/>
                <w:webHidden/>
              </w:rPr>
            </w:r>
            <w:r>
              <w:rPr>
                <w:noProof/>
                <w:webHidden/>
              </w:rPr>
              <w:fldChar w:fldCharType="separate"/>
            </w:r>
            <w:r>
              <w:rPr>
                <w:noProof/>
                <w:webHidden/>
              </w:rPr>
              <w:t>6</w:t>
            </w:r>
            <w:r>
              <w:rPr>
                <w:noProof/>
                <w:webHidden/>
              </w:rPr>
              <w:fldChar w:fldCharType="end"/>
            </w:r>
          </w:hyperlink>
        </w:p>
        <w:p w:rsidR="0052175A" w:rsidRDefault="0052175A" w14:paraId="745F9F8C" w14:textId="50E1EDB5">
          <w:pPr>
            <w:pStyle w:val="TDC1"/>
            <w:tabs>
              <w:tab w:val="left" w:pos="480"/>
              <w:tab w:val="right" w:leader="dot" w:pos="8494"/>
            </w:tabs>
            <w:rPr>
              <w:noProof/>
              <w:kern w:val="2"/>
              <w:sz w:val="24"/>
              <w:szCs w:val="24"/>
              <w14:ligatures w14:val="standardContextual"/>
            </w:rPr>
          </w:pPr>
          <w:hyperlink w:history="1" w:anchor="_Toc219708256">
            <w:r>
              <w:rPr>
                <w:rStyle w:val="Hipervnculo"/>
                <w:rFonts w:ascii="Arial" w:hAnsi="Arial" w:cs="Arial"/>
                <w:noProof/>
              </w:rPr>
              <w:t>7.</w:t>
            </w:r>
            <w:r>
              <w:rPr>
                <w:noProof/>
                <w:kern w:val="2"/>
                <w:sz w:val="24"/>
                <w:szCs w:val="24"/>
                <w14:ligatures w14:val="standardContextual"/>
              </w:rPr>
              <w:tab/>
            </w:r>
            <w:r>
              <w:rPr>
                <w:rStyle w:val="Hipervnculo"/>
                <w:rFonts w:ascii="Arial" w:hAnsi="Arial" w:cs="Arial"/>
                <w:noProof/>
              </w:rPr>
              <w:t>Desarrollo del proyecto</w:t>
            </w:r>
            <w:r>
              <w:rPr>
                <w:noProof/>
                <w:webHidden/>
              </w:rPr>
              <w:tab/>
            </w:r>
            <w:r>
              <w:rPr>
                <w:noProof/>
                <w:webHidden/>
              </w:rPr>
              <w:fldChar w:fldCharType="begin"/>
            </w:r>
            <w:r>
              <w:rPr>
                <w:noProof/>
                <w:webHidden/>
              </w:rPr>
              <w:instrText xml:space="preserve"> PAGEREF _Toc219708256 \h </w:instrText>
            </w:r>
            <w:r>
              <w:rPr>
                <w:noProof/>
                <w:webHidden/>
              </w:rPr>
            </w:r>
            <w:r>
              <w:rPr>
                <w:noProof/>
                <w:webHidden/>
              </w:rPr>
              <w:fldChar w:fldCharType="separate"/>
            </w:r>
            <w:r>
              <w:rPr>
                <w:noProof/>
                <w:webHidden/>
              </w:rPr>
              <w:t>6</w:t>
            </w:r>
            <w:r>
              <w:rPr>
                <w:noProof/>
                <w:webHidden/>
              </w:rPr>
              <w:fldChar w:fldCharType="end"/>
            </w:r>
          </w:hyperlink>
        </w:p>
        <w:p w:rsidR="0052175A" w:rsidRDefault="0052175A" w14:paraId="1378A5B7" w14:textId="09F22C43">
          <w:pPr>
            <w:pStyle w:val="TDC2"/>
            <w:tabs>
              <w:tab w:val="left" w:pos="960"/>
              <w:tab w:val="right" w:leader="dot" w:pos="8494"/>
            </w:tabs>
            <w:rPr>
              <w:noProof/>
              <w:kern w:val="2"/>
              <w:sz w:val="24"/>
              <w:szCs w:val="24"/>
              <w14:ligatures w14:val="standardContextual"/>
            </w:rPr>
          </w:pPr>
          <w:hyperlink w:history="1" w:anchor="_Toc219708257">
            <w:r>
              <w:rPr>
                <w:rStyle w:val="Hipervnculo"/>
                <w:rFonts w:ascii="Arial" w:hAnsi="Arial" w:cs="Arial"/>
                <w:b/>
                <w:bCs/>
                <w:noProof/>
                <w:lang w:eastAsia="en-US"/>
              </w:rPr>
              <w:t>7.1.</w:t>
            </w:r>
            <w:r>
              <w:rPr>
                <w:noProof/>
                <w:kern w:val="2"/>
                <w:sz w:val="24"/>
                <w:szCs w:val="24"/>
                <w14:ligatures w14:val="standardContextual"/>
              </w:rPr>
              <w:tab/>
            </w:r>
            <w:r>
              <w:rPr>
                <w:rStyle w:val="Hipervnculo"/>
                <w:rFonts w:ascii="Arial" w:hAnsi="Arial" w:cs="Arial"/>
                <w:b/>
                <w:bCs/>
                <w:noProof/>
                <w:lang w:eastAsia="en-US"/>
              </w:rPr>
              <w:t>Diseño de la solución</w:t>
            </w:r>
            <w:r>
              <w:rPr>
                <w:noProof/>
                <w:webHidden/>
              </w:rPr>
              <w:tab/>
            </w:r>
            <w:r>
              <w:rPr>
                <w:noProof/>
                <w:webHidden/>
              </w:rPr>
              <w:fldChar w:fldCharType="begin"/>
            </w:r>
            <w:r>
              <w:rPr>
                <w:noProof/>
                <w:webHidden/>
              </w:rPr>
              <w:instrText xml:space="preserve"> PAGEREF _Toc219708257 \h </w:instrText>
            </w:r>
            <w:r>
              <w:rPr>
                <w:noProof/>
                <w:webHidden/>
              </w:rPr>
            </w:r>
            <w:r>
              <w:rPr>
                <w:noProof/>
                <w:webHidden/>
              </w:rPr>
              <w:fldChar w:fldCharType="separate"/>
            </w:r>
            <w:r>
              <w:rPr>
                <w:noProof/>
                <w:webHidden/>
              </w:rPr>
              <w:t>6</w:t>
            </w:r>
            <w:r>
              <w:rPr>
                <w:noProof/>
                <w:webHidden/>
              </w:rPr>
              <w:fldChar w:fldCharType="end"/>
            </w:r>
          </w:hyperlink>
        </w:p>
        <w:p w:rsidR="0052175A" w:rsidRDefault="0052175A" w14:paraId="167A07AB" w14:textId="41342C0E">
          <w:pPr>
            <w:pStyle w:val="TDC2"/>
            <w:tabs>
              <w:tab w:val="left" w:pos="960"/>
              <w:tab w:val="right" w:leader="dot" w:pos="8494"/>
            </w:tabs>
            <w:rPr>
              <w:noProof/>
              <w:kern w:val="2"/>
              <w:sz w:val="24"/>
              <w:szCs w:val="24"/>
              <w14:ligatures w14:val="standardContextual"/>
            </w:rPr>
          </w:pPr>
          <w:hyperlink w:history="1" w:anchor="_Toc219708258">
            <w:r>
              <w:rPr>
                <w:rStyle w:val="Hipervnculo"/>
                <w:rFonts w:ascii="Arial" w:hAnsi="Arial" w:cs="Arial"/>
                <w:b/>
                <w:bCs/>
                <w:noProof/>
                <w:lang w:eastAsia="en-US"/>
              </w:rPr>
              <w:t>7.2.</w:t>
            </w:r>
            <w:r>
              <w:rPr>
                <w:noProof/>
                <w:kern w:val="2"/>
                <w:sz w:val="24"/>
                <w:szCs w:val="24"/>
                <w14:ligatures w14:val="standardContextual"/>
              </w:rPr>
              <w:tab/>
            </w:r>
            <w:r>
              <w:rPr>
                <w:rStyle w:val="Hipervnculo"/>
                <w:rFonts w:ascii="Arial" w:hAnsi="Arial" w:cs="Arial"/>
                <w:b/>
                <w:bCs/>
                <w:noProof/>
                <w:lang w:eastAsia="en-US"/>
              </w:rPr>
              <w:t>Desarrollo de la solución</w:t>
            </w:r>
            <w:r>
              <w:rPr>
                <w:noProof/>
                <w:webHidden/>
              </w:rPr>
              <w:tab/>
            </w:r>
            <w:r>
              <w:rPr>
                <w:noProof/>
                <w:webHidden/>
              </w:rPr>
              <w:fldChar w:fldCharType="begin"/>
            </w:r>
            <w:r>
              <w:rPr>
                <w:noProof/>
                <w:webHidden/>
              </w:rPr>
              <w:instrText xml:space="preserve"> PAGEREF _Toc219708258 \h </w:instrText>
            </w:r>
            <w:r>
              <w:rPr>
                <w:noProof/>
                <w:webHidden/>
              </w:rPr>
            </w:r>
            <w:r>
              <w:rPr>
                <w:noProof/>
                <w:webHidden/>
              </w:rPr>
              <w:fldChar w:fldCharType="separate"/>
            </w:r>
            <w:r>
              <w:rPr>
                <w:noProof/>
                <w:webHidden/>
              </w:rPr>
              <w:t>7</w:t>
            </w:r>
            <w:r>
              <w:rPr>
                <w:noProof/>
                <w:webHidden/>
              </w:rPr>
              <w:fldChar w:fldCharType="end"/>
            </w:r>
          </w:hyperlink>
        </w:p>
        <w:p w:rsidR="0052175A" w:rsidRDefault="0052175A" w14:paraId="6284E8B6" w14:textId="2F81885A">
          <w:pPr>
            <w:pStyle w:val="TDC2"/>
            <w:tabs>
              <w:tab w:val="left" w:pos="960"/>
              <w:tab w:val="right" w:leader="dot" w:pos="8494"/>
            </w:tabs>
            <w:rPr>
              <w:noProof/>
              <w:kern w:val="2"/>
              <w:sz w:val="24"/>
              <w:szCs w:val="24"/>
              <w14:ligatures w14:val="standardContextual"/>
            </w:rPr>
          </w:pPr>
          <w:hyperlink w:history="1" w:anchor="_Toc219708259">
            <w:r>
              <w:rPr>
                <w:rStyle w:val="Hipervnculo"/>
                <w:rFonts w:ascii="Arial" w:hAnsi="Arial" w:cs="Arial"/>
                <w:b/>
                <w:bCs/>
                <w:noProof/>
                <w:lang w:eastAsia="en-US"/>
              </w:rPr>
              <w:t>7.3.</w:t>
            </w:r>
            <w:r>
              <w:rPr>
                <w:noProof/>
                <w:kern w:val="2"/>
                <w:sz w:val="24"/>
                <w:szCs w:val="24"/>
                <w14:ligatures w14:val="standardContextual"/>
              </w:rPr>
              <w:tab/>
            </w:r>
            <w:r>
              <w:rPr>
                <w:rStyle w:val="Hipervnculo"/>
                <w:rFonts w:ascii="Arial" w:hAnsi="Arial" w:cs="Arial"/>
                <w:b/>
                <w:bCs/>
                <w:noProof/>
                <w:lang w:eastAsia="en-US"/>
              </w:rPr>
              <w:t>Resultados y Discusión.</w:t>
            </w:r>
            <w:r>
              <w:rPr>
                <w:noProof/>
                <w:webHidden/>
              </w:rPr>
              <w:tab/>
            </w:r>
            <w:r>
              <w:rPr>
                <w:noProof/>
                <w:webHidden/>
              </w:rPr>
              <w:fldChar w:fldCharType="begin"/>
            </w:r>
            <w:r>
              <w:rPr>
                <w:noProof/>
                <w:webHidden/>
              </w:rPr>
              <w:instrText xml:space="preserve"> PAGEREF _Toc219708259 \h </w:instrText>
            </w:r>
            <w:r>
              <w:rPr>
                <w:noProof/>
                <w:webHidden/>
              </w:rPr>
            </w:r>
            <w:r>
              <w:rPr>
                <w:noProof/>
                <w:webHidden/>
              </w:rPr>
              <w:fldChar w:fldCharType="separate"/>
            </w:r>
            <w:r>
              <w:rPr>
                <w:noProof/>
                <w:webHidden/>
              </w:rPr>
              <w:t>7</w:t>
            </w:r>
            <w:r>
              <w:rPr>
                <w:noProof/>
                <w:webHidden/>
              </w:rPr>
              <w:fldChar w:fldCharType="end"/>
            </w:r>
          </w:hyperlink>
        </w:p>
        <w:p w:rsidR="0052175A" w:rsidRDefault="0052175A" w14:paraId="1FE073CC" w14:textId="4102D16B">
          <w:pPr>
            <w:pStyle w:val="TDC2"/>
            <w:tabs>
              <w:tab w:val="left" w:pos="960"/>
              <w:tab w:val="right" w:leader="dot" w:pos="8494"/>
            </w:tabs>
            <w:rPr>
              <w:noProof/>
              <w:kern w:val="2"/>
              <w:sz w:val="24"/>
              <w:szCs w:val="24"/>
              <w14:ligatures w14:val="standardContextual"/>
            </w:rPr>
          </w:pPr>
          <w:hyperlink w:history="1" w:anchor="_Toc219708260">
            <w:r>
              <w:rPr>
                <w:rStyle w:val="Hipervnculo"/>
                <w:rFonts w:ascii="Arial" w:hAnsi="Arial" w:cs="Arial"/>
                <w:b/>
                <w:bCs/>
                <w:noProof/>
                <w:lang w:eastAsia="en-US"/>
              </w:rPr>
              <w:t>7.4.</w:t>
            </w:r>
            <w:r>
              <w:rPr>
                <w:noProof/>
                <w:kern w:val="2"/>
                <w:sz w:val="24"/>
                <w:szCs w:val="24"/>
                <w14:ligatures w14:val="standardContextual"/>
              </w:rPr>
              <w:tab/>
            </w:r>
            <w:r>
              <w:rPr>
                <w:rStyle w:val="Hipervnculo"/>
                <w:rFonts w:ascii="Arial" w:hAnsi="Arial" w:cs="Arial"/>
                <w:b/>
                <w:bCs/>
                <w:noProof/>
                <w:lang w:eastAsia="en-US"/>
              </w:rPr>
              <w:t>Implicaciones éticas</w:t>
            </w:r>
            <w:r>
              <w:rPr>
                <w:noProof/>
                <w:webHidden/>
              </w:rPr>
              <w:tab/>
            </w:r>
            <w:r>
              <w:rPr>
                <w:noProof/>
                <w:webHidden/>
              </w:rPr>
              <w:fldChar w:fldCharType="begin"/>
            </w:r>
            <w:r>
              <w:rPr>
                <w:noProof/>
                <w:webHidden/>
              </w:rPr>
              <w:instrText xml:space="preserve"> PAGEREF _Toc219708260 \h </w:instrText>
            </w:r>
            <w:r>
              <w:rPr>
                <w:noProof/>
                <w:webHidden/>
              </w:rPr>
            </w:r>
            <w:r>
              <w:rPr>
                <w:noProof/>
                <w:webHidden/>
              </w:rPr>
              <w:fldChar w:fldCharType="separate"/>
            </w:r>
            <w:r>
              <w:rPr>
                <w:noProof/>
                <w:webHidden/>
              </w:rPr>
              <w:t>7</w:t>
            </w:r>
            <w:r>
              <w:rPr>
                <w:noProof/>
                <w:webHidden/>
              </w:rPr>
              <w:fldChar w:fldCharType="end"/>
            </w:r>
          </w:hyperlink>
        </w:p>
        <w:p w:rsidR="0052175A" w:rsidRDefault="0052175A" w14:paraId="00C71F3F" w14:textId="4C3F7017">
          <w:pPr>
            <w:pStyle w:val="TDC1"/>
            <w:tabs>
              <w:tab w:val="left" w:pos="480"/>
              <w:tab w:val="right" w:leader="dot" w:pos="8494"/>
            </w:tabs>
            <w:rPr>
              <w:noProof/>
              <w:kern w:val="2"/>
              <w:sz w:val="24"/>
              <w:szCs w:val="24"/>
              <w14:ligatures w14:val="standardContextual"/>
            </w:rPr>
          </w:pPr>
          <w:hyperlink w:history="1" w:anchor="_Toc219708261">
            <w:r>
              <w:rPr>
                <w:rStyle w:val="Hipervnculo"/>
                <w:rFonts w:ascii="Arial" w:hAnsi="Arial" w:cs="Arial"/>
                <w:noProof/>
              </w:rPr>
              <w:t>8.</w:t>
            </w:r>
            <w:r>
              <w:rPr>
                <w:noProof/>
                <w:kern w:val="2"/>
                <w:sz w:val="24"/>
                <w:szCs w:val="24"/>
                <w14:ligatures w14:val="standardContextual"/>
              </w:rPr>
              <w:tab/>
            </w:r>
            <w:r>
              <w:rPr>
                <w:rStyle w:val="Hipervnculo"/>
                <w:rFonts w:ascii="Arial" w:hAnsi="Arial" w:cs="Arial"/>
                <w:noProof/>
              </w:rPr>
              <w:t>Conclusiones y Recomendaciones</w:t>
            </w:r>
            <w:r>
              <w:rPr>
                <w:noProof/>
                <w:webHidden/>
              </w:rPr>
              <w:tab/>
            </w:r>
            <w:r>
              <w:rPr>
                <w:noProof/>
                <w:webHidden/>
              </w:rPr>
              <w:fldChar w:fldCharType="begin"/>
            </w:r>
            <w:r>
              <w:rPr>
                <w:noProof/>
                <w:webHidden/>
              </w:rPr>
              <w:instrText xml:space="preserve"> PAGEREF _Toc219708261 \h </w:instrText>
            </w:r>
            <w:r>
              <w:rPr>
                <w:noProof/>
                <w:webHidden/>
              </w:rPr>
            </w:r>
            <w:r>
              <w:rPr>
                <w:noProof/>
                <w:webHidden/>
              </w:rPr>
              <w:fldChar w:fldCharType="separate"/>
            </w:r>
            <w:r>
              <w:rPr>
                <w:noProof/>
                <w:webHidden/>
              </w:rPr>
              <w:t>7</w:t>
            </w:r>
            <w:r>
              <w:rPr>
                <w:noProof/>
                <w:webHidden/>
              </w:rPr>
              <w:fldChar w:fldCharType="end"/>
            </w:r>
          </w:hyperlink>
        </w:p>
        <w:p w:rsidR="0052175A" w:rsidRDefault="0052175A" w14:paraId="720667F6" w14:textId="2108A1D8">
          <w:pPr>
            <w:pStyle w:val="TDC1"/>
            <w:tabs>
              <w:tab w:val="left" w:pos="480"/>
              <w:tab w:val="right" w:leader="dot" w:pos="8494"/>
            </w:tabs>
            <w:rPr>
              <w:noProof/>
              <w:kern w:val="2"/>
              <w:sz w:val="24"/>
              <w:szCs w:val="24"/>
              <w14:ligatures w14:val="standardContextual"/>
            </w:rPr>
          </w:pPr>
          <w:hyperlink w:history="1" w:anchor="_Toc219708262">
            <w:r>
              <w:rPr>
                <w:rStyle w:val="Hipervnculo"/>
                <w:rFonts w:ascii="Arial" w:hAnsi="Arial" w:cs="Arial"/>
                <w:noProof/>
              </w:rPr>
              <w:t>9.</w:t>
            </w:r>
            <w:r>
              <w:rPr>
                <w:noProof/>
                <w:kern w:val="2"/>
                <w:sz w:val="24"/>
                <w:szCs w:val="24"/>
                <w14:ligatures w14:val="standardContextual"/>
              </w:rPr>
              <w:tab/>
            </w:r>
            <w:r>
              <w:rPr>
                <w:rStyle w:val="Hipervnculo"/>
                <w:rFonts w:ascii="Arial" w:hAnsi="Arial" w:cs="Arial"/>
                <w:noProof/>
              </w:rPr>
              <w:t>Trabajo futuro</w:t>
            </w:r>
            <w:r>
              <w:rPr>
                <w:noProof/>
                <w:webHidden/>
              </w:rPr>
              <w:tab/>
            </w:r>
            <w:r>
              <w:rPr>
                <w:noProof/>
                <w:webHidden/>
              </w:rPr>
              <w:fldChar w:fldCharType="begin"/>
            </w:r>
            <w:r>
              <w:rPr>
                <w:noProof/>
                <w:webHidden/>
              </w:rPr>
              <w:instrText xml:space="preserve"> PAGEREF _Toc219708262 \h </w:instrText>
            </w:r>
            <w:r>
              <w:rPr>
                <w:noProof/>
                <w:webHidden/>
              </w:rPr>
            </w:r>
            <w:r>
              <w:rPr>
                <w:noProof/>
                <w:webHidden/>
              </w:rPr>
              <w:fldChar w:fldCharType="separate"/>
            </w:r>
            <w:r>
              <w:rPr>
                <w:noProof/>
                <w:webHidden/>
              </w:rPr>
              <w:t>8</w:t>
            </w:r>
            <w:r>
              <w:rPr>
                <w:noProof/>
                <w:webHidden/>
              </w:rPr>
              <w:fldChar w:fldCharType="end"/>
            </w:r>
          </w:hyperlink>
        </w:p>
        <w:p w:rsidR="0052175A" w:rsidRDefault="0052175A" w14:paraId="7ACF2B6C" w14:textId="1B013156">
          <w:pPr>
            <w:pStyle w:val="TDC1"/>
            <w:tabs>
              <w:tab w:val="left" w:pos="720"/>
              <w:tab w:val="right" w:leader="dot" w:pos="8494"/>
            </w:tabs>
            <w:rPr>
              <w:noProof/>
              <w:kern w:val="2"/>
              <w:sz w:val="24"/>
              <w:szCs w:val="24"/>
              <w14:ligatures w14:val="standardContextual"/>
            </w:rPr>
          </w:pPr>
          <w:hyperlink w:history="1" w:anchor="_Toc219708263">
            <w:r>
              <w:rPr>
                <w:rStyle w:val="Hipervnculo"/>
                <w:rFonts w:ascii="Arial" w:hAnsi="Arial" w:cs="Arial"/>
                <w:noProof/>
              </w:rPr>
              <w:t>10.</w:t>
            </w:r>
            <w:r>
              <w:rPr>
                <w:noProof/>
                <w:kern w:val="2"/>
                <w:sz w:val="24"/>
                <w:szCs w:val="24"/>
                <w14:ligatures w14:val="standardContextual"/>
              </w:rPr>
              <w:tab/>
            </w:r>
            <w:r>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_Toc219708263 \h </w:instrText>
            </w:r>
            <w:r>
              <w:rPr>
                <w:noProof/>
                <w:webHidden/>
              </w:rPr>
            </w:r>
            <w:r>
              <w:rPr>
                <w:noProof/>
                <w:webHidden/>
              </w:rPr>
              <w:fldChar w:fldCharType="separate"/>
            </w:r>
            <w:r>
              <w:rPr>
                <w:noProof/>
                <w:webHidden/>
              </w:rPr>
              <w:t>8</w:t>
            </w:r>
            <w:r>
              <w:rPr>
                <w:noProof/>
                <w:webHidden/>
              </w:rPr>
              <w:fldChar w:fldCharType="end"/>
            </w:r>
          </w:hyperlink>
        </w:p>
        <w:p w:rsidR="0052175A" w:rsidRDefault="0052175A" w14:paraId="78C1B88E" w14:textId="64DFAF7D">
          <w:pPr>
            <w:pStyle w:val="TDC1"/>
            <w:tabs>
              <w:tab w:val="left" w:pos="720"/>
              <w:tab w:val="right" w:leader="dot" w:pos="8494"/>
            </w:tabs>
            <w:rPr>
              <w:noProof/>
              <w:kern w:val="2"/>
              <w:sz w:val="24"/>
              <w:szCs w:val="24"/>
              <w14:ligatures w14:val="standardContextual"/>
            </w:rPr>
          </w:pPr>
          <w:hyperlink w:history="1" w:anchor="_Toc219708264">
            <w:r>
              <w:rPr>
                <w:rStyle w:val="Hipervnculo"/>
                <w:rFonts w:ascii="Arial" w:hAnsi="Arial" w:cs="Arial"/>
                <w:noProof/>
              </w:rPr>
              <w:t>11.</w:t>
            </w:r>
            <w:r>
              <w:rPr>
                <w:noProof/>
                <w:kern w:val="2"/>
                <w:sz w:val="24"/>
                <w:szCs w:val="24"/>
                <w14:ligatures w14:val="standardContextual"/>
              </w:rPr>
              <w:tab/>
            </w:r>
            <w:r>
              <w:rPr>
                <w:rStyle w:val="Hipervnculo"/>
                <w:rFonts w:ascii="Arial" w:hAnsi="Arial" w:cs="Arial"/>
                <w:noProof/>
              </w:rPr>
              <w:t>Anexos</w:t>
            </w:r>
            <w:r>
              <w:rPr>
                <w:noProof/>
                <w:webHidden/>
              </w:rPr>
              <w:tab/>
            </w:r>
            <w:r>
              <w:rPr>
                <w:noProof/>
                <w:webHidden/>
              </w:rPr>
              <w:fldChar w:fldCharType="begin"/>
            </w:r>
            <w:r>
              <w:rPr>
                <w:noProof/>
                <w:webHidden/>
              </w:rPr>
              <w:instrText xml:space="preserve"> PAGEREF _Toc219708264 \h </w:instrText>
            </w:r>
            <w:r>
              <w:rPr>
                <w:noProof/>
                <w:webHidden/>
              </w:rPr>
            </w:r>
            <w:r>
              <w:rPr>
                <w:noProof/>
                <w:webHidden/>
              </w:rPr>
              <w:fldChar w:fldCharType="separate"/>
            </w:r>
            <w:r>
              <w:rPr>
                <w:noProof/>
                <w:webHidden/>
              </w:rPr>
              <w:t>8</w:t>
            </w:r>
            <w:r>
              <w:rPr>
                <w:noProof/>
                <w:webHidden/>
              </w:rPr>
              <w:fldChar w:fldCharType="end"/>
            </w:r>
          </w:hyperlink>
        </w:p>
        <w:p w:rsidR="007A6D03" w:rsidRDefault="007A6D03" w14:paraId="5C424E9D" w14:textId="3AD21633">
          <w:r>
            <w:rPr>
              <w:b/>
              <w:bCs/>
              <w:lang w:val="es-ES"/>
            </w:rPr>
            <w:fldChar w:fldCharType="end"/>
          </w:r>
        </w:p>
      </w:sdtContent>
    </w:sdt>
    <w:p w:rsidRPr="003143C5" w:rsidR="00E01E30" w:rsidP="007A6D03" w:rsidRDefault="00E01E30" w14:paraId="3190133D" w14:textId="65E0207F">
      <w:pPr>
        <w:spacing w:line="360" w:lineRule="auto"/>
        <w:rPr>
          <w:rFonts w:ascii="Arial" w:hAnsi="Arial" w:eastAsia="Arial" w:cs="Arial"/>
          <w:b/>
          <w:bCs/>
          <w:sz w:val="28"/>
          <w:szCs w:val="28"/>
        </w:rPr>
      </w:pPr>
    </w:p>
    <w:p w:rsidR="71206C3C" w:rsidRDefault="71206C3C" w14:paraId="005CCC2C" w14:textId="5D77BB55">
      <w:r>
        <w:br w:type="page"/>
      </w:r>
    </w:p>
    <w:p w:rsidR="00BB5912" w:rsidP="00834B12" w:rsidRDefault="00BB5912" w14:paraId="4E7B0376" w14:textId="77777777">
      <w:pPr>
        <w:pStyle w:val="Ttulo"/>
        <w:sectPr w:rsidR="00BB5912" w:rsidSect="00BB5912">
          <w:footerReference w:type="default" r:id="rId12"/>
          <w:pgSz w:w="11906" w:h="16838" w:orient="portrait"/>
          <w:pgMar w:top="1417" w:right="1701" w:bottom="1417" w:left="1701" w:header="708" w:footer="708" w:gutter="0"/>
          <w:pgNumType w:fmt="lowerRoman" w:start="1"/>
          <w:cols w:space="708"/>
          <w:docGrid w:linePitch="360"/>
        </w:sectPr>
      </w:pPr>
    </w:p>
    <w:p w:rsidR="00EF2F7B" w:rsidRDefault="00EF2F7B" w14:paraId="119E4A73" w14:textId="77777777">
      <w:pPr>
        <w:rPr>
          <w:rFonts w:ascii="Arial" w:hAnsi="Arial" w:eastAsia="Times New Roman" w:cs="Arial"/>
          <w:b/>
          <w:bCs/>
          <w:sz w:val="24"/>
          <w:szCs w:val="24"/>
          <w:lang w:val="es-ES" w:eastAsia="en-US"/>
        </w:rPr>
      </w:pPr>
      <w:r>
        <w:lastRenderedPageBreak/>
        <w:br w:type="page"/>
      </w:r>
    </w:p>
    <w:p w:rsidRPr="00834B12" w:rsidR="00E01E30" w:rsidP="00834B12" w:rsidRDefault="00E01E30" w14:paraId="7F3EEB71" w14:textId="41E537E6">
      <w:pPr>
        <w:pStyle w:val="Ttulo"/>
      </w:pPr>
      <w:bookmarkStart w:name="_Toc219708240" w:id="0"/>
      <w:commentRangeStart w:id="1"/>
      <w:r>
        <w:lastRenderedPageBreak/>
        <w:t>Resumen</w:t>
      </w:r>
      <w:bookmarkEnd w:id="0"/>
      <w:commentRangeEnd w:id="1"/>
      <w:r w:rsidRPr="00834B12" w:rsidR="00E55ED2">
        <w:rPr>
          <w:rStyle w:val="Refdecomentario"/>
          <w:sz w:val="24"/>
          <w:szCs w:val="24"/>
        </w:rPr>
        <w:commentReference w:id="1"/>
      </w:r>
    </w:p>
    <w:p w:rsidR="007B72DB" w:rsidRDefault="00000000" w14:paraId="04D294B5" w14:textId="77777777">
      <w:pPr>
        <w:jc w:val="both"/>
      </w:pPr>
      <w:r>
        <w:rPr>
          <w:rFonts w:ascii="Arial" w:hAnsi="Arial" w:cs="Arial"/>
          <w:sz w:val="24"/>
          <w:szCs w:val="24"/>
        </w:rPr>
        <w:t>Banco ProCredit Ecuador, entidad de la banca comercial orientada al desarrollo y especializada en el financiamiento de pequeñas y medianas empresas, enfrenta limitaciones para identificar, priorizar y explicar tempranamente el riesgo de mora en su cartera de crédito. El Área de Recuperación se apoya actualmente en revisión histórica y reglas de negocio que no ofrecen una estimación homogénea, temprana ni explicable del riesgo por cliente-operación, lo que deriva en una asignación ineficiente de gestores, mayor exposición a cartera vencida y decisiones con baja trazabilidad. A esto se suman condiciones de calidad de datos que deben controlarse: de una base piloto de 8.399 registros, el 27,68 % corresponde a filas duplicadas y existen datos faltantes relevantes en variables financieras clave. Este proyecto tiene como objetivo desarrollar y validar, durante las doce semanas del módulo de titulación, un sistema inteligente de predicción temprana de mora crediticia mediante un modelo de aprendizaje automático explicable, integrado en una arquitectura reproducible y monitoreable (MLOps). La metodología comprende el análisis y depuración de un inventario institucional de 33 variables; el diseño de un pipeline versionado con DVC y MLflow; la comparación de una regresión logística ordinal frente a cuatro modelos de ensamble (Random Forest, XGBoost, LightGBM y CatBoost) bajo validación estratificada y temporal; la evaluación del desempeño, la calibración, la equidad y la explicabilidad del modelo seleccionado mediante SHAP; y la integración del modelo en un producto mínimo viable compuesto por una API en FastAPI y una interfaz en Streamlit. Se espera obtener un modelo con mayor capacidad predictiva y utilidad operativa que las reglas actuales, con una latencia p95 igual o inferior a dos segundos, explicaciones SHAP para la totalidad de las predicciones válidas y un procedimiento verificado de monitoreo de drift y rollback. Se concluye que un enfoque de aprendizaje automático explicable, sustentado en normas de gestión de riesgo (ISO/IEC 23894) y de calidad de sistemas de IA (ISO/IEC 25059), permite fortalecer la priorización de la cartera y la auditabilidad de las decisiones crediticias, sin reemplazar el criterio profesional del gestor.</w:t>
      </w:r>
    </w:p>
    <w:p w:rsidR="007B72DB" w:rsidRDefault="00000000" w14:paraId="1D9F9609" w14:textId="77777777">
      <w:pPr>
        <w:jc w:val="both"/>
      </w:pPr>
      <w:r>
        <w:rPr>
          <w:rFonts w:ascii="Arial" w:hAnsi="Arial" w:cs="Arial"/>
          <w:b/>
          <w:bCs/>
          <w:sz w:val="24"/>
          <w:szCs w:val="24"/>
        </w:rPr>
        <w:t xml:space="preserve">Palabras clave: </w:t>
      </w:r>
      <w:r>
        <w:rPr>
          <w:rFonts w:ascii="Arial" w:hAnsi="Arial" w:cs="Arial"/>
          <w:sz w:val="24"/>
          <w:szCs w:val="24"/>
        </w:rPr>
        <w:t>mora bancaria, aprendizaje automático explicable, MLOps, gestión del riesgo crediticio, SHAP.</w:t>
      </w:r>
    </w:p>
    <w:p w:rsidR="003143C5" w:rsidRDefault="003143C5" w14:paraId="6B759661" w14:textId="1916F5D6">
      <w:pPr>
        <w:rPr>
          <w:rFonts w:ascii="Arial" w:hAnsi="Arial" w:eastAsia="Times New Roman" w:cs="Arial"/>
          <w:b/>
          <w:bCs/>
          <w:sz w:val="24"/>
          <w:szCs w:val="24"/>
          <w:lang w:val="es-ES" w:eastAsia="en-US"/>
        </w:rPr>
      </w:pPr>
      <w:r>
        <w:rPr>
          <w:rFonts w:ascii="Arial" w:hAnsi="Arial" w:cs="Arial"/>
        </w:rPr>
        <w:br w:type="page"/>
      </w:r>
    </w:p>
    <w:p w:rsidRPr="00834B12" w:rsidR="003143C5" w:rsidP="00834B12" w:rsidRDefault="003143C5" w14:paraId="20E1CA1E" w14:textId="47CAF1FB">
      <w:pPr>
        <w:pStyle w:val="Ttulo"/>
      </w:pPr>
      <w:bookmarkStart w:name="_Toc219708241" w:id="2"/>
      <w:commentRangeStart w:id="3"/>
      <w:r>
        <w:lastRenderedPageBreak/>
        <w:t>Abstract</w:t>
      </w:r>
      <w:bookmarkEnd w:id="2"/>
      <w:commentRangeEnd w:id="3"/>
      <w:r w:rsidRPr="00834B12" w:rsidR="00E55ED2">
        <w:rPr>
          <w:rStyle w:val="Refdecomentario"/>
          <w:sz w:val="24"/>
          <w:szCs w:val="24"/>
        </w:rPr>
        <w:commentReference w:id="3"/>
      </w:r>
    </w:p>
    <w:p w:rsidR="007B72DB" w:rsidRDefault="00000000" w14:paraId="0E4B862E" w14:textId="77777777">
      <w:pPr>
        <w:jc w:val="both"/>
      </w:pPr>
      <w:r>
        <w:rPr>
          <w:rFonts w:ascii="Arial" w:hAnsi="Arial" w:cs="Arial"/>
          <w:sz w:val="24"/>
          <w:szCs w:val="24"/>
        </w:rPr>
        <w:t>Banco ProCredit Ecuador, a development-oriented commercial bank specialized in financing small and medium-sized enterprises, faces limitations in identifying, prioritizing, and explaining credit delinquency risk at an early stage. The Recovery Area currently relies on historical review and business rules that do not provide a homogeneous, early, or explainable risk estimate per client-operation, resulting in inefficient allocation of account managers, greater exposure to overdue portfolios, and decisions with limited traceability. Data quality conditions must also be controlled: of a pilot base of 8,399 records, 27.68% correspond to duplicate rows, and there are significant missing values in key financial variables. This project aims to develop and validate, over the twelve weeks of the degree module, an intelligent early credit-delinquency prediction system through an explainable machine learning model integrated into a reproducible and monitorable architecture (MLOps). The methodology includes the analysis and cleansing of an institutional inventory of 33 variables; the design of a pipeline versioned with DVC and MLflow; the comparison of an ordinal logistic regression against four ensemble models (Random Forest, XGBoost, LightGBM, and CatBoost) under stratified and temporal validation; the evaluation of performance, calibration, fairness, and explainability of the selected model using SHAP; and the integration of the model into a minimum viable product composed of a FastAPI API and a Streamlit interface. The project is expected to yield a model with greater predictive capacity and operational usefulness than the current rules, with a p95 latency of two seconds or less, SHAP explanations for all valid test-set predictions, and a verified drift-monitoring and rollback procedure. It is concluded that an explainable machine learning approach, grounded in risk-management (ISO/IEC 23894) and AI system quality (ISO/IEC 25059) standards, strengthens portfolio prioritization and the auditability of credit decisions without replacing the account manager's professional judgment.</w:t>
      </w:r>
    </w:p>
    <w:p w:rsidR="007B72DB" w:rsidRDefault="00000000" w14:paraId="02673AF4" w14:textId="77777777">
      <w:pPr>
        <w:jc w:val="both"/>
      </w:pPr>
      <w:r>
        <w:rPr>
          <w:rFonts w:ascii="Arial" w:hAnsi="Arial" w:cs="Arial"/>
          <w:b/>
          <w:bCs/>
          <w:sz w:val="24"/>
          <w:szCs w:val="24"/>
        </w:rPr>
        <w:t xml:space="preserve">Keywords: </w:t>
      </w:r>
      <w:r>
        <w:rPr>
          <w:rFonts w:ascii="Arial" w:hAnsi="Arial" w:cs="Arial"/>
          <w:sz w:val="24"/>
          <w:szCs w:val="24"/>
        </w:rPr>
        <w:t>bank delinquency, explainable machine learning, MLOps, credit risk management, SHAP.</w:t>
      </w:r>
    </w:p>
    <w:p w:rsidR="00695798" w:rsidP="00747403" w:rsidRDefault="00695798" w14:paraId="53440E5D" w14:textId="77777777"/>
    <w:p w:rsidR="00695798" w:rsidRDefault="00695798" w14:paraId="0126F005" w14:textId="4DD2B37A">
      <w:pPr>
        <w:rPr>
          <w:rFonts w:ascii="Arial" w:hAnsi="Arial" w:eastAsia="Times New Roman" w:cs="Arial"/>
          <w:b/>
          <w:bCs/>
          <w:sz w:val="24"/>
          <w:szCs w:val="24"/>
          <w:lang w:val="es-ES" w:eastAsia="en-US"/>
        </w:rPr>
      </w:pPr>
      <w:r>
        <w:rPr>
          <w:rFonts w:ascii="Arial" w:hAnsi="Arial" w:cs="Arial"/>
        </w:rPr>
        <w:br w:type="page"/>
      </w:r>
    </w:p>
    <w:p w:rsidR="0011584A" w:rsidP="0084433E" w:rsidRDefault="0084433E" w14:paraId="31E16375" w14:textId="25B5E80B">
      <w:pPr>
        <w:pStyle w:val="Ttulo1"/>
        <w:numPr>
          <w:ilvl w:val="0"/>
          <w:numId w:val="6"/>
        </w:numPr>
        <w:rPr>
          <w:rFonts w:ascii="Arial" w:hAnsi="Arial" w:cs="Arial"/>
        </w:rPr>
      </w:pPr>
      <w:bookmarkStart w:name="_Toc219708242" w:id="4"/>
      <w:r>
        <w:rPr>
          <w:rFonts w:ascii="Arial" w:hAnsi="Arial" w:cs="Arial"/>
        </w:rPr>
        <w:lastRenderedPageBreak/>
        <w:t>Introducción</w:t>
      </w:r>
      <w:bookmarkEnd w:id="4"/>
    </w:p>
    <w:p w:rsidR="00A666F4" w:rsidP="00726525" w:rsidRDefault="00A666F4" w14:paraId="46CB315F" w14:textId="77777777">
      <w:pPr>
        <w:pStyle w:val="Ttulo1"/>
        <w:ind w:left="564"/>
        <w:rPr>
          <w:rFonts w:ascii="Arial" w:hAnsi="Arial" w:cs="Arial"/>
        </w:rPr>
      </w:pPr>
    </w:p>
    <w:p w:rsidRPr="00726525" w:rsidR="002D0251" w:rsidP="00210346" w:rsidRDefault="00D465B4" w14:paraId="45425279" w14:textId="13D234F0">
      <w:pPr>
        <w:pStyle w:val="Ttulo2"/>
        <w:numPr>
          <w:ilvl w:val="1"/>
          <w:numId w:val="6"/>
        </w:numPr>
        <w:spacing w:after="240"/>
        <w:rPr>
          <w:rFonts w:ascii="Arial" w:hAnsi="Arial" w:cs="Arial"/>
          <w:b/>
          <w:bCs/>
          <w:color w:val="auto"/>
          <w:sz w:val="24"/>
          <w:szCs w:val="24"/>
          <w:lang w:eastAsia="en-US"/>
        </w:rPr>
      </w:pPr>
      <w:bookmarkStart w:name="_Toc219708243" w:id="5"/>
      <w:r>
        <w:rPr>
          <w:rFonts w:ascii="Arial" w:hAnsi="Arial" w:cs="Arial"/>
          <w:b/>
          <w:bCs/>
          <w:color w:val="auto"/>
          <w:sz w:val="24"/>
          <w:szCs w:val="24"/>
          <w:lang w:eastAsia="en-US"/>
        </w:rPr>
        <w:t>Identificación y descripción del problema o necesidad</w:t>
      </w:r>
      <w:bookmarkEnd w:id="5"/>
    </w:p>
    <w:p w:rsidR="007B72DB" w:rsidRDefault="00000000" w14:paraId="4D4D4482" w14:textId="77777777">
      <w:pPr>
        <w:jc w:val="both"/>
      </w:pPr>
      <w:commentRangeStart w:id="6"/>
      <w:r>
        <w:rPr>
          <w:rFonts w:ascii="Arial" w:hAnsi="Arial" w:cs="Arial"/>
          <w:sz w:val="24"/>
          <w:szCs w:val="24"/>
        </w:rPr>
        <w:t xml:space="preserve">Banco ProCredit requiere fortalecer la priorización de la cartera en el Área de Recuperación, donde la revisión histórica y las reglas de negocio vigentes no ofrecen una estimación temprana, homogénea ni explicable del riesgo por cliente-operación. La base piloto disponible contiene 8.399 registros y 14 variables observadas, mientras que el inventario institucional esperado reúne 33 variables; en consecuencia, 19 variables adicionales aún deben incorporarse y validarse. El diagnóstico cuantitativo de esta base evidenció 2.325 filas exactamente repetidas (27,68 %) y valores faltantes relevantes en variables financieras clave: exp_sf (21,79 %), linea_sf (13,42 %) y deuda_sf (5,49 %). </w:t>
      </w:r>
      <w:commentRangeEnd w:id="6"/>
      <w:r w:rsidR="00465F89">
        <w:rPr>
          <w:rStyle w:val="Refdecomentario"/>
          <w:rFonts w:ascii="Arial" w:hAnsi="Arial" w:cs="Arial"/>
          <w:sz w:val="24"/>
          <w:szCs w:val="24"/>
        </w:rPr>
        <w:commentReference w:id="6"/>
      </w:r>
      <w:r>
        <w:rPr>
          <w:rFonts w:ascii="Arial" w:hAnsi="Arial" w:cs="Arial"/>
          <w:sz w:val="24"/>
          <w:szCs w:val="24"/>
        </w:rPr>
        <w:t>Estas condiciones afectan la trazabilidad, la representatividad y la confiabilidad del modelado si no se controlan de manera explícita.</w:t>
      </w:r>
    </w:p>
    <w:p w:rsidR="007B72DB" w:rsidRDefault="00000000" w14:paraId="284A0CF7" w14:textId="77777777">
      <w:pPr>
        <w:jc w:val="both"/>
      </w:pPr>
      <w:r>
        <w:rPr>
          <w:rFonts w:ascii="Arial" w:hAnsi="Arial" w:cs="Arial"/>
          <w:sz w:val="24"/>
          <w:szCs w:val="24"/>
        </w:rPr>
        <w:t>El problema central identificado es la capacidad limitada del banco para identificar, priorizar y explicar, antes del horizonte de incumplimiento, qué operaciones alcanzarán alguna de las seis categorías de mora definidas institucionalmente.</w:t>
      </w:r>
      <w:commentRangeStart w:id="7"/>
      <w:r>
        <w:rPr>
          <w:rFonts w:ascii="Arial" w:hAnsi="Arial" w:cs="Arial"/>
          <w:sz w:val="24"/>
          <w:szCs w:val="24"/>
        </w:rPr>
        <w:t xml:space="preserve"> Un análisis de causa-efecto (diagrama de Ishikawa) </w:t>
      </w:r>
      <w:commentRangeEnd w:id="7"/>
      <w:r w:rsidR="00E6549E">
        <w:rPr>
          <w:rStyle w:val="Refdecomentario"/>
          <w:rFonts w:ascii="Arial" w:hAnsi="Arial" w:cs="Arial"/>
          <w:sz w:val="24"/>
          <w:szCs w:val="24"/>
        </w:rPr>
        <w:commentReference w:id="7"/>
      </w:r>
      <w:r>
        <w:rPr>
          <w:rFonts w:ascii="Arial" w:hAnsi="Arial" w:cs="Arial"/>
          <w:sz w:val="24"/>
          <w:szCs w:val="24"/>
        </w:rPr>
        <w:t>permitió agrupar las causas del problema en las siguientes categorías:</w:t>
      </w:r>
    </w:p>
    <w:p w:rsidR="007B72DB" w:rsidRDefault="00000000" w14:paraId="3BE03320" w14:textId="77777777">
      <w:pPr>
        <w:numPr>
          <w:ilvl w:val="0"/>
          <w:numId w:val="26"/>
        </w:numPr>
        <w:jc w:val="both"/>
      </w:pPr>
      <w:r>
        <w:rPr>
          <w:rFonts w:ascii="Arial" w:hAnsi="Arial" w:cs="Arial"/>
          <w:b/>
          <w:bCs/>
          <w:sz w:val="24"/>
          <w:szCs w:val="24"/>
        </w:rPr>
        <w:t xml:space="preserve">Método: </w:t>
      </w:r>
      <w:r>
        <w:rPr>
          <w:rFonts w:ascii="Arial" w:hAnsi="Arial" w:cs="Arial"/>
          <w:sz w:val="24"/>
          <w:szCs w:val="24"/>
        </w:rPr>
        <w:t>procesos de gestión de cartera manuales y reactivos, sustentados en reglas de negocio no calibradas estadísticamente.</w:t>
      </w:r>
    </w:p>
    <w:p w:rsidR="007B72DB" w:rsidRDefault="00000000" w14:paraId="231632D6" w14:textId="77777777">
      <w:pPr>
        <w:numPr>
          <w:ilvl w:val="0"/>
          <w:numId w:val="26"/>
        </w:numPr>
        <w:jc w:val="both"/>
      </w:pPr>
      <w:r>
        <w:rPr>
          <w:rFonts w:ascii="Arial" w:hAnsi="Arial" w:cs="Arial"/>
          <w:b/>
          <w:bCs/>
          <w:sz w:val="24"/>
          <w:szCs w:val="24"/>
        </w:rPr>
        <w:t xml:space="preserve">Datos: </w:t>
      </w:r>
      <w:r>
        <w:rPr>
          <w:rFonts w:ascii="Arial" w:hAnsi="Arial" w:cs="Arial"/>
          <w:sz w:val="24"/>
          <w:szCs w:val="24"/>
        </w:rPr>
        <w:t>ausencia de una etiqueta temporal aprobada (mora_h90), registros sin identificador ni fecha de corte uniformes, y un inventario institucional de 33 variables aún no incorporado en su totalidad.</w:t>
      </w:r>
    </w:p>
    <w:p w:rsidR="007B72DB" w:rsidRDefault="00000000" w14:paraId="25A8F7E9" w14:textId="77777777">
      <w:pPr>
        <w:numPr>
          <w:ilvl w:val="0"/>
          <w:numId w:val="26"/>
        </w:numPr>
        <w:jc w:val="both"/>
      </w:pPr>
      <w:r>
        <w:rPr>
          <w:rFonts w:ascii="Arial" w:hAnsi="Arial" w:cs="Arial"/>
          <w:b/>
          <w:bCs/>
          <w:sz w:val="24"/>
          <w:szCs w:val="24"/>
        </w:rPr>
        <w:t xml:space="preserve">Medición: </w:t>
      </w:r>
      <w:r>
        <w:rPr>
          <w:rFonts w:ascii="Arial" w:hAnsi="Arial" w:cs="Arial"/>
          <w:sz w:val="24"/>
          <w:szCs w:val="24"/>
        </w:rPr>
        <w:t>falta de métricas homogéneas de riesgo y de un protocolo común para comparar el desempeño de las reglas actuales frente a alternativas basadas en datos.</w:t>
      </w:r>
    </w:p>
    <w:p w:rsidR="007B72DB" w:rsidRDefault="00000000" w14:paraId="5E3B7A03" w14:textId="77777777">
      <w:pPr>
        <w:numPr>
          <w:ilvl w:val="0"/>
          <w:numId w:val="26"/>
        </w:numPr>
        <w:jc w:val="both"/>
      </w:pPr>
      <w:r>
        <w:rPr>
          <w:rFonts w:ascii="Arial" w:hAnsi="Arial" w:cs="Arial"/>
          <w:b/>
          <w:bCs/>
          <w:sz w:val="24"/>
          <w:szCs w:val="24"/>
        </w:rPr>
        <w:t xml:space="preserve">Tecnología e infraestructura: </w:t>
      </w:r>
      <w:r>
        <w:rPr>
          <w:rFonts w:ascii="Arial" w:hAnsi="Arial" w:cs="Arial"/>
          <w:sz w:val="24"/>
          <w:szCs w:val="24"/>
        </w:rPr>
        <w:t>ausencia de un pipeline reproducible y monitoreable (MLOps) que permita versionar datos y modelos, registrar experimentos y controlar el desempeño en el tiempo.</w:t>
      </w:r>
    </w:p>
    <w:p w:rsidR="007B72DB" w:rsidRDefault="00000000" w14:paraId="2AC4B329" w14:textId="77777777">
      <w:pPr>
        <w:numPr>
          <w:ilvl w:val="0"/>
          <w:numId w:val="26"/>
        </w:numPr>
        <w:jc w:val="both"/>
      </w:pPr>
      <w:r>
        <w:rPr>
          <w:rFonts w:ascii="Arial" w:hAnsi="Arial" w:cs="Arial"/>
          <w:b/>
          <w:bCs/>
          <w:sz w:val="24"/>
          <w:szCs w:val="24"/>
        </w:rPr>
        <w:t xml:space="preserve">Entorno normativo: </w:t>
      </w:r>
      <w:r>
        <w:rPr>
          <w:rFonts w:ascii="Arial" w:hAnsi="Arial" w:cs="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rsidR="007B72DB" w:rsidRDefault="00000000" w14:paraId="5719FF37" w14:textId="77777777">
      <w:pPr>
        <w:jc w:val="both"/>
      </w:pPr>
      <w:r>
        <w:rPr>
          <w:rFonts w:ascii="Arial" w:hAnsi="Arial" w:cs="Arial"/>
          <w:sz w:val="24"/>
          <w:szCs w:val="24"/>
        </w:rPr>
        <w:t xml:space="preserve">Estas causas producen efectos concretos sobre la operación del banco: una asignación ineficiente de los gestores de cobranza, mayor exposición a cartera vencida, un menor tiempo efectivo dedicado a los casos de mayor riesgo, </w:t>
      </w:r>
      <w:r>
        <w:rPr>
          <w:rFonts w:ascii="Arial" w:hAnsi="Arial" w:cs="Arial"/>
          <w:sz w:val="24"/>
          <w:szCs w:val="24"/>
        </w:rPr>
        <w:lastRenderedPageBreak/>
        <w:t xml:space="preserve">decisiones menos trazables y una mayor exposición a sesgos o incumplimientos normativos no detectados a tiempo. </w:t>
      </w:r>
      <w:commentRangeStart w:id="8"/>
      <w:r>
        <w:rPr>
          <w:rFonts w:ascii="Arial" w:hAnsi="Arial" w:cs="Arial"/>
          <w:sz w:val="24"/>
          <w:szCs w:val="24"/>
        </w:rPr>
        <w:t>Como el banco no dispone aún de una línea base institucional de recuperación, costos y tiempos de gestión, el beneficio financiero incremental de una solución basada en datos deberá medirse durante un piloto controlado y no podrá asumirse como un ahorro ya demostrado. De no intervenir, la gestión de cartera continuará siendo mayormente reactiva, sin una forma objetiva de evaluar su mejora frente a las reglas actuales.</w:t>
      </w:r>
      <w:commentRangeEnd w:id="8"/>
      <w:r w:rsidR="00CF6226">
        <w:rPr>
          <w:rStyle w:val="Refdecomentario"/>
          <w:sz w:val="22"/>
          <w:szCs w:val="22"/>
        </w:rPr>
        <w:commentReference w:id="8"/>
      </w:r>
    </w:p>
    <w:p w:rsidR="007B72DB" w:rsidRDefault="00000000" w14:paraId="1B60BA39" w14:textId="77777777">
      <w:pPr>
        <w:jc w:val="both"/>
      </w:pPr>
      <w:commentRangeStart w:id="9"/>
      <w:r>
        <w:rPr>
          <w:rFonts w:ascii="Arial" w:hAnsi="Arial" w:cs="Arial"/>
          <w:sz w:val="24"/>
          <w:szCs w:val="24"/>
        </w:rPr>
        <w:t>El diagnóstico aquí presentado se limita a caracterizar el problema y sus causas; el planteamiento de alternativas de solución se desarrolla en la sección 2 de este documento. La solución al problema descrito se delimitará, en cualquier caso, a un piloto académico con datos previamente autorizados por Banco ProCredit, cuya procedencia, temporalidad y cobertura histórica deberán ser validadas por el custodio de datos antes de cualquier entrenamiento definitivo (Bücker et al., 2022; Bussmann et al., 2021).</w:t>
      </w:r>
      <w:commentRangeEnd w:id="9"/>
      <w:r w:rsidR="0054168D">
        <w:rPr>
          <w:rStyle w:val="Refdecomentario"/>
          <w:sz w:val="22"/>
          <w:szCs w:val="22"/>
        </w:rPr>
        <w:commentReference w:id="9"/>
      </w:r>
    </w:p>
    <w:p w:rsidR="002D0251" w:rsidP="002D0251" w:rsidRDefault="002D0251" w14:paraId="2C8209B0" w14:textId="77777777">
      <w:pPr>
        <w:pStyle w:val="Ttulo1"/>
        <w:ind w:left="564"/>
        <w:rPr>
          <w:rFonts w:ascii="Arial" w:hAnsi="Arial" w:cs="Arial"/>
        </w:rPr>
      </w:pPr>
    </w:p>
    <w:p w:rsidRPr="00726525" w:rsidR="004E0685" w:rsidP="00CF6226" w:rsidRDefault="002D0251" w14:paraId="1E26848B" w14:textId="3B153900">
      <w:pPr>
        <w:pStyle w:val="Ttulo2"/>
        <w:numPr>
          <w:ilvl w:val="1"/>
          <w:numId w:val="6"/>
        </w:numPr>
        <w:spacing w:after="240"/>
        <w:rPr>
          <w:rFonts w:ascii="Arial" w:hAnsi="Arial" w:cs="Arial"/>
          <w:b/>
          <w:bCs/>
          <w:color w:val="auto"/>
          <w:sz w:val="24"/>
          <w:szCs w:val="24"/>
          <w:lang w:eastAsia="en-US"/>
        </w:rPr>
      </w:pPr>
      <w:bookmarkStart w:name="_Toc219708244" w:id="10"/>
      <w:commentRangeStart w:id="11"/>
      <w:r>
        <w:rPr>
          <w:rFonts w:ascii="Arial" w:hAnsi="Arial" w:cs="Arial"/>
          <w:b/>
          <w:bCs/>
          <w:color w:val="auto"/>
          <w:sz w:val="24"/>
          <w:szCs w:val="24"/>
          <w:lang w:eastAsia="en-US"/>
        </w:rPr>
        <w:t>Descripción de la organización</w:t>
      </w:r>
      <w:bookmarkEnd w:id="10"/>
      <w:commentRangeEnd w:id="11"/>
      <w:r w:rsidRPr="00726525" w:rsidR="002E7066">
        <w:rPr>
          <w:rStyle w:val="Refdecomentario"/>
          <w:rFonts w:ascii="Arial" w:hAnsi="Arial" w:cs="Arial"/>
          <w:b/>
          <w:bCs/>
          <w:color w:val="auto"/>
          <w:sz w:val="24"/>
          <w:szCs w:val="24"/>
          <w:lang w:eastAsia="en-US"/>
        </w:rPr>
        <w:commentReference w:id="11"/>
      </w:r>
    </w:p>
    <w:p w:rsidR="007B72DB" w:rsidRDefault="00000000" w14:paraId="68D4DCFE" w14:textId="77777777">
      <w:pPr>
        <w:jc w:val="both"/>
      </w:pPr>
      <w:r>
        <w:rPr>
          <w:rFonts w:ascii="Arial" w:hAnsi="Arial" w:cs="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rsidR="007B72DB" w:rsidRDefault="00000000" w14:paraId="492EF6A2" w14:textId="77777777">
      <w:pPr>
        <w:jc w:val="both"/>
      </w:pPr>
      <w:r>
        <w:rPr>
          <w:rFonts w:ascii="Arial" w:hAnsi="Arial" w:cs="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rsidR="007B72DB" w:rsidRDefault="00000000" w14:paraId="29B87015" w14:textId="77777777">
      <w:pPr>
        <w:jc w:val="both"/>
      </w:pPr>
      <w:r>
        <w:rPr>
          <w:rFonts w:ascii="Arial" w:hAnsi="Arial" w:cs="Arial"/>
          <w:sz w:val="24"/>
          <w:szCs w:val="24"/>
        </w:rPr>
        <w:t xml:space="preserve">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Área de Recuperación, donde se ubica la problemática descrita en la </w:t>
      </w:r>
      <w:r>
        <w:rPr>
          <w:rFonts w:ascii="Arial" w:hAnsi="Arial" w:cs="Arial"/>
          <w:sz w:val="24"/>
          <w:szCs w:val="24"/>
        </w:rPr>
        <w:lastRenderedPageBreak/>
        <w:t>sección 1.1, es responsable de la gestión y priorización de la cartera en mora y depende funcionalmente de la Gerencia de Riesgos.</w:t>
      </w:r>
    </w:p>
    <w:p w:rsidR="007B72DB" w:rsidRDefault="00000000" w14:paraId="23B09731" w14:textId="77777777">
      <w:pPr>
        <w:jc w:val="both"/>
      </w:pPr>
      <w:r>
        <w:rPr>
          <w:rFonts w:ascii="Arial" w:hAnsi="Arial" w:cs="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inversión responsable, en línea con el enfoque de banca sostenible del grupo ProCredit.</w:t>
      </w:r>
    </w:p>
    <w:p w:rsidR="007B72DB" w:rsidRDefault="00000000" w14:paraId="48A50A2B" w14:textId="77777777">
      <w:pPr>
        <w:jc w:val="both"/>
      </w:pPr>
      <w:r>
        <w:rPr>
          <w:rFonts w:ascii="Arial" w:hAnsi="Arial" w:cs="Arial"/>
          <w:sz w:val="24"/>
          <w:szCs w:val="24"/>
        </w:rPr>
        <w:t>El problema descrito en la sección 1.1 se ubica específicamente en el Área de Recuperación de Banco ProCredit, encargada de priorizar y gestionar la cartera en mora, y en su interacción directa con las áreas de Riesgos de Crédito, Tecnología de la Información y el custodio de datos institucional, actores clave para la ejecución del presente proyecto.</w:t>
      </w:r>
    </w:p>
    <w:p w:rsidR="002D0251" w:rsidP="002D0251" w:rsidRDefault="002D0251" w14:paraId="3510B6F7" w14:textId="77777777">
      <w:pPr>
        <w:pStyle w:val="Ttulo1"/>
        <w:ind w:left="564"/>
        <w:rPr>
          <w:rFonts w:ascii="Arial" w:hAnsi="Arial" w:cs="Arial"/>
        </w:rPr>
      </w:pPr>
    </w:p>
    <w:p w:rsidRPr="002D0251" w:rsidR="00E660F8" w:rsidP="00E660F8" w:rsidRDefault="00E660F8" w14:paraId="554EC43E" w14:textId="77777777">
      <w:pPr>
        <w:pStyle w:val="Ttulo1"/>
        <w:numPr>
          <w:ilvl w:val="0"/>
          <w:numId w:val="6"/>
        </w:numPr>
        <w:rPr>
          <w:rFonts w:ascii="Arial" w:hAnsi="Arial" w:cs="Arial"/>
        </w:rPr>
      </w:pPr>
      <w:bookmarkStart w:name="_Toc219708245" w:id="12"/>
      <w:r>
        <w:rPr>
          <w:rFonts w:ascii="Arial" w:hAnsi="Arial" w:cs="Arial"/>
        </w:rPr>
        <w:t>Análisis de posibles soluciones</w:t>
      </w:r>
      <w:bookmarkEnd w:id="12"/>
    </w:p>
    <w:p w:rsidR="6BF677D6" w:rsidP="6BF677D6" w:rsidRDefault="6BF677D6" w14:paraId="78CAFD9F" w14:textId="19F268DF">
      <w:pPr>
        <w:pStyle w:val="Ttulo1"/>
        <w:ind w:left="0"/>
        <w:rPr>
          <w:rFonts w:ascii="Arial" w:hAnsi="Arial" w:cs="Arial"/>
        </w:rPr>
      </w:pPr>
    </w:p>
    <w:p w:rsidRPr="00636DB1" w:rsidR="00E660F8" w:rsidP="00A42498" w:rsidRDefault="025E9C4B" w14:paraId="49CB6912" w14:textId="726A9D45">
      <w:pPr>
        <w:pStyle w:val="Ttulo2"/>
        <w:numPr>
          <w:ilvl w:val="1"/>
          <w:numId w:val="6"/>
        </w:numPr>
        <w:spacing w:after="240"/>
        <w:rPr>
          <w:rFonts w:ascii="Arial" w:hAnsi="Arial" w:cs="Arial"/>
          <w:b/>
          <w:bCs/>
          <w:color w:val="auto"/>
          <w:sz w:val="24"/>
          <w:szCs w:val="24"/>
          <w:lang w:eastAsia="en-US"/>
        </w:rPr>
      </w:pPr>
      <w:r>
        <w:rPr>
          <w:rFonts w:ascii="Arial" w:hAnsi="Arial" w:cs="Arial"/>
          <w:b/>
          <w:bCs/>
          <w:color w:val="auto"/>
          <w:sz w:val="24"/>
          <w:szCs w:val="24"/>
          <w:lang w:eastAsia="en-US"/>
        </w:rPr>
        <w:t xml:space="preserve"> </w:t>
      </w:r>
      <w:commentRangeStart w:id="13"/>
      <w:r>
        <w:rPr>
          <w:rFonts w:ascii="Arial" w:hAnsi="Arial" w:cs="Arial"/>
          <w:b/>
          <w:bCs/>
          <w:color w:val="auto"/>
          <w:sz w:val="24"/>
          <w:szCs w:val="24"/>
          <w:lang w:eastAsia="en-US"/>
        </w:rPr>
        <w:t xml:space="preserve"> </w:t>
      </w:r>
      <w:bookmarkStart w:name="_Toc219708246" w:id="14"/>
      <w:r>
        <w:rPr>
          <w:rFonts w:ascii="Arial" w:hAnsi="Arial" w:cs="Arial"/>
          <w:b/>
          <w:bCs/>
          <w:color w:val="auto"/>
          <w:sz w:val="24"/>
          <w:szCs w:val="24"/>
          <w:lang w:eastAsia="en-US"/>
        </w:rPr>
        <w:t>Identificación y selección de la mejor solución</w:t>
      </w:r>
      <w:bookmarkEnd w:id="14"/>
      <w:r>
        <w:rPr>
          <w:rFonts w:ascii="Arial" w:hAnsi="Arial" w:cs="Arial"/>
          <w:b/>
          <w:bCs/>
          <w:color w:val="auto"/>
          <w:sz w:val="24"/>
          <w:szCs w:val="24"/>
          <w:lang w:eastAsia="en-US"/>
        </w:rPr>
        <w:t xml:space="preserve">  </w:t>
      </w:r>
      <w:commentRangeEnd w:id="13"/>
      <w:r w:rsidRPr="00636DB1" w:rsidR="007D753A">
        <w:rPr>
          <w:rStyle w:val="Refdecomentario"/>
          <w:rFonts w:ascii="Arial" w:hAnsi="Arial" w:cs="Arial"/>
          <w:b/>
          <w:bCs/>
          <w:color w:val="auto"/>
          <w:sz w:val="24"/>
          <w:szCs w:val="24"/>
          <w:lang w:eastAsia="en-US"/>
        </w:rPr>
        <w:commentReference w:id="13"/>
      </w:r>
    </w:p>
    <w:p w:rsidR="007B72DB" w:rsidRDefault="00000000" w14:paraId="7E83E584" w14:textId="77777777">
      <w:pPr>
        <w:jc w:val="both"/>
      </w:pPr>
      <w:r>
        <w:rPr>
          <w:rFonts w:ascii="Arial" w:hAnsi="Arial" w:cs="Arial"/>
          <w:sz w:val="24"/>
          <w:szCs w:val="24"/>
        </w:rPr>
        <w:t>Con base en el problema descrito en la sección 1.1 y en las restricciones institucionales de Banco ProCredit, se plantearon tres alternativas de solución, dos de ellas basadas en inteligencia artificial, orientadas a resolver la misma necesidad de priorización temprana y explicable de la cartera:</w:t>
      </w:r>
    </w:p>
    <w:p w:rsidR="007B72DB" w:rsidRDefault="00000000" w14:paraId="2508E740" w14:textId="77777777">
      <w:pPr>
        <w:numPr>
          <w:ilvl w:val="0"/>
          <w:numId w:val="26"/>
        </w:numPr>
        <w:jc w:val="both"/>
      </w:pPr>
      <w:commentRangeStart w:id="15"/>
      <w:r>
        <w:rPr>
          <w:rFonts w:ascii="Arial" w:hAnsi="Arial" w:cs="Arial"/>
          <w:b/>
          <w:bCs/>
          <w:sz w:val="24"/>
          <w:szCs w:val="24"/>
        </w:rPr>
        <w:t xml:space="preserve">Alternativa 1 — Reglas de negocio mejoradas: </w:t>
      </w:r>
      <w:r>
        <w:rPr>
          <w:rFonts w:ascii="Arial" w:hAnsi="Arial" w:cs="Arial"/>
          <w:sz w:val="24"/>
          <w:szCs w:val="24"/>
        </w:rPr>
        <w:t>actualización y calibración estadística de las reglas actuales utilizadas por el Área de Recuperación, sin incorporar modelos de aprendizaje automático.</w:t>
      </w:r>
      <w:commentRangeEnd w:id="15"/>
      <w:r w:rsidR="00134365">
        <w:rPr>
          <w:rStyle w:val="Refdecomentario"/>
          <w:sz w:val="22"/>
          <w:szCs w:val="22"/>
        </w:rPr>
        <w:commentReference w:id="15"/>
      </w:r>
    </w:p>
    <w:p w:rsidR="007B72DB" w:rsidRDefault="00000000" w14:paraId="619C441C" w14:textId="77777777">
      <w:pPr>
        <w:numPr>
          <w:ilvl w:val="0"/>
          <w:numId w:val="26"/>
        </w:numPr>
        <w:jc w:val="both"/>
      </w:pPr>
      <w:commentRangeStart w:id="16"/>
      <w:r>
        <w:rPr>
          <w:rFonts w:ascii="Arial" w:hAnsi="Arial" w:cs="Arial"/>
          <w:b/>
          <w:bCs/>
          <w:sz w:val="24"/>
          <w:szCs w:val="24"/>
        </w:rPr>
        <w:t xml:space="preserve">Alternativa 2 — Modelo de aprendizaje automático binario explicable: </w:t>
      </w:r>
      <w:r>
        <w:rPr>
          <w:rFonts w:ascii="Arial" w:hAnsi="Arial" w:cs="Arial"/>
          <w:sz w:val="24"/>
          <w:szCs w:val="24"/>
        </w:rPr>
        <w:t>clasificación binaria (mora / no mora) mediante modelos de ensamble con explicaciones SHAP, sin diferenciar entre las seis categorías de mora institucionales.</w:t>
      </w:r>
    </w:p>
    <w:p w:rsidR="007B72DB" w:rsidRDefault="00000000" w14:paraId="42EDD969" w14:textId="77777777">
      <w:pPr>
        <w:numPr>
          <w:ilvl w:val="0"/>
          <w:numId w:val="26"/>
        </w:numPr>
        <w:jc w:val="both"/>
      </w:pPr>
      <w:r>
        <w:rPr>
          <w:rFonts w:ascii="Arial" w:hAnsi="Arial" w:cs="Arial"/>
          <w:b/>
          <w:bCs/>
          <w:sz w:val="24"/>
          <w:szCs w:val="24"/>
        </w:rPr>
        <w:t xml:space="preserve">Alternativa 3 — Modelo de aprendizaje automático ordinal multiclase con arquitectura MLOps (seleccionada): </w:t>
      </w:r>
      <w:r>
        <w:rPr>
          <w:rFonts w:ascii="Arial" w:hAnsi="Arial" w:cs="Arial"/>
          <w:sz w:val="24"/>
          <w:szCs w:val="24"/>
        </w:rPr>
        <w:t>modelo de aprendizaje automático explicable que predice directamente las seis categorías ordinales de mora, integrado en una arquitectura reproducible y monitoreable, con versionamiento mediante DVC, registro de experimentos con MLflow y despliegue a través de una API y un contenedor Docker.</w:t>
      </w:r>
      <w:commentRangeEnd w:id="16"/>
      <w:r w:rsidR="00170E18">
        <w:rPr>
          <w:rStyle w:val="Refdecomentario"/>
          <w:sz w:val="22"/>
          <w:szCs w:val="22"/>
        </w:rPr>
        <w:commentReference w:id="16"/>
      </w:r>
    </w:p>
    <w:p w:rsidR="007B72DB" w:rsidRDefault="00000000" w14:paraId="39BA78EC" w14:textId="77777777">
      <w:pPr>
        <w:jc w:val="both"/>
      </w:pPr>
      <w:commentRangeStart w:id="17"/>
      <w:r>
        <w:rPr>
          <w:rFonts w:ascii="Arial" w:hAnsi="Arial" w:cs="Arial"/>
          <w:sz w:val="24"/>
          <w:szCs w:val="24"/>
        </w:rPr>
        <w:lastRenderedPageBreak/>
        <w:t>La selección de la mejor alternativa se sustentó técnicamente utilizando como referencia las características de calidad de software definidas en la norma ISO/IEC 25010, evaluando cada alternativa en función de un conjunto de criterios ponderados: desempeño y priorización (30 %), explicabilidad y auditoría (20 %), adecuación a las seis categorías de mora (20 %), reproducibilidad y monitoreo (15 %), y viabilidad dentro de las doce semanas del módulo de titulación (15 %). Bajo estos criterios, la alternativa de reglas mejoradas obtuvo un puntaje ponderado de 3,05/5, principalmente por su baja capacidad predictiva y su escasa adecuación a las seis categorías de mora; el modelo binario explicable obtuvo 3,40/5, limitado por no representar directamente los seis niveles de severidad de mora; y el modelo ordinal multiclase con arquitectura MLOps obtuvo el puntaje más alto, 4,65/5, al combinar una mayor capacidad predictiva y de priorización, representar de manera directa las seis categorías institucionales de mora, e incorporar reproducibilidad, monitoreo continuo y explicabilidad mediante SHAP (Lundberg &amp; Lee, 2017; Bussmann et al., 2021).</w:t>
      </w:r>
    </w:p>
    <w:p w:rsidR="007B72DB" w:rsidRDefault="00000000" w14:paraId="41BDBF2A" w14:textId="77777777">
      <w:pPr>
        <w:jc w:val="both"/>
      </w:pPr>
      <w:r>
        <w:rPr>
          <w:rFonts w:ascii="Arial" w:hAnsi="Arial" w:cs="Arial"/>
          <w:sz w:val="24"/>
          <w:szCs w:val="24"/>
        </w:rPr>
        <w:t>En consecuencia, se seleccionó la alternativa 3 —modelo de aprendizaje automático ordinal multiclase explicable con arquitectura MLOps— como la solución del proyecto. Esta alternativa se comparará en todo momento contra las reglas de negocio actuales y contra una línea base de regresión logística, bajo las mismas particiones de datos, y no será promovida a producción si incumple los criterios de seguridad, equidad o aceptación operativa definidos por el Área de Recuperación y Riesgos de Crédito.</w:t>
      </w:r>
      <w:commentRangeEnd w:id="17"/>
      <w:r w:rsidR="00E238ED">
        <w:rPr>
          <w:rStyle w:val="Refdecomentario"/>
          <w:sz w:val="22"/>
          <w:szCs w:val="22"/>
        </w:rPr>
        <w:commentReference w:id="17"/>
      </w:r>
    </w:p>
    <w:p w:rsidR="008670D3" w:rsidP="06F9FDD7" w:rsidRDefault="008670D3" w14:paraId="1D2F91FC" w14:textId="77777777">
      <w:pPr>
        <w:jc w:val="both"/>
        <w:rPr>
          <w:rFonts w:ascii="Arial" w:hAnsi="Arial" w:cs="Arial"/>
          <w:color w:val="0000FF"/>
          <w:sz w:val="24"/>
          <w:szCs w:val="24"/>
        </w:rPr>
      </w:pPr>
    </w:p>
    <w:p w:rsidRPr="00726525" w:rsidR="00636DB1" w:rsidP="008670D3" w:rsidRDefault="00636DB1" w14:paraId="6BF8BFDB" w14:textId="77777777">
      <w:pPr>
        <w:pStyle w:val="Ttulo2"/>
        <w:numPr>
          <w:ilvl w:val="1"/>
          <w:numId w:val="6"/>
        </w:numPr>
        <w:rPr>
          <w:rFonts w:ascii="Arial" w:hAnsi="Arial" w:cs="Arial"/>
          <w:b/>
          <w:bCs/>
          <w:color w:val="auto"/>
          <w:sz w:val="24"/>
          <w:szCs w:val="24"/>
          <w:lang w:eastAsia="en-US"/>
        </w:rPr>
      </w:pPr>
      <w:bookmarkStart w:name="_Toc219708247" w:id="18"/>
      <w:r>
        <w:rPr>
          <w:rFonts w:ascii="Arial" w:hAnsi="Arial" w:cs="Arial"/>
          <w:b/>
          <w:bCs/>
          <w:color w:val="auto"/>
          <w:sz w:val="24"/>
          <w:szCs w:val="24"/>
          <w:lang w:eastAsia="en-US"/>
        </w:rPr>
        <w:t>Impacto del proyecto en la sociedad</w:t>
      </w:r>
      <w:bookmarkEnd w:id="18"/>
    </w:p>
    <w:p w:rsidR="007B72DB" w:rsidRDefault="00000000" w14:paraId="275B8866" w14:textId="77777777">
      <w:pPr>
        <w:jc w:val="both"/>
      </w:pPr>
      <w:r>
        <w:rPr>
          <w:rFonts w:ascii="Arial" w:hAnsi="Arial" w:cs="Arial"/>
          <w:sz w:val="24"/>
          <w:szCs w:val="24"/>
        </w:rPr>
        <w:t>El proyecto genera beneficios esperados tanto para Banco ProCredit como para la sociedad en general. Estos beneficios se analizan a continuación mediante un análisis PESTEL (Político, Económico, Social, Tecnológico, Ambiental y Ético):</w:t>
      </w:r>
    </w:p>
    <w:p w:rsidR="007B72DB" w:rsidRDefault="00000000" w14:paraId="7D8C783C" w14:textId="77777777">
      <w:pPr>
        <w:numPr>
          <w:ilvl w:val="0"/>
          <w:numId w:val="27"/>
        </w:numPr>
        <w:jc w:val="both"/>
      </w:pPr>
      <w:r>
        <w:rPr>
          <w:rFonts w:ascii="Arial" w:hAnsi="Arial" w:cs="Arial"/>
          <w:b/>
          <w:bCs/>
          <w:sz w:val="24"/>
          <w:szCs w:val="24"/>
        </w:rPr>
        <w:t xml:space="preserve">Político: </w:t>
      </w:r>
      <w:r>
        <w:rPr>
          <w:rFonts w:ascii="Arial" w:hAnsi="Arial" w:cs="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rsidR="007B72DB" w:rsidRDefault="00000000" w14:paraId="10ED8512" w14:textId="77777777">
      <w:pPr>
        <w:numPr>
          <w:ilvl w:val="0"/>
          <w:numId w:val="27"/>
        </w:numPr>
        <w:jc w:val="both"/>
      </w:pPr>
      <w:r>
        <w:rPr>
          <w:rFonts w:ascii="Arial" w:hAnsi="Arial" w:cs="Arial"/>
          <w:b/>
          <w:bCs/>
          <w:sz w:val="24"/>
          <w:szCs w:val="24"/>
        </w:rPr>
        <w:t xml:space="preserve">Económico: </w:t>
      </w:r>
      <w:r>
        <w:rPr>
          <w:rFonts w:ascii="Arial" w:hAnsi="Arial" w:cs="Arial"/>
          <w:sz w:val="24"/>
          <w:szCs w:val="24"/>
        </w:rPr>
        <w:t>una priorización más temprana y precisa de la cartera en riesgo puede mejorar la tasa de recuperación y reducir el costo por gestión, sin asumir ahorros no demostrados hasta contar con evidencia del piloto.</w:t>
      </w:r>
    </w:p>
    <w:p w:rsidR="007B72DB" w:rsidRDefault="00000000" w14:paraId="0316ACFA" w14:textId="77777777">
      <w:pPr>
        <w:numPr>
          <w:ilvl w:val="0"/>
          <w:numId w:val="27"/>
        </w:numPr>
        <w:jc w:val="both"/>
      </w:pPr>
      <w:r>
        <w:rPr>
          <w:rFonts w:ascii="Arial" w:hAnsi="Arial" w:cs="Arial"/>
          <w:b/>
          <w:bCs/>
          <w:sz w:val="24"/>
          <w:szCs w:val="24"/>
        </w:rPr>
        <w:t xml:space="preserve">Social: </w:t>
      </w:r>
      <w:r>
        <w:rPr>
          <w:rFonts w:ascii="Arial" w:hAnsi="Arial" w:cs="Arial"/>
          <w:sz w:val="24"/>
          <w:szCs w:val="24"/>
        </w:rPr>
        <w:t xml:space="preserve">el modelo apoya una gestión más equitativa y menos discrecional de la cartera en mora, preservando en todo momento la supervisión </w:t>
      </w:r>
      <w:r>
        <w:rPr>
          <w:rFonts w:ascii="Arial" w:hAnsi="Arial" w:cs="Arial"/>
          <w:sz w:val="24"/>
          <w:szCs w:val="24"/>
        </w:rPr>
        <w:lastRenderedPageBreak/>
        <w:t>humana del gestor y evitando la automatización de decisiones que afecten directamente a los clientes.</w:t>
      </w:r>
    </w:p>
    <w:p w:rsidR="007B72DB" w:rsidRDefault="00000000" w14:paraId="17F6B775" w14:textId="77777777">
      <w:pPr>
        <w:numPr>
          <w:ilvl w:val="0"/>
          <w:numId w:val="27"/>
        </w:numPr>
        <w:jc w:val="both"/>
      </w:pPr>
      <w:r>
        <w:rPr>
          <w:rFonts w:ascii="Arial" w:hAnsi="Arial" w:cs="Arial"/>
          <w:b/>
          <w:bCs/>
          <w:sz w:val="24"/>
          <w:szCs w:val="24"/>
        </w:rPr>
        <w:t xml:space="preserve">Tecnológico: </w:t>
      </w:r>
      <w:r>
        <w:rPr>
          <w:rFonts w:ascii="Arial" w:hAnsi="Arial" w:cs="Arial"/>
          <w:sz w:val="24"/>
          <w:szCs w:val="24"/>
        </w:rPr>
        <w:t>el proyecto introduce en el banco una arquitectura de MLOps reproducible (versionamiento de datos y modelos, registro de experimentos y monitoreo de drift), que sienta las bases para futuras iniciativas de analítica avanzada.</w:t>
      </w:r>
    </w:p>
    <w:p w:rsidR="007B72DB" w:rsidRDefault="00000000" w14:paraId="6EE8C5AA" w14:textId="77777777">
      <w:pPr>
        <w:numPr>
          <w:ilvl w:val="0"/>
          <w:numId w:val="27"/>
        </w:numPr>
        <w:jc w:val="both"/>
      </w:pPr>
      <w:r>
        <w:rPr>
          <w:rFonts w:ascii="Arial" w:hAnsi="Arial" w:cs="Arial"/>
          <w:b/>
          <w:bCs/>
          <w:sz w:val="24"/>
          <w:szCs w:val="24"/>
        </w:rPr>
        <w:t xml:space="preserve">Ambiental: </w:t>
      </w:r>
      <w:r>
        <w:rPr>
          <w:rFonts w:ascii="Arial" w:hAnsi="Arial" w:cs="Arial"/>
          <w:sz w:val="24"/>
          <w:szCs w:val="24"/>
        </w:rPr>
        <w:t>al automatizar procesos actualmente manuales de revisión de cartera, el proyecto contribuye a reducir el uso de papel y de reportes físicos, en línea con el compromiso de Banco ProCredit de minimizar su huella ecológica.</w:t>
      </w:r>
    </w:p>
    <w:p w:rsidR="007B72DB" w:rsidRDefault="00000000" w14:paraId="72F40A82" w14:textId="77777777">
      <w:pPr>
        <w:numPr>
          <w:ilvl w:val="0"/>
          <w:numId w:val="27"/>
        </w:numPr>
        <w:jc w:val="both"/>
      </w:pPr>
      <w:r>
        <w:rPr>
          <w:rFonts w:ascii="Arial" w:hAnsi="Arial" w:cs="Arial"/>
          <w:b/>
          <w:bCs/>
          <w:sz w:val="24"/>
          <w:szCs w:val="24"/>
        </w:rPr>
        <w:t xml:space="preserve">Ético: </w:t>
      </w:r>
      <w:r>
        <w:rPr>
          <w:rFonts w:ascii="Arial" w:hAnsi="Arial" w:cs="Arial"/>
          <w:sz w:val="24"/>
          <w:szCs w:val="24"/>
        </w:rPr>
        <w:t>el diseño del modelo incorpora explicabilidad mediante SHAP, auditoría de sesgos por subgrupos (edad, zona y nivel educativo) y un esquema de anonimización y gobierno de datos, de manera que el sistema actúe como apoyo a la decisión y no reemplace el criterio profesional del gestor (Hardt et al., 2016).</w:t>
      </w:r>
    </w:p>
    <w:p w:rsidR="007B72DB" w:rsidRDefault="00000000" w14:paraId="174411E5" w14:textId="77777777">
      <w:pPr>
        <w:jc w:val="both"/>
      </w:pPr>
      <w:r>
        <w:rPr>
          <w:rFonts w:ascii="Arial" w:hAnsi="Arial" w:cs="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rsidRPr="00726525" w:rsidR="00F60ECF" w:rsidP="00636DB1" w:rsidRDefault="00F60ECF" w14:paraId="28F7CF22" w14:textId="77777777">
      <w:pPr>
        <w:jc w:val="both"/>
        <w:rPr>
          <w:rFonts w:ascii="Arial" w:hAnsi="Arial" w:cs="Arial"/>
          <w:color w:val="0000FF"/>
          <w:sz w:val="24"/>
          <w:szCs w:val="24"/>
        </w:rPr>
      </w:pPr>
    </w:p>
    <w:p w:rsidR="001E43C5" w:rsidP="001E43C5" w:rsidRDefault="001E43C5" w14:paraId="679E5701" w14:textId="02F6FD11">
      <w:pPr>
        <w:pStyle w:val="Ttulo1"/>
        <w:numPr>
          <w:ilvl w:val="0"/>
          <w:numId w:val="6"/>
        </w:numPr>
        <w:rPr>
          <w:rFonts w:ascii="Arial" w:hAnsi="Arial" w:cs="Arial"/>
        </w:rPr>
      </w:pPr>
      <w:bookmarkStart w:name="_Toc219708248" w:id="19"/>
      <w:r>
        <w:rPr>
          <w:rFonts w:ascii="Arial" w:hAnsi="Arial" w:cs="Arial"/>
        </w:rPr>
        <w:t>Objetivos</w:t>
      </w:r>
      <w:bookmarkEnd w:id="19"/>
    </w:p>
    <w:p w:rsidR="001E43C5" w:rsidP="001E43C5" w:rsidRDefault="001E43C5" w14:paraId="407C9DD3" w14:textId="77777777">
      <w:pPr>
        <w:pStyle w:val="InfoBlue"/>
      </w:pPr>
    </w:p>
    <w:p w:rsidR="001E43C5" w:rsidP="001E43C5" w:rsidRDefault="00075E53" w14:paraId="07BF870A" w14:textId="48F8C2EF">
      <w:pPr>
        <w:pStyle w:val="Ttulo2"/>
        <w:numPr>
          <w:ilvl w:val="1"/>
          <w:numId w:val="6"/>
        </w:numPr>
        <w:rPr>
          <w:rFonts w:ascii="Arial" w:hAnsi="Arial" w:cs="Arial"/>
          <w:b/>
          <w:bCs/>
          <w:color w:val="auto"/>
          <w:sz w:val="24"/>
          <w:szCs w:val="24"/>
          <w:lang w:eastAsia="en-US"/>
        </w:rPr>
      </w:pPr>
      <w:bookmarkStart w:name="_Toc219708249" w:id="20"/>
      <w:r>
        <w:rPr>
          <w:rFonts w:ascii="Arial" w:hAnsi="Arial" w:cs="Arial"/>
          <w:b/>
          <w:bCs/>
          <w:color w:val="auto"/>
          <w:sz w:val="24"/>
          <w:szCs w:val="24"/>
          <w:lang w:eastAsia="en-US"/>
        </w:rPr>
        <w:t>Objetivo General</w:t>
      </w:r>
      <w:bookmarkEnd w:id="20"/>
    </w:p>
    <w:p w:rsidRPr="00F130B1" w:rsidR="00BA10EA" w:rsidP="007257C5" w:rsidRDefault="001E43C5" w14:paraId="5C530D69" w14:textId="51AEBAD5">
      <w:pPr>
        <w:jc w:val="both"/>
        <w:rPr>
          <w:rFonts w:ascii="Arial" w:hAnsi="Arial" w:cs="Arial"/>
          <w:sz w:val="24"/>
          <w:szCs w:val="24"/>
          <w:rPrChange w:author="Carlos Andres Guaita Ayala" w:date="2026-09-02T15:40:00Z" w16du:dateUtc="2026-09-02T20:40:00Z" w:id="21">
            <w:rPr>
              <w:rFonts w:ascii="Arial" w:hAnsi="Arial" w:cs="Arial"/>
              <w:iCs/>
              <w:color w:val="0000FF"/>
              <w:sz w:val="24"/>
              <w:szCs w:val="24"/>
            </w:rPr>
          </w:rPrChange>
        </w:rPr>
      </w:pPr>
      <w:r>
        <w:rPr>
          <w:rFonts w:ascii="Arial" w:hAnsi="Arial" w:cs="Arial"/>
          <w:sz w:val="24"/>
          <w:szCs w:val="24"/>
        </w:rPr>
        <w:t>Desarrollar</w:t>
      </w:r>
      <w:del w:author="Carlos Andres Guaita Ayala" w:date="2026-09-02T15:38:00Z" w16du:dateUtc="2026-09-02T20:38:00Z" w:id="22">
        <w:r w:rsidDel="00FB23BF">
          <w:rPr>
            <w:rFonts w:ascii="Arial" w:hAnsi="Arial" w:cs="Arial"/>
            <w:sz w:val="24"/>
            <w:szCs w:val="24"/>
          </w:rPr>
          <w:delText xml:space="preserve"> y validar, durante las doce semanas del módulo de titulación,</w:delText>
        </w:r>
      </w:del>
      <w:r>
        <w:rPr>
          <w:rFonts w:ascii="Arial" w:hAnsi="Arial" w:cs="Arial"/>
          <w:sz w:val="24"/>
          <w:szCs w:val="24"/>
        </w:rPr>
        <w:t xml:space="preserve"> un sistema inteligente de predicción temprana de mora crediticia para Banco ProCredit, </w:t>
      </w:r>
      <w:del w:author="Carlos Andres Guaita Ayala" w:date="2026-09-02T15:40:00Z" w16du:dateUtc="2026-09-02T20:40:00Z" w:id="23">
        <w:r w:rsidDel="00F130B1">
          <w:rPr>
            <w:rFonts w:ascii="Arial" w:hAnsi="Arial" w:cs="Arial"/>
            <w:sz w:val="24"/>
            <w:szCs w:val="24"/>
          </w:rPr>
          <w:delText xml:space="preserve">mediante la implementación </w:delText>
        </w:r>
      </w:del>
      <w:ins w:author="Carlos Andres Guaita Ayala" w:date="2026-09-02T15:40:00Z" w16du:dateUtc="2026-09-02T20:40:00Z" w:id="24">
        <w:r w:rsidR="00F130B1">
          <w:rPr>
            <w:rFonts w:ascii="Arial" w:hAnsi="Arial" w:cs="Arial"/>
            <w:sz w:val="24"/>
            <w:szCs w:val="24"/>
          </w:rPr>
          <w:t>que utilice</w:t>
        </w:r>
      </w:ins>
      <w:del w:author="Carlos Andres Guaita Ayala" w:date="2026-09-02T15:40:00Z" w16du:dateUtc="2026-09-02T20:40:00Z" w:id="25">
        <w:r w:rsidDel="00F130B1">
          <w:rPr>
            <w:rFonts w:ascii="Arial" w:hAnsi="Arial" w:cs="Arial"/>
            <w:sz w:val="24"/>
            <w:szCs w:val="24"/>
          </w:rPr>
          <w:delText>de</w:delText>
        </w:r>
      </w:del>
      <w:r>
        <w:rPr>
          <w:rFonts w:ascii="Arial" w:hAnsi="Arial" w:cs="Arial"/>
          <w:sz w:val="24"/>
          <w:szCs w:val="24"/>
        </w:rPr>
        <w:t xml:space="preserve"> un modelo de aprendizaje automático explicable</w:t>
      </w:r>
      <w:ins w:author="Carlos Andres Guaita Ayala" w:date="2026-09-02T15:38:00Z" w16du:dateUtc="2026-09-02T20:38:00Z" w:id="26">
        <w:r w:rsidR="00FB23BF">
          <w:rPr>
            <w:rFonts w:ascii="Arial" w:hAnsi="Arial" w:cs="Arial"/>
            <w:sz w:val="24"/>
            <w:szCs w:val="24"/>
          </w:rPr>
          <w:t>,</w:t>
        </w:r>
      </w:ins>
      <w:r>
        <w:rPr>
          <w:rFonts w:ascii="Arial" w:hAnsi="Arial" w:cs="Arial"/>
          <w:sz w:val="24"/>
          <w:szCs w:val="24"/>
        </w:rPr>
        <w:t xml:space="preserve"> integrado en una arquitectura reproducible y monitoreable (MLOps), </w:t>
      </w:r>
      <w:commentRangeStart w:id="27"/>
      <w:del w:author="Carlos Andres Guaita Ayala" w:date="2026-09-02T15:39:00Z" w16du:dateUtc="2026-09-02T20:39:00Z" w:id="28">
        <w:r w:rsidDel="0030052E">
          <w:rPr>
            <w:rFonts w:ascii="Arial" w:hAnsi="Arial" w:cs="Arial"/>
            <w:sz w:val="24"/>
            <w:szCs w:val="24"/>
          </w:rPr>
          <w:delText>con el propósito de optimizar</w:delText>
        </w:r>
      </w:del>
      <w:ins w:author="Carlos Andres Guaita Ayala" w:date="2026-09-02T15:39:00Z" w16du:dateUtc="2026-09-02T20:39:00Z" w:id="29">
        <w:r w:rsidR="0030052E">
          <w:rPr>
            <w:rFonts w:ascii="Arial" w:hAnsi="Arial" w:cs="Arial"/>
            <w:sz w:val="24"/>
            <w:szCs w:val="24"/>
          </w:rPr>
          <w:t>que</w:t>
        </w:r>
      </w:ins>
      <w:ins w:author="Carlos Andres Guaita Ayala" w:date="2026-09-02T15:41:00Z" w16du:dateUtc="2026-09-02T20:41:00Z" w:id="30">
        <w:r w:rsidR="00D162B8">
          <w:rPr>
            <w:rFonts w:ascii="Arial" w:hAnsi="Arial" w:cs="Arial"/>
            <w:sz w:val="24"/>
            <w:szCs w:val="24"/>
          </w:rPr>
          <w:t xml:space="preserve"> apoye a</w:t>
        </w:r>
      </w:ins>
      <w:r>
        <w:rPr>
          <w:rFonts w:ascii="Arial" w:hAnsi="Arial" w:cs="Arial"/>
          <w:sz w:val="24"/>
          <w:szCs w:val="24"/>
        </w:rPr>
        <w:t xml:space="preserve"> la priorización de la cartera en el Área de Recuperación y fortalecer la trazabilidad y auditabilidad de las decisiones asociadas a la gestión del riesgo crediticio.</w:t>
      </w:r>
      <w:commentRangeEnd w:id="27"/>
      <w:r w:rsidRPr="00F130B1" w:rsidR="00564278">
        <w:rPr>
          <w:rStyle w:val="Refdecomentario"/>
          <w:rFonts w:ascii="Arial" w:hAnsi="Arial" w:cs="Arial"/>
          <w:sz w:val="24"/>
          <w:szCs w:val="24"/>
          <w:rPrChange w:author="Carlos Andres Guaita Ayala" w:date="2026-09-02T15:40:00Z" w16du:dateUtc="2026-09-02T20:40:00Z" w:id="31">
            <w:rPr>
              <w:rStyle w:val="Refdecomentario"/>
              <w:rFonts w:ascii="Arial" w:hAnsi="Arial" w:cs="Arial"/>
              <w:iCs/>
              <w:color w:val="0000FF"/>
              <w:sz w:val="24"/>
              <w:szCs w:val="24"/>
            </w:rPr>
          </w:rPrChange>
        </w:rPr>
        <w:commentReference w:id="27"/>
      </w:r>
    </w:p>
    <w:p w:rsidRPr="00766F10" w:rsidR="00766F10" w:rsidP="00766F10" w:rsidRDefault="00766F10" w14:paraId="3562D26F" w14:textId="11E31AFF">
      <w:pPr>
        <w:jc w:val="both"/>
        <w:rPr>
          <w:rFonts w:ascii="Arial" w:hAnsi="Arial" w:cs="Arial"/>
          <w:sz w:val="24"/>
          <w:szCs w:val="24"/>
        </w:rPr>
      </w:pPr>
    </w:p>
    <w:p w:rsidR="00075E53" w:rsidP="00075E53" w:rsidRDefault="00075E53" w14:paraId="26120294" w14:textId="779F532A">
      <w:pPr>
        <w:pStyle w:val="Ttulo2"/>
        <w:numPr>
          <w:ilvl w:val="1"/>
          <w:numId w:val="6"/>
        </w:numPr>
        <w:rPr>
          <w:rFonts w:ascii="Arial" w:hAnsi="Arial" w:cs="Arial"/>
          <w:b/>
          <w:bCs/>
          <w:color w:val="auto"/>
          <w:sz w:val="24"/>
          <w:szCs w:val="24"/>
          <w:lang w:eastAsia="en-US"/>
        </w:rPr>
      </w:pPr>
      <w:bookmarkStart w:name="_Toc219708250" w:id="32"/>
      <w:r>
        <w:rPr>
          <w:rFonts w:ascii="Arial" w:hAnsi="Arial" w:cs="Arial"/>
          <w:b/>
          <w:bCs/>
          <w:color w:val="auto"/>
          <w:sz w:val="24"/>
          <w:szCs w:val="24"/>
          <w:lang w:eastAsia="en-US"/>
        </w:rPr>
        <w:t>Objetivos Específicos</w:t>
      </w:r>
      <w:bookmarkEnd w:id="32"/>
    </w:p>
    <w:p w:rsidR="00075E53" w:rsidP="00075E53" w:rsidRDefault="00075E53" w14:paraId="559F5ED6" w14:textId="46A42DB9">
      <w:pPr>
        <w:jc w:val="both"/>
        <w:rPr>
          <w:rFonts w:ascii="Arial" w:hAnsi="Arial" w:cs="Arial"/>
          <w:iCs/>
          <w:color w:val="0000FF"/>
          <w:sz w:val="24"/>
          <w:szCs w:val="24"/>
        </w:rPr>
      </w:pPr>
    </w:p>
    <w:p w:rsidR="007B72DB" w:rsidRDefault="00000000" w14:paraId="296F2AA0" w14:textId="34C27A68">
      <w:pPr>
        <w:jc w:val="both"/>
      </w:pPr>
      <w:commentRangeStart w:id="33"/>
      <w:r>
        <w:rPr>
          <w:rFonts w:ascii="Arial" w:hAnsi="Arial" w:cs="Arial"/>
          <w:sz w:val="24"/>
          <w:szCs w:val="24"/>
        </w:rPr>
        <w:t xml:space="preserve">Analizar, </w:t>
      </w:r>
      <w:del w:author="Carlos Andres Guaita Ayala" w:date="2026-09-02T15:43:00Z" w16du:dateUtc="2026-09-02T20:43:00Z" w:id="34">
        <w:r w:rsidDel="004B24CE">
          <w:rPr>
            <w:rFonts w:ascii="Arial" w:hAnsi="Arial" w:cs="Arial"/>
            <w:sz w:val="24"/>
            <w:szCs w:val="24"/>
          </w:rPr>
          <w:delText xml:space="preserve">durante las semanas 1 y 2 del proyecto, la procedencia, </w:delText>
        </w:r>
      </w:del>
      <w:r>
        <w:rPr>
          <w:rFonts w:ascii="Arial" w:hAnsi="Arial" w:cs="Arial"/>
          <w:sz w:val="24"/>
          <w:szCs w:val="24"/>
        </w:rPr>
        <w:t xml:space="preserve">la calidad y la consistencia de las 33 variables contempladas en el inventario institucional, con </w:t>
      </w:r>
      <w:r>
        <w:rPr>
          <w:rFonts w:ascii="Arial" w:hAnsi="Arial" w:cs="Arial"/>
          <w:sz w:val="24"/>
          <w:szCs w:val="24"/>
        </w:rPr>
        <w:lastRenderedPageBreak/>
        <w:t>el fin de aprobar el diccionario de datos, la unidad de análisis cliente-operación y la etiqueta ordinal mora_h90, documentando en su totalidad los registros duplicados, los valores faltantes, el desbalance de clases y los riesgos de fuga de información.</w:t>
      </w:r>
      <w:commentRangeEnd w:id="33"/>
      <w:r w:rsidR="009359D7">
        <w:rPr>
          <w:rStyle w:val="Refdecomentario"/>
          <w:sz w:val="22"/>
          <w:szCs w:val="22"/>
        </w:rPr>
        <w:commentReference w:id="33"/>
      </w:r>
    </w:p>
    <w:p w:rsidR="007B72DB" w:rsidRDefault="00000000" w14:paraId="28C30AF4" w14:textId="61CE32CD">
      <w:pPr>
        <w:jc w:val="both"/>
      </w:pPr>
      <w:r>
        <w:rPr>
          <w:rFonts w:ascii="Arial" w:hAnsi="Arial" w:cs="Arial"/>
          <w:sz w:val="24"/>
          <w:szCs w:val="24"/>
        </w:rPr>
        <w:t>Diseñar,</w:t>
      </w:r>
      <w:del w:author="Carlos Andres Guaita Ayala" w:date="2026-09-02T15:44:00Z" w16du:dateUtc="2026-09-02T20:44:00Z" w:id="35">
        <w:r w:rsidDel="009359D7">
          <w:rPr>
            <w:rFonts w:ascii="Arial" w:hAnsi="Arial" w:cs="Arial"/>
            <w:sz w:val="24"/>
            <w:szCs w:val="24"/>
          </w:rPr>
          <w:delText xml:space="preserve"> entre las semanas 3 y 4,</w:delText>
        </w:r>
      </w:del>
      <w:r>
        <w:rPr>
          <w:rFonts w:ascii="Arial" w:hAnsi="Arial" w:cs="Arial"/>
          <w:sz w:val="24"/>
          <w:szCs w:val="24"/>
        </w:rPr>
        <w:t xml:space="preserve"> una arquitectura reproducible para la ingesta, </w:t>
      </w:r>
      <w:del w:author="Carlos Andres Guaita Ayala" w:date="2026-09-02T15:44:00Z" w16du:dateUtc="2026-09-02T20:44:00Z" w:id="36">
        <w:r w:rsidDel="00497D4E">
          <w:rPr>
            <w:rFonts w:ascii="Arial" w:hAnsi="Arial" w:cs="Arial"/>
            <w:sz w:val="24"/>
            <w:szCs w:val="24"/>
          </w:rPr>
          <w:delText xml:space="preserve">el </w:delText>
        </w:r>
      </w:del>
      <w:r>
        <w:rPr>
          <w:rFonts w:ascii="Arial" w:hAnsi="Arial" w:cs="Arial"/>
          <w:sz w:val="24"/>
          <w:szCs w:val="24"/>
        </w:rPr>
        <w:t>entrenamiento,</w:t>
      </w:r>
      <w:del w:author="Carlos Andres Guaita Ayala" w:date="2026-09-02T15:44:00Z" w16du:dateUtc="2026-09-02T20:44:00Z" w:id="37">
        <w:r w:rsidDel="00497D4E">
          <w:rPr>
            <w:rFonts w:ascii="Arial" w:hAnsi="Arial" w:cs="Arial"/>
            <w:sz w:val="24"/>
            <w:szCs w:val="24"/>
          </w:rPr>
          <w:delText xml:space="preserve"> la</w:delText>
        </w:r>
      </w:del>
      <w:r>
        <w:rPr>
          <w:rFonts w:ascii="Arial" w:hAnsi="Arial" w:cs="Arial"/>
          <w:sz w:val="24"/>
          <w:szCs w:val="24"/>
        </w:rPr>
        <w:t xml:space="preserve"> inferencia y </w:t>
      </w:r>
      <w:del w:author="Carlos Andres Guaita Ayala" w:date="2026-09-02T15:44:00Z" w16du:dateUtc="2026-09-02T20:44:00Z" w:id="38">
        <w:r w:rsidDel="00497D4E">
          <w:rPr>
            <w:rFonts w:ascii="Arial" w:hAnsi="Arial" w:cs="Arial"/>
            <w:sz w:val="24"/>
            <w:szCs w:val="24"/>
          </w:rPr>
          <w:delText xml:space="preserve">el </w:delText>
        </w:r>
      </w:del>
      <w:r>
        <w:rPr>
          <w:rFonts w:ascii="Arial" w:hAnsi="Arial" w:cs="Arial"/>
          <w:sz w:val="24"/>
          <w:szCs w:val="24"/>
        </w:rPr>
        <w:t>monitoreo del producto mínimo viable, verificando el versionamiento de datos y modelos mediante DVC, el registro sistemático de experimentos con MLflow y la construcción de una imagen Docker funcional y libre de errores críticos.</w:t>
      </w:r>
    </w:p>
    <w:p w:rsidR="007B72DB" w:rsidRDefault="00000000" w14:paraId="5D87E969" w14:textId="63AB7DF5">
      <w:pPr>
        <w:jc w:val="both"/>
      </w:pPr>
      <w:del w:author="Carlos Andres Guaita Ayala" w:date="2026-09-02T15:45:00Z" w16du:dateUtc="2026-09-02T20:45:00Z" w:id="39">
        <w:r w:rsidDel="00497D4E">
          <w:rPr>
            <w:rFonts w:ascii="Arial" w:hAnsi="Arial" w:cs="Arial"/>
            <w:sz w:val="24"/>
            <w:szCs w:val="24"/>
          </w:rPr>
          <w:delText>Implementar y comparar, en las semanas 5 y 6,</w:delText>
        </w:r>
      </w:del>
      <w:ins w:author="Carlos Andres Guaita Ayala" w:date="2026-09-02T15:45:00Z" w16du:dateUtc="2026-09-02T20:45:00Z" w:id="40">
        <w:r w:rsidR="00497D4E">
          <w:rPr>
            <w:rFonts w:ascii="Arial" w:hAnsi="Arial" w:cs="Arial"/>
            <w:sz w:val="24"/>
            <w:szCs w:val="24"/>
          </w:rPr>
          <w:t>Desarrollar</w:t>
        </w:r>
      </w:ins>
      <w:r>
        <w:rPr>
          <w:rFonts w:ascii="Arial" w:hAnsi="Arial" w:cs="Arial"/>
          <w:sz w:val="24"/>
          <w:szCs w:val="24"/>
        </w:rPr>
        <w:t xml:space="preserve"> una regresión logística multinomial u ordinal como línea base interpretable frente a cuatro modelos de ensamble —Random Forest, XGBoost, LightGBM y CatBoost—, aplicando una validación estratificada y temporal libre de fuga de información, </w:t>
      </w:r>
      <w:del w:author="Carlos Andres Guaita Ayala" w:date="2026-09-02T15:46:00Z" w16du:dateUtc="2026-09-02T20:46:00Z" w:id="41">
        <w:r w:rsidDel="00771E20">
          <w:rPr>
            <w:rFonts w:ascii="Arial" w:hAnsi="Arial" w:cs="Arial"/>
            <w:sz w:val="24"/>
            <w:szCs w:val="24"/>
          </w:rPr>
          <w:delText>con el propósito de seleccionar, bajo un protocolo común y reproducible, el modelo con mayor utilidad predictiva y operativa.</w:delText>
        </w:r>
      </w:del>
    </w:p>
    <w:p w:rsidR="007B72DB" w:rsidRDefault="00000000" w14:paraId="421258E1" w14:textId="75D916F5">
      <w:pPr>
        <w:jc w:val="both"/>
      </w:pPr>
      <w:r>
        <w:rPr>
          <w:rFonts w:ascii="Arial" w:hAnsi="Arial" w:cs="Arial"/>
          <w:sz w:val="24"/>
          <w:szCs w:val="24"/>
        </w:rPr>
        <w:t>Evaluar,</w:t>
      </w:r>
      <w:del w:author="Carlos Andres Guaita Ayala" w:date="2026-09-02T15:46:00Z" w16du:dateUtc="2026-09-02T20:46:00Z" w:id="42">
        <w:r w:rsidDel="00771E20">
          <w:rPr>
            <w:rFonts w:ascii="Arial" w:hAnsi="Arial" w:cs="Arial"/>
            <w:sz w:val="24"/>
            <w:szCs w:val="24"/>
          </w:rPr>
          <w:delText xml:space="preserve"> durante las semanas 7 y 8,</w:delText>
        </w:r>
      </w:del>
      <w:r>
        <w:rPr>
          <w:rFonts w:ascii="Arial" w:hAnsi="Arial" w:cs="Arial"/>
          <w:sz w:val="24"/>
          <w:szCs w:val="24"/>
        </w:rPr>
        <w:t xml:space="preserve"> el desempeño,</w:t>
      </w:r>
      <w:del w:author="Carlos Andres Guaita Ayala" w:date="2026-09-02T15:46:00Z" w16du:dateUtc="2026-09-02T20:46:00Z" w:id="43">
        <w:r w:rsidDel="00771E20">
          <w:rPr>
            <w:rFonts w:ascii="Arial" w:hAnsi="Arial" w:cs="Arial"/>
            <w:sz w:val="24"/>
            <w:szCs w:val="24"/>
          </w:rPr>
          <w:delText xml:space="preserve"> la</w:delText>
        </w:r>
      </w:del>
      <w:r>
        <w:rPr>
          <w:rFonts w:ascii="Arial" w:hAnsi="Arial" w:cs="Arial"/>
          <w:sz w:val="24"/>
          <w:szCs w:val="24"/>
        </w:rPr>
        <w:t xml:space="preserve"> calibración, </w:t>
      </w:r>
      <w:del w:author="Carlos Andres Guaita Ayala" w:date="2026-09-02T15:46:00Z" w16du:dateUtc="2026-09-02T20:46:00Z" w:id="44">
        <w:r w:rsidDel="00771E20">
          <w:rPr>
            <w:rFonts w:ascii="Arial" w:hAnsi="Arial" w:cs="Arial"/>
            <w:sz w:val="24"/>
            <w:szCs w:val="24"/>
          </w:rPr>
          <w:delText>la</w:delText>
        </w:r>
      </w:del>
      <w:r>
        <w:rPr>
          <w:rFonts w:ascii="Arial" w:hAnsi="Arial" w:cs="Arial"/>
          <w:sz w:val="24"/>
          <w:szCs w:val="24"/>
        </w:rPr>
        <w:t xml:space="preserve"> robustez, </w:t>
      </w:r>
      <w:del w:author="Carlos Andres Guaita Ayala" w:date="2026-09-02T15:46:00Z" w16du:dateUtc="2026-09-02T20:46:00Z" w:id="45">
        <w:r w:rsidDel="00771E20">
          <w:rPr>
            <w:rFonts w:ascii="Arial" w:hAnsi="Arial" w:cs="Arial"/>
            <w:sz w:val="24"/>
            <w:szCs w:val="24"/>
          </w:rPr>
          <w:delText xml:space="preserve">la </w:delText>
        </w:r>
      </w:del>
      <w:r>
        <w:rPr>
          <w:rFonts w:ascii="Arial" w:hAnsi="Arial" w:cs="Arial"/>
          <w:sz w:val="24"/>
          <w:szCs w:val="24"/>
        </w:rPr>
        <w:t xml:space="preserve">equidad y </w:t>
      </w:r>
      <w:del w:author="Carlos Andres Guaita Ayala" w:date="2026-09-02T15:46:00Z" w16du:dateUtc="2026-09-02T20:46:00Z" w:id="46">
        <w:r w:rsidDel="00771E20">
          <w:rPr>
            <w:rFonts w:ascii="Arial" w:hAnsi="Arial" w:cs="Arial"/>
            <w:sz w:val="24"/>
            <w:szCs w:val="24"/>
          </w:rPr>
          <w:delText>la</w:delText>
        </w:r>
      </w:del>
      <w:r>
        <w:rPr>
          <w:rFonts w:ascii="Arial" w:hAnsi="Arial" w:cs="Arial"/>
          <w:sz w:val="24"/>
          <w:szCs w:val="24"/>
        </w:rPr>
        <w:t xml:space="preserve"> explicabilidad del modelo</w:t>
      </w:r>
      <w:del w:author="Carlos Andres Guaita Ayala" w:date="2026-09-02T15:46:00Z" w16du:dateUtc="2026-09-02T20:46:00Z" w:id="47">
        <w:r w:rsidDel="00771E20">
          <w:rPr>
            <w:rFonts w:ascii="Arial" w:hAnsi="Arial" w:cs="Arial"/>
            <w:sz w:val="24"/>
            <w:szCs w:val="24"/>
          </w:rPr>
          <w:delText xml:space="preserve"> seleccionado</w:delText>
        </w:r>
      </w:del>
      <w:r>
        <w:rPr>
          <w:rFonts w:ascii="Arial" w:hAnsi="Arial" w:cs="Arial"/>
          <w:sz w:val="24"/>
          <w:szCs w:val="24"/>
        </w:rPr>
        <w:t xml:space="preserve">, contrastando los resultados obtenidos frente a los umbrales de aceptación definidos </w:t>
      </w:r>
      <w:del w:author="Carlos Andres Guaita Ayala" w:date="2026-09-02T15:46:00Z" w16du:dateUtc="2026-09-02T20:46:00Z" w:id="48">
        <w:r w:rsidDel="00771E20">
          <w:rPr>
            <w:rFonts w:ascii="Arial" w:hAnsi="Arial" w:cs="Arial"/>
            <w:sz w:val="24"/>
            <w:szCs w:val="24"/>
          </w:rPr>
          <w:delText>y generando explicaciones SHAP para la totalidad de las predicciones válidas del conjunto de prueba, con el fin de sustentar técnicamente su idoneidad conforme a la norma ISO/IEC 25059.</w:delText>
        </w:r>
      </w:del>
    </w:p>
    <w:p w:rsidR="007B72DB" w:rsidRDefault="00000000" w14:paraId="54E8939E" w14:textId="77777777">
      <w:pPr>
        <w:jc w:val="both"/>
      </w:pPr>
      <w:commentRangeStart w:id="49"/>
      <w:r>
        <w:rPr>
          <w:rFonts w:ascii="Arial" w:hAnsi="Arial" w:cs="Arial"/>
          <w:sz w:val="24"/>
          <w:szCs w:val="24"/>
        </w:rPr>
        <w:t>Integrar y validar, entre las semanas 9 y 12, el modelo seleccionado en un producto mínimo viable compuesto por una API desarrollada en FastAPI y una interfaz en Streamlit, garantizando una latencia p95 igual o inferior a dos segundos, la aprobación del cien por ciento de los casos críticos de la prueba de aceptación de usuario (UAT) y la disponibilidad de un procedimiento verificado de monitoreo de drift y de rollback.</w:t>
      </w:r>
      <w:commentRangeEnd w:id="49"/>
      <w:r w:rsidR="00D96034">
        <w:rPr>
          <w:rStyle w:val="Refdecomentario"/>
          <w:sz w:val="22"/>
          <w:szCs w:val="22"/>
        </w:rPr>
        <w:commentReference w:id="49"/>
      </w:r>
    </w:p>
    <w:p w:rsidR="007B72DB" w:rsidRDefault="007B72DB" w14:paraId="7973F31B" w14:textId="77777777">
      <w:pPr>
        <w:jc w:val="both"/>
      </w:pPr>
    </w:p>
    <w:p w:rsidR="00EB41D5" w:rsidP="00075E53" w:rsidRDefault="00EB41D5" w14:paraId="0A02EAEB" w14:textId="77777777">
      <w:pPr>
        <w:jc w:val="both"/>
        <w:rPr>
          <w:rFonts w:ascii="Arial" w:hAnsi="Arial" w:cs="Arial"/>
          <w:iCs/>
          <w:color w:val="0000FF"/>
          <w:sz w:val="24"/>
          <w:szCs w:val="24"/>
        </w:rPr>
      </w:pPr>
    </w:p>
    <w:p w:rsidRPr="00FD5FD8" w:rsidR="00CE781B" w:rsidP="00FD5FD8" w:rsidRDefault="00CE781B" w14:paraId="6CB0A431" w14:textId="77777777">
      <w:pPr>
        <w:pStyle w:val="Ttulo1"/>
        <w:numPr>
          <w:ilvl w:val="0"/>
          <w:numId w:val="6"/>
        </w:numPr>
        <w:rPr>
          <w:rFonts w:ascii="Arial" w:hAnsi="Arial" w:cs="Arial"/>
        </w:rPr>
      </w:pPr>
      <w:bookmarkStart w:name="_Toc219708251" w:id="50"/>
      <w:r>
        <w:rPr>
          <w:rFonts w:ascii="Arial" w:hAnsi="Arial" w:cs="Arial"/>
        </w:rPr>
        <w:t>Alcance</w:t>
      </w:r>
      <w:bookmarkEnd w:id="50"/>
    </w:p>
    <w:p w:rsidRPr="00726525" w:rsidR="00CE781B" w:rsidP="6BF677D6" w:rsidRDefault="00CE781B" w14:paraId="5CEA80C3" w14:textId="06182D1E">
      <w:pPr>
        <w:pStyle w:val="Ttulo1"/>
        <w:ind w:left="0"/>
        <w:rPr>
          <w:rFonts w:ascii="Arial" w:hAnsi="Arial" w:cs="Arial"/>
        </w:rPr>
      </w:pPr>
    </w:p>
    <w:p w:rsidR="00CE781B" w:rsidP="00F03185" w:rsidRDefault="73EAA6E5" w14:paraId="4F97D154" w14:textId="3F082BFC">
      <w:pPr>
        <w:pStyle w:val="Ttulo2"/>
        <w:numPr>
          <w:ilvl w:val="1"/>
          <w:numId w:val="6"/>
        </w:numPr>
        <w:rPr>
          <w:rFonts w:ascii="Arial" w:hAnsi="Arial" w:cs="Arial"/>
          <w:b/>
          <w:bCs/>
          <w:color w:val="auto"/>
          <w:sz w:val="24"/>
          <w:szCs w:val="24"/>
          <w:lang w:eastAsia="en-US"/>
        </w:rPr>
      </w:pPr>
      <w:bookmarkStart w:name="_Toc219708252" w:id="51"/>
      <w:commentRangeStart w:id="52"/>
      <w:r>
        <w:rPr>
          <w:rFonts w:ascii="Arial" w:hAnsi="Arial" w:cs="Arial"/>
          <w:b/>
          <w:bCs/>
          <w:color w:val="auto"/>
          <w:sz w:val="24"/>
          <w:szCs w:val="24"/>
          <w:lang w:eastAsia="en-US"/>
        </w:rPr>
        <w:t>Alcance de la solución seleccionada</w:t>
      </w:r>
      <w:bookmarkEnd w:id="51"/>
      <w:commentRangeEnd w:id="52"/>
      <w:r w:rsidR="002440B1">
        <w:rPr>
          <w:rStyle w:val="Refdecomentario"/>
          <w:rFonts w:ascii="Arial" w:hAnsi="Arial" w:cs="Arial"/>
          <w:b/>
          <w:bCs/>
          <w:color w:val="auto"/>
          <w:sz w:val="24"/>
          <w:szCs w:val="24"/>
          <w:lang w:eastAsia="en-US"/>
        </w:rPr>
        <w:commentReference w:id="52"/>
      </w:r>
    </w:p>
    <w:p w:rsidR="007B72DB" w:rsidRDefault="00000000" w14:paraId="7042436C" w14:textId="77777777">
      <w:pPr>
        <w:jc w:val="both"/>
      </w:pPr>
      <w:r>
        <w:rPr>
          <w:rFonts w:ascii="Arial" w:hAnsi="Arial" w:cs="Arial"/>
          <w:sz w:val="24"/>
          <w:szCs w:val="24"/>
        </w:rPr>
        <w:t xml:space="preserve">El proyecto abarca la preparación y validación de los datos autorizados por Banco ProCredit; el análisis exploratorio y el tratamiento de calidad, duplicidad y desbalance de la base piloto; el entrenamiento, la comparación y la selección de modelos de aprendizaje automático ordinal multiclase; la generación de explicaciones locales y globales mediante SHAP; el desarrollo de una API en FastAPI y de una interfaz en Streamlit; la implementación de un esquema inicial </w:t>
      </w:r>
      <w:r>
        <w:rPr>
          <w:rFonts w:ascii="Arial" w:hAnsi="Arial" w:cs="Arial"/>
          <w:sz w:val="24"/>
          <w:szCs w:val="24"/>
        </w:rPr>
        <w:lastRenderedPageBreak/>
        <w:t>de monitoreo de desempeño y drift; y la ejecución de pruebas técnicas y de aceptación de usuario (UAT) con los gestores designados del Área de Recuperación.</w:t>
      </w:r>
    </w:p>
    <w:p w:rsidR="007B72DB" w:rsidRDefault="00000000" w14:paraId="392186BD" w14:textId="77777777">
      <w:pPr>
        <w:jc w:val="both"/>
      </w:pPr>
      <w:r>
        <w:rPr>
          <w:rFonts w:ascii="Arial" w:hAnsi="Arial" w:cs="Arial"/>
          <w:sz w:val="24"/>
          <w:szCs w:val="24"/>
        </w:rPr>
        <w:t>El proyecto no abarca la integración con el core bancario ni con los sistemas transaccionales de la entidad; el despliegue en infraestructura productiva a escala; la automatización de decisiones de crédito, cobranza o castigo de cartera; la adquisición de fuentes de datos adicionales sin autorización formal del custodio de datos; ni la ejecución de acciones automáticas sobre los clientes sin supervisión humana.</w:t>
      </w:r>
    </w:p>
    <w:p w:rsidR="007B72DB" w:rsidRDefault="00000000" w14:paraId="563AC7EA" w14:textId="77777777">
      <w:pPr>
        <w:jc w:val="both"/>
      </w:pPr>
      <w:r>
        <w:rPr>
          <w:rFonts w:ascii="Arial" w:hAnsi="Arial" w:cs="Arial"/>
          <w:sz w:val="24"/>
          <w:szCs w:val="24"/>
        </w:rPr>
        <w:t>Se asume que Banco ProCredit autorizará oportunamente el acceso a las 33 variables del inventario institucional y a la información necesaria para reconstruir la etiqueta mora_h90; que la base piloto de 8.399 registros resulta representativa del comportamiento de mora de la cartera analizada; y que el equipo de proyecto contará con la disponibilidad del custodio de datos y de un usuario validador durante las doce semanas de ejecución del módulo de titulación.</w:t>
      </w:r>
    </w:p>
    <w:p w:rsidRPr="00726525" w:rsidR="00422557" w:rsidP="00CE781B" w:rsidRDefault="00422557" w14:paraId="28CBEA5E" w14:textId="77777777">
      <w:pPr>
        <w:jc w:val="both"/>
        <w:rPr>
          <w:rFonts w:ascii="Arial" w:hAnsi="Arial" w:cs="Arial"/>
          <w:color w:val="0000FF"/>
          <w:sz w:val="24"/>
          <w:szCs w:val="24"/>
        </w:rPr>
      </w:pPr>
    </w:p>
    <w:p w:rsidRPr="00F03185" w:rsidR="2E62298C" w:rsidP="00F03185" w:rsidRDefault="2E62298C" w14:paraId="40260CCE" w14:textId="7EE59551">
      <w:pPr>
        <w:pStyle w:val="Ttulo2"/>
        <w:numPr>
          <w:ilvl w:val="1"/>
          <w:numId w:val="6"/>
        </w:numPr>
        <w:rPr>
          <w:rFonts w:ascii="Arial" w:hAnsi="Arial" w:cs="Arial"/>
          <w:b/>
          <w:bCs/>
          <w:color w:val="auto"/>
          <w:sz w:val="24"/>
          <w:szCs w:val="24"/>
          <w:lang w:eastAsia="en-US"/>
        </w:rPr>
      </w:pPr>
      <w:bookmarkStart w:name="_Toc219708253" w:id="53"/>
      <w:r>
        <w:rPr>
          <w:rFonts w:ascii="Arial" w:hAnsi="Arial" w:cs="Arial"/>
          <w:b/>
          <w:bCs/>
          <w:color w:val="auto"/>
          <w:sz w:val="24"/>
          <w:szCs w:val="24"/>
          <w:lang w:eastAsia="en-US"/>
        </w:rPr>
        <w:t>Limitaciones y restricciones del proyecto</w:t>
      </w:r>
      <w:bookmarkEnd w:id="53"/>
    </w:p>
    <w:p w:rsidR="007B72DB" w:rsidRDefault="00000000" w14:paraId="2814523F" w14:textId="77777777">
      <w:pPr>
        <w:jc w:val="both"/>
      </w:pPr>
      <w:r>
        <w:rPr>
          <w:rFonts w:ascii="Arial" w:hAnsi="Arial" w:cs="Arial"/>
          <w:i/>
          <w:iCs/>
          <w:sz w:val="24"/>
          <w:szCs w:val="24"/>
        </w:rPr>
        <w:t>Limitación:</w:t>
      </w:r>
    </w:p>
    <w:p w:rsidR="007B72DB" w:rsidRDefault="00000000" w14:paraId="2EA4067E" w14:textId="77777777">
      <w:pPr>
        <w:numPr>
          <w:ilvl w:val="0"/>
          <w:numId w:val="2"/>
        </w:numPr>
        <w:jc w:val="both"/>
        <w:rPr>
          <w:rFonts w:ascii="Arial" w:hAnsi="Arial" w:cs="Arial"/>
          <w:sz w:val="24"/>
          <w:szCs w:val="24"/>
        </w:rPr>
      </w:pPr>
      <w:r>
        <w:rPr>
          <w:rFonts w:ascii="Arial" w:hAnsi="Arial" w:cs="Arial"/>
          <w:sz w:val="24"/>
          <w:szCs w:val="24"/>
        </w:rPr>
        <w:t>No se desarrollará un modelo desde cero de tipo deep learning ni de procesamiento de lenguaje natural; el proyecto se circunscribe a algoritmos de aprendizaje automático supervisado sobre datos tabulares (regresión logística y modelos de ensamble basados en árboles).</w:t>
      </w:r>
    </w:p>
    <w:p w:rsidR="007B72DB" w:rsidRDefault="00000000" w14:paraId="6599CDD0" w14:textId="77777777">
      <w:pPr>
        <w:numPr>
          <w:ilvl w:val="0"/>
          <w:numId w:val="2"/>
        </w:numPr>
        <w:jc w:val="both"/>
        <w:rPr>
          <w:rFonts w:ascii="Arial" w:hAnsi="Arial" w:cs="Arial"/>
          <w:sz w:val="24"/>
          <w:szCs w:val="24"/>
        </w:rPr>
      </w:pPr>
      <w:r>
        <w:rPr>
          <w:rFonts w:ascii="Arial" w:hAnsi="Arial" w:cs="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rsidR="007B72DB" w:rsidRDefault="00000000" w14:paraId="58798DB0" w14:textId="77777777">
      <w:pPr>
        <w:numPr>
          <w:ilvl w:val="0"/>
          <w:numId w:val="2"/>
        </w:numPr>
        <w:jc w:val="both"/>
        <w:rPr>
          <w:rFonts w:ascii="Arial" w:hAnsi="Arial" w:cs="Arial"/>
          <w:sz w:val="24"/>
          <w:szCs w:val="24"/>
        </w:rPr>
      </w:pPr>
      <w:r>
        <w:rPr>
          <w:rFonts w:ascii="Arial" w:hAnsi="Arial" w:cs="Arial"/>
          <w:sz w:val="24"/>
          <w:szCs w:val="24"/>
        </w:rPr>
        <w:t>El modelo entregado corresponde a un producto mínimo viable (MVP) de apoyo a la decisión y no reemplaza el criterio profesional del gestor del Área de Recuperación, quien conservará la decisión final.</w:t>
      </w:r>
    </w:p>
    <w:p w:rsidR="007B72DB" w:rsidRDefault="00000000" w14:paraId="4A3D6CB5" w14:textId="77777777">
      <w:pPr>
        <w:jc w:val="both"/>
      </w:pPr>
      <w:r>
        <w:rPr>
          <w:rFonts w:ascii="Arial" w:hAnsi="Arial" w:cs="Arial"/>
          <w:i/>
          <w:iCs/>
          <w:sz w:val="24"/>
          <w:szCs w:val="24"/>
        </w:rPr>
        <w:t>Restricción:</w:t>
      </w:r>
    </w:p>
    <w:p w:rsidR="007B72DB" w:rsidRDefault="00000000" w14:paraId="31803871" w14:textId="77777777">
      <w:pPr>
        <w:numPr>
          <w:ilvl w:val="0"/>
          <w:numId w:val="2"/>
        </w:numPr>
        <w:jc w:val="both"/>
        <w:rPr>
          <w:rFonts w:ascii="Arial" w:hAnsi="Arial" w:cs="Arial"/>
          <w:sz w:val="24"/>
          <w:szCs w:val="24"/>
        </w:rPr>
      </w:pPr>
      <w:r>
        <w:rPr>
          <w:rFonts w:ascii="Arial" w:hAnsi="Arial" w:cs="Arial"/>
          <w:sz w:val="24"/>
          <w:szCs w:val="24"/>
        </w:rPr>
        <w:t>El desarrollo se ejecutará bajo el siguiente stack tecnológico: Python 3.11+, scikit-learn, XGBoost, LightGBM, CatBoost, SHAP, MLflow, DVC, FastAPI, Streamlit, Docker y Git.</w:t>
      </w:r>
    </w:p>
    <w:p w:rsidR="007B72DB" w:rsidRDefault="00000000" w14:paraId="1F0214FB" w14:textId="77777777">
      <w:pPr>
        <w:numPr>
          <w:ilvl w:val="0"/>
          <w:numId w:val="2"/>
        </w:numPr>
        <w:jc w:val="both"/>
        <w:rPr>
          <w:rFonts w:ascii="Arial" w:hAnsi="Arial" w:cs="Arial"/>
          <w:sz w:val="24"/>
          <w:szCs w:val="24"/>
        </w:rPr>
      </w:pPr>
      <w:r>
        <w:rPr>
          <w:rFonts w:ascii="Arial" w:hAnsi="Arial" w:cs="Arial"/>
          <w:sz w:val="24"/>
          <w:szCs w:val="24"/>
        </w:rPr>
        <w:t>El proyecto operará sobre un entorno de cómputo mínimo de 4 núcleos de CPU y 16 GB de RAM, sin requerimiento obligatorio de GPU.</w:t>
      </w:r>
    </w:p>
    <w:p w:rsidR="007B72DB" w:rsidRDefault="00000000" w14:paraId="2DEB9110" w14:textId="77777777">
      <w:pPr>
        <w:numPr>
          <w:ilvl w:val="0"/>
          <w:numId w:val="2"/>
        </w:numPr>
        <w:jc w:val="both"/>
        <w:rPr>
          <w:rFonts w:ascii="Arial" w:hAnsi="Arial" w:cs="Arial"/>
          <w:sz w:val="24"/>
          <w:szCs w:val="24"/>
        </w:rPr>
      </w:pPr>
      <w:r>
        <w:rPr>
          <w:rFonts w:ascii="Arial" w:hAnsi="Arial" w:cs="Arial"/>
          <w:sz w:val="24"/>
          <w:szCs w:val="24"/>
        </w:rPr>
        <w:lastRenderedPageBreak/>
        <w:t>El tratamiento de los datos deberá cumplir con la Ley Orgánica de Protección de Datos Personales (LOPDP) del Ecuador y con las políticas internas de seguridad de la información de Banco ProCredit.</w:t>
      </w:r>
    </w:p>
    <w:p w:rsidR="007B72DB" w:rsidRDefault="00000000" w14:paraId="4128EF46" w14:textId="77777777">
      <w:pPr>
        <w:numPr>
          <w:ilvl w:val="0"/>
          <w:numId w:val="2"/>
        </w:numPr>
        <w:jc w:val="both"/>
        <w:rPr>
          <w:rFonts w:ascii="Arial" w:hAnsi="Arial" w:cs="Arial"/>
          <w:sz w:val="24"/>
          <w:szCs w:val="24"/>
        </w:rPr>
      </w:pPr>
      <w:r>
        <w:rPr>
          <w:rFonts w:ascii="Arial" w:hAnsi="Arial" w:cs="Arial"/>
          <w:sz w:val="24"/>
          <w:szCs w:val="24"/>
        </w:rPr>
        <w:t>El proyecto deberá completarse dentro del cronograma de doce semanas establecido para el módulo de titulación.</w:t>
      </w:r>
    </w:p>
    <w:p w:rsidRPr="000F5AB1" w:rsidR="00EB41D5" w:rsidP="000F5AB1" w:rsidRDefault="00EB41D5" w14:paraId="32F82003" w14:textId="77777777">
      <w:pPr>
        <w:jc w:val="both"/>
        <w:rPr>
          <w:rFonts w:ascii="Arial" w:hAnsi="Arial" w:cs="Arial"/>
          <w:color w:val="0000FF"/>
          <w:sz w:val="24"/>
          <w:szCs w:val="24"/>
        </w:rPr>
      </w:pPr>
    </w:p>
    <w:p w:rsidR="00E660F8" w:rsidP="00133AA7" w:rsidRDefault="00E660F8" w14:paraId="3BBA90BF" w14:textId="0C429A64">
      <w:pPr>
        <w:pStyle w:val="Ttulo1"/>
        <w:numPr>
          <w:ilvl w:val="0"/>
          <w:numId w:val="6"/>
        </w:numPr>
        <w:spacing w:after="240"/>
        <w:rPr>
          <w:rFonts w:ascii="Arial" w:hAnsi="Arial" w:cs="Arial"/>
        </w:rPr>
        <w:pPrChange w:author="Carlos Andres Guaita Ayala" w:date="2026-09-02T15:49:00Z" w16du:dateUtc="2026-09-02T20:49:00Z" w:id="54">
          <w:pPr>
            <w:pStyle w:val="Ttulo1"/>
            <w:numPr>
              <w:numId w:val="6"/>
            </w:numPr>
            <w:ind w:left="564" w:hanging="360"/>
          </w:pPr>
        </w:pPrChange>
      </w:pPr>
      <w:bookmarkStart w:name="_Toc219708254" w:id="55"/>
      <w:r>
        <w:rPr>
          <w:rFonts w:ascii="Arial" w:hAnsi="Arial" w:cs="Arial"/>
        </w:rPr>
        <w:t>Planificación y costos del proyecto</w:t>
      </w:r>
      <w:bookmarkEnd w:id="55"/>
    </w:p>
    <w:p w:rsidR="007B72DB" w:rsidRDefault="00000000" w14:paraId="5A702FD0" w14:textId="77777777">
      <w:pPr>
        <w:jc w:val="both"/>
      </w:pPr>
      <w:r>
        <w:rPr>
          <w:rFonts w:ascii="Arial" w:hAnsi="Arial" w:cs="Arial"/>
          <w:sz w:val="24"/>
          <w:szCs w:val="24"/>
        </w:rPr>
        <w:t xml:space="preserve">La planificación del proyecto se organiza bajo un marco de gestión ágil de tipo Scrum, adaptado a las prácticas de MLOps descritas por Kreuzberger et al. (2023), mediante </w:t>
      </w:r>
      <w:commentRangeStart w:id="56"/>
      <w:r>
        <w:rPr>
          <w:rFonts w:ascii="Arial" w:hAnsi="Arial" w:cs="Arial"/>
          <w:sz w:val="24"/>
          <w:szCs w:val="24"/>
        </w:rPr>
        <w:t xml:space="preserve">seis sprints </w:t>
      </w:r>
      <w:commentRangeEnd w:id="56"/>
      <w:r w:rsidR="0081117F">
        <w:rPr>
          <w:rStyle w:val="Refdecomentario"/>
          <w:rFonts w:ascii="Arial" w:hAnsi="Arial" w:cs="Arial"/>
          <w:sz w:val="24"/>
          <w:szCs w:val="24"/>
        </w:rPr>
        <w:commentReference w:id="56"/>
      </w:r>
      <w:r>
        <w:rPr>
          <w:rFonts w:ascii="Arial" w:hAnsi="Arial" w:cs="Arial"/>
          <w:sz w:val="24"/>
          <w:szCs w:val="24"/>
        </w:rPr>
        <w:t>de una a dos semanas alineados a los cinco objetivos específicos definidos en la sección 3.2. Cada sprint cierra con un entregable verificable y un hito de aceptación, y el avance se revisa semanalmente entre los tres integrantes del equipo y el tutor del proyecto.</w:t>
      </w:r>
    </w:p>
    <w:p w:rsidR="007B72DB" w:rsidRDefault="00000000" w14:paraId="1CE7212C" w14:textId="77777777">
      <w:pPr>
        <w:jc w:val="both"/>
      </w:pPr>
      <w:r>
        <w:rPr>
          <w:rFonts w:ascii="Arial" w:hAnsi="Arial" w:cs="Arial"/>
          <w:sz w:val="24"/>
          <w:szCs w:val="24"/>
        </w:rPr>
        <w:t>La identificación de tareas y la asignación de responsables por sprint es la siguiente:</w:t>
      </w:r>
    </w:p>
    <w:p w:rsidR="007B72DB" w:rsidRDefault="00000000" w14:paraId="69F049F5" w14:textId="77777777">
      <w:pPr>
        <w:numPr>
          <w:ilvl w:val="0"/>
          <w:numId w:val="27"/>
        </w:numPr>
        <w:jc w:val="both"/>
      </w:pPr>
      <w:r>
        <w:rPr>
          <w:rFonts w:ascii="Arial" w:hAnsi="Arial" w:cs="Arial"/>
          <w:b/>
          <w:bCs/>
          <w:sz w:val="24"/>
          <w:szCs w:val="24"/>
        </w:rPr>
        <w:t xml:space="preserve">Sprint 1 (semanas 1-2) — Diagnóstico y gobierno de datos: </w:t>
      </w:r>
      <w:r>
        <w:rPr>
          <w:rFonts w:ascii="Arial" w:hAnsi="Arial" w:cs="Arial"/>
          <w:sz w:val="24"/>
          <w:szCs w:val="24"/>
        </w:rPr>
        <w:t>análisis de procedencia, calidad y consistencia de las 33 variables del inventario institucional, y aprobación del diccionario de datos y de la etiqueta ordinal mora_h90. Responsable principal: García Mora, con apoyo de Suasnavas Gutierrez y consulta al custodio de datos y a Riesgos de Crédito. Hito: informe de datos y diccionario aprobados.</w:t>
      </w:r>
    </w:p>
    <w:p w:rsidR="007B72DB" w:rsidRDefault="00000000" w14:paraId="425225F4" w14:textId="77777777">
      <w:pPr>
        <w:numPr>
          <w:ilvl w:val="0"/>
          <w:numId w:val="27"/>
        </w:numPr>
        <w:jc w:val="both"/>
      </w:pPr>
      <w:r>
        <w:rPr>
          <w:rFonts w:ascii="Arial" w:hAnsi="Arial" w:cs="Arial"/>
          <w:b/>
          <w:bCs/>
          <w:sz w:val="24"/>
          <w:szCs w:val="24"/>
        </w:rPr>
        <w:t xml:space="preserve">Sprint 2 (semanas 3-4) — Arquitectura reproducible: </w:t>
      </w:r>
      <w:r>
        <w:rPr>
          <w:rFonts w:ascii="Arial" w:hAnsi="Arial" w:cs="Arial"/>
          <w:sz w:val="24"/>
          <w:szCs w:val="24"/>
        </w:rPr>
        <w:t>diseño del pipeline de ingesta, entrenamiento, inferencia y monitoreo; versionamiento de datos y modelos con DVC; registro de experimentos con MLflow; construcción de una imagen Docker funcional. Responsable principal: Olmedo Coronel, con apoyo de García Mora. Hito: pipeline reproducible y línea base logística registrada.</w:t>
      </w:r>
    </w:p>
    <w:p w:rsidR="007B72DB" w:rsidRDefault="00000000" w14:paraId="6486D555" w14:textId="77777777">
      <w:pPr>
        <w:numPr>
          <w:ilvl w:val="0"/>
          <w:numId w:val="27"/>
        </w:numPr>
        <w:jc w:val="both"/>
      </w:pPr>
      <w:r>
        <w:rPr>
          <w:rFonts w:ascii="Arial" w:hAnsi="Arial" w:cs="Arial"/>
          <w:b/>
          <w:bCs/>
          <w:sz w:val="24"/>
          <w:szCs w:val="24"/>
        </w:rPr>
        <w:t xml:space="preserve">Sprint 3 (semanas 5-6) — Modelado y comparación: </w:t>
      </w:r>
      <w:r>
        <w:rPr>
          <w:rFonts w:ascii="Arial" w:hAnsi="Arial" w:cs="Arial"/>
          <w:sz w:val="24"/>
          <w:szCs w:val="24"/>
        </w:rPr>
        <w:t>implementación y comparación de la regresión logística ordinal frente a Random Forest, XGBoost, LightGBM y CatBoost, bajo validación estratificada y temporal libre de fuga de información. Responsable principal: Olmedo Coronel y García Mora. Hito: tabla comparativa de modelos y modelo candidato seleccionado.</w:t>
      </w:r>
    </w:p>
    <w:p w:rsidR="007B72DB" w:rsidRDefault="00000000" w14:paraId="23B319F6" w14:textId="77777777">
      <w:pPr>
        <w:numPr>
          <w:ilvl w:val="0"/>
          <w:numId w:val="27"/>
        </w:numPr>
        <w:jc w:val="both"/>
      </w:pPr>
      <w:r>
        <w:rPr>
          <w:rFonts w:ascii="Arial" w:hAnsi="Arial" w:cs="Arial"/>
          <w:b/>
          <w:bCs/>
          <w:sz w:val="24"/>
          <w:szCs w:val="24"/>
        </w:rPr>
        <w:t xml:space="preserve">Sprint 4 (semanas 7-8) — Evaluación técnica y ética: </w:t>
      </w:r>
      <w:r>
        <w:rPr>
          <w:rFonts w:ascii="Arial" w:hAnsi="Arial" w:cs="Arial"/>
          <w:sz w:val="24"/>
          <w:szCs w:val="24"/>
        </w:rPr>
        <w:t xml:space="preserve">calibración, robustez, equidad y explicabilidad SHAP del modelo seleccionado, conforme a la norma ISO/IEC 25059. Responsable principal: Suasnavas </w:t>
      </w:r>
      <w:r>
        <w:rPr>
          <w:rFonts w:ascii="Arial" w:hAnsi="Arial" w:cs="Arial"/>
          <w:sz w:val="24"/>
          <w:szCs w:val="24"/>
        </w:rPr>
        <w:lastRenderedPageBreak/>
        <w:t>Gutierrez y Olmedo Coronel. Hito: informe de evaluación ISO/IEC 25059 y model card.</w:t>
      </w:r>
    </w:p>
    <w:p w:rsidR="007B72DB" w:rsidRDefault="00000000" w14:paraId="28F7C46A" w14:textId="77777777">
      <w:pPr>
        <w:numPr>
          <w:ilvl w:val="0"/>
          <w:numId w:val="27"/>
        </w:numPr>
        <w:jc w:val="both"/>
      </w:pPr>
      <w:r>
        <w:rPr>
          <w:rFonts w:ascii="Arial" w:hAnsi="Arial" w:cs="Arial"/>
          <w:b/>
          <w:bCs/>
          <w:sz w:val="24"/>
          <w:szCs w:val="24"/>
        </w:rPr>
        <w:t xml:space="preserve">Sprint 5-6 (semanas 9-12) — Integración, validación y cierre: </w:t>
      </w:r>
      <w:r>
        <w:rPr>
          <w:rFonts w:ascii="Arial" w:hAnsi="Arial" w:cs="Arial"/>
          <w:sz w:val="24"/>
          <w:szCs w:val="24"/>
        </w:rPr>
        <w:t>desarrollo de la API en FastAPI y de la interfaz en Streamlit, pruebas técnicas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rsidR="007B72DB" w:rsidRDefault="00000000" w14:paraId="4436EC60" w14:textId="77777777">
      <w:pPr>
        <w:jc w:val="both"/>
      </w:pPr>
      <w:r>
        <w:rPr>
          <w:rFonts w:ascii="Arial" w:hAnsi="Arial" w:cs="Arial"/>
          <w:sz w:val="24"/>
          <w:szCs w:val="24"/>
        </w:rPr>
        <w:t>El cronograma referencial se resume en el siguiente diagrama de Gantt, elaborado a partir de la planificación por sprints descrita anteriormente:</w:t>
      </w:r>
    </w:p>
    <w:p w:rsidR="007B72DB" w:rsidRDefault="00000000" w14:paraId="0A16FEDD" w14:textId="77777777">
      <w:pPr>
        <w:jc w:val="center"/>
      </w:pPr>
      <w:r>
        <w:rPr>
          <w:noProof/>
        </w:rPr>
        <w:drawing>
          <wp:inline distT="0" distB="0" distL="0" distR="0" wp14:anchorId="53BB8A35" wp14:editId="5CB1F376">
            <wp:extent cx="5943600" cy="1901952"/>
            <wp:effectExtent l="0" t="0" r="0" b="0"/>
            <wp:docPr id="100" name="Cronograma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ronograma de Gantt"/>
                    <pic:cNvPicPr/>
                  </pic:nvPicPr>
                  <pic:blipFill>
                    <a:blip r:embed="rId17"/>
                    <a:stretch>
                      <a:fillRect/>
                    </a:stretch>
                  </pic:blipFill>
                  <pic:spPr>
                    <a:xfrm>
                      <a:off x="0" y="0"/>
                      <a:ext cx="5943600" cy="1901952"/>
                    </a:xfrm>
                    <a:prstGeom prst="rect">
                      <a:avLst/>
                    </a:prstGeom>
                  </pic:spPr>
                </pic:pic>
              </a:graphicData>
            </a:graphic>
          </wp:inline>
        </w:drawing>
      </w:r>
    </w:p>
    <w:p w:rsidR="007B72DB" w:rsidRDefault="00000000" w14:paraId="2F3C0B8D" w14:textId="77777777">
      <w:pPr>
        <w:jc w:val="center"/>
      </w:pPr>
      <w:r>
        <w:rPr>
          <w:rFonts w:ascii="Arial" w:hAnsi="Arial" w:cs="Arial"/>
          <w:i/>
          <w:iCs/>
          <w:sz w:val="20"/>
          <w:szCs w:val="20"/>
        </w:rPr>
        <w:t>Figura 1. Cronograma de Gantt del proyecto, organizado en seis sprints durante las doce semanas del módulo de titulación (elaboración propia).</w:t>
      </w:r>
    </w:p>
    <w:p w:rsidR="007B72DB" w:rsidRDefault="00000000" w14:paraId="2D93DA98" w14:textId="77777777">
      <w:pPr>
        <w:jc w:val="both"/>
      </w:pPr>
      <w:r>
        <w:rPr>
          <w:rFonts w:ascii="Arial" w:hAnsi="Arial" w:cs="Arial"/>
          <w:sz w:val="24"/>
          <w:szCs w:val="24"/>
        </w:rPr>
        <w:t>En cuanto a los costos del proyecto, al tratarse de un piloto académico desarrollado dentro del módulo de titulación, el costo incremental es principalmente de dedicación de tiempo del equipo, ya que todas las herramientas de software especificadas en la sección 4.2 (Python, scikit-learn, XGBoost, LightGBM, CatBoost, SHAP, MLflow, DVC, FastAPI, Streamlit, Docker y Git) son de código abierto y no representan licenciamiento adicional. El entorno de cómputo mínimo requerido —4 núcleos de CPU y 16 GB de RAM— es suficiente para el volumen de datos del piloto (8.399 registros) y no exige la adquisición de infraestructura especializada ni de GPU. En consecuencia, el proyecto no cuenta con un presupuesto monetario formal más allá del tiempo de dedicación de los tres integrantes del equipo y de la disponibilidad del custodio de datos y de un usuario validador durante las doce semanas de ejecución, según lo establecido en la sección 4.2 (Limitaciones y restricciones del proyecto).</w:t>
      </w:r>
    </w:p>
    <w:p w:rsidR="000F5AB1" w:rsidP="00AA065B" w:rsidRDefault="000F5AB1" w14:paraId="4CF0E093" w14:textId="77777777">
      <w:pPr>
        <w:jc w:val="both"/>
        <w:rPr>
          <w:rFonts w:ascii="Arial" w:hAnsi="Arial" w:cs="Arial"/>
          <w:iCs/>
          <w:color w:val="0000FF"/>
          <w:sz w:val="24"/>
          <w:szCs w:val="24"/>
        </w:rPr>
      </w:pPr>
    </w:p>
    <w:p w:rsidR="00972CB3" w:rsidP="00FD5FD8" w:rsidRDefault="000C2E29" w14:paraId="104B96D3" w14:textId="60AE7161">
      <w:pPr>
        <w:pStyle w:val="Ttulo1"/>
        <w:numPr>
          <w:ilvl w:val="0"/>
          <w:numId w:val="6"/>
        </w:numPr>
        <w:rPr>
          <w:rFonts w:ascii="Arial" w:hAnsi="Arial" w:cs="Arial"/>
        </w:rPr>
      </w:pPr>
      <w:bookmarkStart w:name="_Toc219708255" w:id="57"/>
      <w:r>
        <w:rPr>
          <w:rFonts w:ascii="Arial" w:hAnsi="Arial" w:cs="Arial"/>
        </w:rPr>
        <w:t>Descripción de estudios realizados</w:t>
      </w:r>
      <w:bookmarkEnd w:id="57"/>
    </w:p>
    <w:p w:rsidR="00F56615" w:rsidP="71317F4C" w:rsidRDefault="00F56615" w14:paraId="48541A71" w14:textId="66087A64">
      <w:pPr>
        <w:jc w:val="both"/>
        <w:rPr>
          <w:rFonts w:ascii="Arial" w:hAnsi="Arial" w:cs="Arial"/>
          <w:color w:val="0000FF"/>
          <w:sz w:val="24"/>
          <w:szCs w:val="24"/>
        </w:rPr>
      </w:pPr>
    </w:p>
    <w:p w:rsidR="007B72DB" w:rsidRDefault="00000000" w14:paraId="1C35BFCE" w14:textId="77777777">
      <w:pPr>
        <w:jc w:val="both"/>
      </w:pPr>
      <w:r>
        <w:rPr>
          <w:rFonts w:ascii="Arial" w:hAnsi="Arial" w:cs="Arial"/>
          <w:sz w:val="24"/>
          <w:szCs w:val="24"/>
        </w:rPr>
        <w:lastRenderedPageBreak/>
        <w:t>El proyecto sustenta su desarrollo en dos tipos de fuentes: por un lado, las fuentes de datos que alimentan el modelado y la validación de la solución; por otro, las fuentes bibliográficas que sustentan el marco teórico, el estado del arte y la justificación técnica del proyecto, citadas y referenciadas de acuerdo con las normas APA (7.ª edición).</w:t>
      </w:r>
    </w:p>
    <w:p w:rsidR="007B72DB" w:rsidRDefault="00000000" w14:paraId="550BF95B" w14:textId="77777777">
      <w:pPr>
        <w:jc w:val="both"/>
      </w:pPr>
      <w:r>
        <w:rPr>
          <w:rFonts w:ascii="Arial" w:hAnsi="Arial" w:cs="Arial"/>
          <w:b/>
          <w:bCs/>
          <w:sz w:val="24"/>
          <w:szCs w:val="24"/>
        </w:rPr>
        <w:t>Fuentes de datos</w:t>
      </w:r>
    </w:p>
    <w:p w:rsidR="007B72DB" w:rsidRDefault="00000000" w14:paraId="476A08C0" w14:textId="77777777">
      <w:pPr>
        <w:jc w:val="both"/>
      </w:pPr>
      <w:r>
        <w:rPr>
          <w:rFonts w:ascii="Arial" w:hAnsi="Arial" w:cs="Arial"/>
          <w:i/>
          <w:iCs/>
          <w:sz w:val="24"/>
          <w:szCs w:val="24"/>
        </w:rPr>
        <w:t>Fuentes primarias de datos:</w:t>
      </w:r>
    </w:p>
    <w:p w:rsidR="007B72DB" w:rsidRDefault="00000000" w14:paraId="49DE8EC8" w14:textId="77777777">
      <w:pPr>
        <w:numPr>
          <w:ilvl w:val="0"/>
          <w:numId w:val="27"/>
        </w:numPr>
        <w:jc w:val="both"/>
        <w:rPr>
          <w:rFonts w:ascii="Arial" w:hAnsi="Arial" w:cs="Arial"/>
          <w:sz w:val="24"/>
          <w:szCs w:val="24"/>
        </w:rPr>
      </w:pPr>
      <w:r>
        <w:rPr>
          <w:rFonts w:ascii="Arial" w:hAnsi="Arial" w:cs="Arial"/>
          <w:sz w:val="24"/>
          <w:szCs w:val="24"/>
        </w:rPr>
        <w:t>Base piloto de 8.399 registros y 14 variables demográficas, laborales, financieras y de comportamiento, proporcionada directamente por Banco ProCredit y recolectada de manera específica para el desarrollo y la validación del modelo de predicción de mora.</w:t>
      </w:r>
    </w:p>
    <w:p w:rsidR="007B72DB" w:rsidRDefault="00000000" w14:paraId="7A18711C" w14:textId="77777777">
      <w:pPr>
        <w:numPr>
          <w:ilvl w:val="0"/>
          <w:numId w:val="27"/>
        </w:numPr>
        <w:jc w:val="both"/>
        <w:rPr>
          <w:rFonts w:ascii="Arial" w:hAnsi="Arial" w:cs="Arial"/>
          <w:sz w:val="24"/>
          <w:szCs w:val="24"/>
        </w:rPr>
      </w:pPr>
      <w:r>
        <w:rPr>
          <w:rFonts w:ascii="Arial" w:hAnsi="Arial" w:cs="Arial"/>
          <w:sz w:val="24"/>
          <w:szCs w:val="24"/>
        </w:rPr>
        <w:t>Reuniones y levantamiento de requerimientos con el Área de Recuperación, Riesgos de Crédito y el custodio de datos, mediante las cuales se definirán y aprobarán la etiqueta operativa mora_h90, el horizonte institucional y las reglas de transición entre categorías de mora.</w:t>
      </w:r>
    </w:p>
    <w:p w:rsidR="007B72DB" w:rsidRDefault="00000000" w14:paraId="16B832F0" w14:textId="77777777">
      <w:pPr>
        <w:numPr>
          <w:ilvl w:val="0"/>
          <w:numId w:val="27"/>
        </w:numPr>
        <w:jc w:val="both"/>
        <w:rPr>
          <w:rFonts w:ascii="Arial" w:hAnsi="Arial" w:cs="Arial"/>
          <w:sz w:val="24"/>
          <w:szCs w:val="24"/>
        </w:rPr>
      </w:pPr>
      <w:r>
        <w:rPr>
          <w:rFonts w:ascii="Arial" w:hAnsi="Arial" w:cs="Arial"/>
          <w:sz w:val="24"/>
          <w:szCs w:val="24"/>
        </w:rPr>
        <w:t>Prueba de aceptación de usuario (UAT) con los gestores designados, que generará evidencia primaria sobre la utilidad, la usabilidad y la pertinencia operativa del MVP.</w:t>
      </w:r>
    </w:p>
    <w:p w:rsidR="007B72DB" w:rsidRDefault="00000000" w14:paraId="3386ED17" w14:textId="77777777">
      <w:pPr>
        <w:jc w:val="both"/>
      </w:pPr>
      <w:r>
        <w:rPr>
          <w:rFonts w:ascii="Arial" w:hAnsi="Arial" w:cs="Arial"/>
          <w:i/>
          <w:iCs/>
          <w:sz w:val="24"/>
          <w:szCs w:val="24"/>
        </w:rPr>
        <w:t>Fuentes secundarias de datos:</w:t>
      </w:r>
    </w:p>
    <w:p w:rsidR="007B72DB" w:rsidRDefault="00000000" w14:paraId="5A426545" w14:textId="77777777">
      <w:pPr>
        <w:numPr>
          <w:ilvl w:val="0"/>
          <w:numId w:val="27"/>
        </w:numPr>
        <w:jc w:val="both"/>
        <w:rPr>
          <w:rFonts w:ascii="Arial" w:hAnsi="Arial" w:cs="Arial"/>
          <w:sz w:val="24"/>
          <w:szCs w:val="24"/>
        </w:rPr>
      </w:pPr>
      <w:r>
        <w:rPr>
          <w:rFonts w:ascii="Arial" w:hAnsi="Arial" w:cs="Arial"/>
          <w:sz w:val="24"/>
          <w:szCs w:val="24"/>
        </w:rPr>
        <w:t>Inventario institucional ampliado de 33 variables, ya existente en los sistemas de información del banco, que no fue recolectado específicamente para este proyecto y deberá ser incorporado y validado durante su ejecución.</w:t>
      </w:r>
    </w:p>
    <w:p w:rsidR="007B72DB" w:rsidRDefault="00000000" w14:paraId="4033E0B5" w14:textId="77777777">
      <w:pPr>
        <w:numPr>
          <w:ilvl w:val="0"/>
          <w:numId w:val="27"/>
        </w:numPr>
        <w:jc w:val="both"/>
        <w:rPr>
          <w:rFonts w:ascii="Arial" w:hAnsi="Arial" w:cs="Arial"/>
          <w:sz w:val="24"/>
          <w:szCs w:val="24"/>
        </w:rPr>
      </w:pPr>
      <w:r>
        <w:rPr>
          <w:rFonts w:ascii="Arial" w:hAnsi="Arial" w:cs="Arial"/>
          <w:sz w:val="24"/>
          <w:szCs w:val="24"/>
        </w:rPr>
        <w:t>Evaluaciones preliminares previas (ROC-AUC de 0,731 y 0,799 bajo codificación binaria) generadas por el banco con anterioridad al proyecto, utilizadas como referencia de factibilidad analítica.</w:t>
      </w:r>
    </w:p>
    <w:p w:rsidR="007B72DB" w:rsidRDefault="00000000" w14:paraId="21405506" w14:textId="77777777">
      <w:pPr>
        <w:numPr>
          <w:ilvl w:val="0"/>
          <w:numId w:val="27"/>
        </w:numPr>
        <w:jc w:val="both"/>
        <w:rPr>
          <w:rFonts w:ascii="Arial" w:hAnsi="Arial" w:cs="Arial"/>
          <w:sz w:val="24"/>
          <w:szCs w:val="24"/>
        </w:rPr>
      </w:pPr>
      <w:r>
        <w:rPr>
          <w:rFonts w:ascii="Arial" w:hAnsi="Arial" w:cs="Arial"/>
          <w:sz w:val="24"/>
          <w:szCs w:val="24"/>
        </w:rPr>
        <w:t>Marco normativo y regulatorio ya publicado, como la Ley Orgánica de Protección de Datos Personales del Ecuador y las normas ISO/IEC 23894:2023 e ISO/IEC 25059:2023, empleado como criterio externo de cumplimiento y calidad.</w:t>
      </w:r>
    </w:p>
    <w:p w:rsidR="007B72DB" w:rsidRDefault="00000000" w14:paraId="3C0A95C8" w14:textId="77777777">
      <w:pPr>
        <w:jc w:val="both"/>
      </w:pPr>
      <w:commentRangeStart w:id="58"/>
      <w:r>
        <w:rPr>
          <w:rFonts w:ascii="Arial" w:hAnsi="Arial" w:cs="Arial"/>
          <w:b/>
          <w:bCs/>
          <w:sz w:val="24"/>
          <w:szCs w:val="24"/>
        </w:rPr>
        <w:t>Fuentes bibliográficas primarias</w:t>
      </w:r>
      <w:commentRangeEnd w:id="58"/>
      <w:r w:rsidR="00B47824">
        <w:rPr>
          <w:rStyle w:val="Refdecomentario"/>
          <w:sz w:val="22"/>
          <w:szCs w:val="22"/>
        </w:rPr>
        <w:commentReference w:id="58"/>
      </w:r>
    </w:p>
    <w:p w:rsidR="007B72DB" w:rsidRDefault="00000000" w14:paraId="7D20E1E2" w14:textId="77777777">
      <w:pPr>
        <w:jc w:val="both"/>
      </w:pPr>
      <w:commentRangeStart w:id="59"/>
      <w:r>
        <w:rPr>
          <w:rFonts w:ascii="Arial" w:hAnsi="Arial" w:cs="Arial"/>
          <w:sz w:val="24"/>
          <w:szCs w:val="24"/>
        </w:rPr>
        <w:t>Se consideran fuentes primarias</w:t>
      </w:r>
      <w:commentRangeEnd w:id="59"/>
      <w:r w:rsidR="00C667D7">
        <w:rPr>
          <w:rStyle w:val="Refdecomentario"/>
          <w:rFonts w:ascii="Arial" w:hAnsi="Arial" w:cs="Arial"/>
          <w:sz w:val="24"/>
          <w:szCs w:val="24"/>
        </w:rPr>
        <w:commentReference w:id="59"/>
      </w:r>
      <w:r>
        <w:rPr>
          <w:rFonts w:ascii="Arial" w:hAnsi="Arial" w:cs="Arial"/>
          <w:sz w:val="24"/>
          <w:szCs w:val="24"/>
        </w:rPr>
        <w:t xml:space="preserve"> los estudios originales, los algoritmos seminales y los instrumentos normativos consultados de manera directa, por constituir la evidencia empírica, metodológica o legal de primera mano que sustenta las decisiones técnicas del proyecto:</w:t>
      </w:r>
    </w:p>
    <w:p w:rsidR="007B72DB" w:rsidRDefault="00000000" w14:paraId="71869F33" w14:textId="77777777">
      <w:pPr>
        <w:ind w:left="360" w:hanging="360"/>
      </w:pPr>
      <w:r>
        <w:rPr>
          <w:rFonts w:ascii="Arial" w:hAnsi="Arial" w:cs="Arial"/>
        </w:rPr>
        <w:lastRenderedPageBreak/>
        <w:t>Asamblea Nacional del Ecuador. (2021). Ley Orgánica de Protección de Datos Personales. Registro Oficial, Quinto Suplemento No. 459.</w:t>
      </w:r>
    </w:p>
    <w:p w:rsidR="007B72DB" w:rsidRDefault="00000000" w14:paraId="54964A5B" w14:textId="77777777">
      <w:pPr>
        <w:ind w:left="360"/>
      </w:pPr>
      <w:r>
        <w:rPr>
          <w:rFonts w:ascii="Arial" w:hAnsi="Arial" w:cs="Arial"/>
          <w:i/>
          <w:iCs/>
          <w:color w:val="555555"/>
          <w:sz w:val="20"/>
          <w:szCs w:val="20"/>
        </w:rPr>
        <w:t>Norma jurídica primaria que rige el tratamiento, la anonimización y la gobernanza de los datos personales utilizados en el proyecto.</w:t>
      </w:r>
    </w:p>
    <w:p w:rsidR="007B72DB" w:rsidRDefault="00000000" w14:paraId="24AF7561" w14:textId="77777777">
      <w:pPr>
        <w:ind w:left="360" w:hanging="360"/>
      </w:pPr>
      <w:r>
        <w:rPr>
          <w:rFonts w:ascii="Arial" w:hAnsi="Arial" w:cs="Arial"/>
        </w:rPr>
        <w:t>Bücker, M., Szepannek, G., Gosiewska, A., &amp; Biecek, P. (2022). Transparency, auditability, and explainability of machine learning models in credit scoring. Journal of the Operational Research Society, 73(1), 70-90.</w:t>
      </w:r>
    </w:p>
    <w:p w:rsidR="007B72DB" w:rsidRDefault="00000000" w14:paraId="7A36C86D" w14:textId="77777777">
      <w:pPr>
        <w:ind w:left="360"/>
      </w:pPr>
      <w:r>
        <w:rPr>
          <w:rFonts w:ascii="Arial" w:hAnsi="Arial" w:cs="Arial"/>
          <w:i/>
          <w:iCs/>
          <w:color w:val="555555"/>
          <w:sz w:val="20"/>
          <w:szCs w:val="20"/>
        </w:rPr>
        <w:t>Estudio original que sustenta el enfoque de explicabilidad aplicado al scoring crediticio.</w:t>
      </w:r>
    </w:p>
    <w:p w:rsidR="007B72DB" w:rsidRDefault="00000000" w14:paraId="22B3F4A9" w14:textId="77777777">
      <w:pPr>
        <w:ind w:left="360" w:hanging="360"/>
      </w:pPr>
      <w:r>
        <w:rPr>
          <w:rFonts w:ascii="Arial" w:hAnsi="Arial" w:cs="Arial"/>
        </w:rPr>
        <w:t>Bussmann, N., Giudici, P., Marinelli, D., &amp; Papenbrock, J. (2021). Explainable machine learning in credit risk management. Computational Economics, 57, 203-216.</w:t>
      </w:r>
    </w:p>
    <w:p w:rsidR="007B72DB" w:rsidRDefault="00000000" w14:paraId="6CBDC2FF" w14:textId="77777777">
      <w:pPr>
        <w:ind w:left="360"/>
      </w:pPr>
      <w:r>
        <w:rPr>
          <w:rFonts w:ascii="Arial" w:hAnsi="Arial" w:cs="Arial"/>
          <w:i/>
          <w:iCs/>
          <w:color w:val="555555"/>
          <w:sz w:val="20"/>
          <w:szCs w:val="20"/>
        </w:rPr>
        <w:t>Investigación empírica que fundamenta la selección de SHAP como técnica de explicabilidad en riesgo crediticio.</w:t>
      </w:r>
    </w:p>
    <w:p w:rsidR="007B72DB" w:rsidRDefault="00000000" w14:paraId="46EE950A" w14:textId="77777777">
      <w:pPr>
        <w:ind w:left="360" w:hanging="360"/>
      </w:pPr>
      <w:r>
        <w:rPr>
          <w:rFonts w:ascii="Arial" w:hAnsi="Arial" w:cs="Arial"/>
        </w:rPr>
        <w:t>Chen, T., &amp; Guestrin, C. (2016). XGBoost: A scalable tree boosting system. Proceedings of the 22nd ACM SIGKDD International Conference on Knowledge Discovery and Data Mining, 785-794.</w:t>
      </w:r>
    </w:p>
    <w:p w:rsidR="007B72DB" w:rsidRDefault="00000000" w14:paraId="49D889C2" w14:textId="77777777">
      <w:pPr>
        <w:ind w:left="360"/>
      </w:pPr>
      <w:r>
        <w:rPr>
          <w:rFonts w:ascii="Arial" w:hAnsi="Arial" w:cs="Arial"/>
          <w:i/>
          <w:iCs/>
          <w:color w:val="555555"/>
          <w:sz w:val="20"/>
          <w:szCs w:val="20"/>
        </w:rPr>
        <w:t>Publicación original del algoritmo XGBoost, uno de los modelos candidatos evaluados en el proyecto.</w:t>
      </w:r>
    </w:p>
    <w:p w:rsidR="007B72DB" w:rsidRDefault="00000000" w14:paraId="1329AB40" w14:textId="77777777">
      <w:pPr>
        <w:ind w:left="360" w:hanging="360"/>
      </w:pPr>
      <w:r>
        <w:rPr>
          <w:rFonts w:ascii="Arial" w:hAnsi="Arial" w:cs="Arial"/>
        </w:rPr>
        <w:t>de Lange, P. E., Melsom, B., Vennerød, C. B., &amp; Westgaard, S. (2022). Explainable AI for credit assessment in banks. Journal of Risk and Financial Management, 15(12), 556.</w:t>
      </w:r>
    </w:p>
    <w:p w:rsidR="007B72DB" w:rsidRDefault="00000000" w14:paraId="409B6C93" w14:textId="77777777">
      <w:pPr>
        <w:ind w:left="360"/>
      </w:pPr>
      <w:r>
        <w:rPr>
          <w:rFonts w:ascii="Arial" w:hAnsi="Arial" w:cs="Arial"/>
          <w:i/>
          <w:iCs/>
          <w:color w:val="555555"/>
          <w:sz w:val="20"/>
          <w:szCs w:val="20"/>
        </w:rPr>
        <w:t>Estudio empírico primario sobre IA explicable aplicada a la evaluación crediticia bancaria.</w:t>
      </w:r>
    </w:p>
    <w:p w:rsidR="007B72DB" w:rsidRDefault="00000000" w14:paraId="25A11154" w14:textId="77777777">
      <w:pPr>
        <w:ind w:left="360" w:hanging="360"/>
      </w:pPr>
      <w:r>
        <w:rPr>
          <w:rFonts w:ascii="Arial" w:hAnsi="Arial" w:cs="Arial"/>
        </w:rPr>
        <w:t>Fritz-Morgenthal, S., Hein, B., &amp; Papenbrock, J. (2022). Financial risk management and explainable, trustworthy, responsible AI. Frontiers in Artificial Intelligence, 5, 779799.</w:t>
      </w:r>
    </w:p>
    <w:p w:rsidR="007B72DB" w:rsidRDefault="00000000" w14:paraId="2F2299C2" w14:textId="77777777">
      <w:pPr>
        <w:ind w:left="360"/>
      </w:pPr>
      <w:r>
        <w:rPr>
          <w:rFonts w:ascii="Arial" w:hAnsi="Arial" w:cs="Arial"/>
          <w:i/>
          <w:iCs/>
          <w:color w:val="555555"/>
          <w:sz w:val="20"/>
          <w:szCs w:val="20"/>
        </w:rPr>
        <w:t>Fuente primaria que orienta los criterios de responsabilidad y confiabilidad exigidos al modelo.</w:t>
      </w:r>
    </w:p>
    <w:p w:rsidR="007B72DB" w:rsidRDefault="00000000" w14:paraId="5D7183F0" w14:textId="77777777">
      <w:pPr>
        <w:ind w:left="360" w:hanging="360"/>
      </w:pPr>
      <w:r>
        <w:rPr>
          <w:rFonts w:ascii="Arial" w:hAnsi="Arial" w:cs="Arial"/>
        </w:rPr>
        <w:t>Hardt, M., Price, E., &amp; Srebro, N. (2016). Equality of opportunity in supervised learning. Advances in Neural Information Processing Systems, 29, 3315-3323.</w:t>
      </w:r>
    </w:p>
    <w:p w:rsidR="007B72DB" w:rsidRDefault="00000000" w14:paraId="66DF6D92" w14:textId="77777777">
      <w:pPr>
        <w:ind w:left="360"/>
      </w:pPr>
      <w:r>
        <w:rPr>
          <w:rFonts w:ascii="Arial" w:hAnsi="Arial" w:cs="Arial"/>
          <w:i/>
          <w:iCs/>
          <w:color w:val="555555"/>
          <w:sz w:val="20"/>
          <w:szCs w:val="20"/>
        </w:rPr>
        <w:t>Trabajo seminal que fundamenta las métricas de equidad aplicadas en la auditoría de sesgos por subgrupo.</w:t>
      </w:r>
    </w:p>
    <w:p w:rsidR="007B72DB" w:rsidRDefault="00000000" w14:paraId="247B5CA6" w14:textId="77777777">
      <w:pPr>
        <w:ind w:left="360" w:hanging="360"/>
      </w:pPr>
      <w:r>
        <w:rPr>
          <w:rFonts w:ascii="Arial" w:hAnsi="Arial" w:cs="Arial"/>
        </w:rPr>
        <w:t>International Organization for Standardization &amp; International Electrotechnical Commission. (2023a). ISO/IEC 23894:2023 Information technology — Artificial intelligence — Guidance on risk management. ISO.</w:t>
      </w:r>
    </w:p>
    <w:p w:rsidR="007B72DB" w:rsidRDefault="00000000" w14:paraId="2B9E0148" w14:textId="77777777">
      <w:pPr>
        <w:ind w:left="360"/>
      </w:pPr>
      <w:r>
        <w:rPr>
          <w:rFonts w:ascii="Arial" w:hAnsi="Arial" w:cs="Arial"/>
          <w:i/>
          <w:iCs/>
          <w:color w:val="555555"/>
          <w:sz w:val="20"/>
          <w:szCs w:val="20"/>
        </w:rPr>
        <w:t>Estándar internacional primario que guía la gestión de riesgos del sistema de IA.</w:t>
      </w:r>
    </w:p>
    <w:p w:rsidR="007B72DB" w:rsidRDefault="00000000" w14:paraId="67A3EABD" w14:textId="77777777">
      <w:pPr>
        <w:ind w:left="360" w:hanging="360"/>
      </w:pPr>
      <w:r>
        <w:rPr>
          <w:rFonts w:ascii="Arial" w:hAnsi="Arial" w:cs="Arial"/>
        </w:rPr>
        <w:lastRenderedPageBreak/>
        <w:t>International Organization for Standardization &amp; International Electrotechnical Commission. (2023b). ISO/IEC 25059:2023 Software engineering — Quality model for AI systems. ISO.</w:t>
      </w:r>
    </w:p>
    <w:p w:rsidR="007B72DB" w:rsidRDefault="00000000" w14:paraId="16714EB9" w14:textId="77777777">
      <w:pPr>
        <w:ind w:left="360"/>
      </w:pPr>
      <w:r>
        <w:rPr>
          <w:rFonts w:ascii="Arial" w:hAnsi="Arial" w:cs="Arial"/>
          <w:i/>
          <w:iCs/>
          <w:color w:val="555555"/>
          <w:sz w:val="20"/>
          <w:szCs w:val="20"/>
        </w:rPr>
        <w:t>Norma técnica primaria utilizada como criterio de evaluación del desempeño y la calidad del modelo.</w:t>
      </w:r>
    </w:p>
    <w:p w:rsidR="007B72DB" w:rsidRDefault="00000000" w14:paraId="13E5BE91" w14:textId="77777777">
      <w:pPr>
        <w:ind w:left="360" w:hanging="360"/>
      </w:pPr>
      <w:r>
        <w:rPr>
          <w:rFonts w:ascii="Arial" w:hAnsi="Arial" w:cs="Arial"/>
        </w:rPr>
        <w:t>Lundberg, S. M., &amp; Lee, S.-I. (2017). A unified approach to interpreting model predictions. Advances in Neural Information Processing Systems, 30, 4765-4774.</w:t>
      </w:r>
    </w:p>
    <w:p w:rsidR="007B72DB" w:rsidRDefault="00000000" w14:paraId="6FCC6C5B" w14:textId="77777777">
      <w:pPr>
        <w:ind w:left="360"/>
      </w:pPr>
      <w:r>
        <w:rPr>
          <w:rFonts w:ascii="Arial" w:hAnsi="Arial" w:cs="Arial"/>
          <w:i/>
          <w:iCs/>
          <w:color w:val="555555"/>
          <w:sz w:val="20"/>
          <w:szCs w:val="20"/>
        </w:rPr>
        <w:t>Publicación original del método SHAP, técnica central de explicabilidad del proyecto.</w:t>
      </w:r>
    </w:p>
    <w:p w:rsidR="007B72DB" w:rsidRDefault="00000000" w14:paraId="1065DB4B" w14:textId="77777777">
      <w:pPr>
        <w:ind w:left="360" w:hanging="360"/>
      </w:pPr>
      <w:r>
        <w:rPr>
          <w:rFonts w:ascii="Arial" w:hAnsi="Arial" w:cs="Arial"/>
        </w:rPr>
        <w:t>Sculley, D., Holt, G., Golovin, D., et al. (2015). Hidden technical debt in machine learning systems. Advances in Neural Information Processing Systems, 28, 2503-2511.</w:t>
      </w:r>
    </w:p>
    <w:p w:rsidR="007B72DB" w:rsidRDefault="00000000" w14:paraId="2E9A8604" w14:textId="77777777">
      <w:pPr>
        <w:ind w:left="360"/>
      </w:pPr>
      <w:r>
        <w:rPr>
          <w:rFonts w:ascii="Arial" w:hAnsi="Arial" w:cs="Arial"/>
          <w:i/>
          <w:iCs/>
          <w:color w:val="555555"/>
          <w:sz w:val="20"/>
          <w:szCs w:val="20"/>
        </w:rPr>
        <w:t>Trabajo seminal que sustenta el enfoque de MLOps y reproducibilidad adoptado en la arquitectura del MVP.</w:t>
      </w:r>
    </w:p>
    <w:p w:rsidR="007B72DB" w:rsidRDefault="00000000" w14:paraId="79142303" w14:textId="77777777">
      <w:pPr>
        <w:jc w:val="both"/>
      </w:pPr>
      <w:r>
        <w:rPr>
          <w:rFonts w:ascii="Arial" w:hAnsi="Arial" w:cs="Arial"/>
          <w:b/>
          <w:bCs/>
          <w:sz w:val="24"/>
          <w:szCs w:val="24"/>
        </w:rPr>
        <w:t>Fuentes bibliográficas secundarias</w:t>
      </w:r>
    </w:p>
    <w:p w:rsidR="007B72DB" w:rsidRDefault="00000000" w14:paraId="149028F2" w14:textId="77777777">
      <w:pPr>
        <w:jc w:val="both"/>
      </w:pPr>
      <w:r>
        <w:rPr>
          <w:rFonts w:ascii="Arial" w:hAnsi="Arial" w:cs="Arial"/>
          <w:sz w:val="24"/>
          <w:szCs w:val="24"/>
        </w:rPr>
        <w:t>Se consideran fuentes secundarias los artículos de revisión y síntesis que analizan, comparan o sistematizan el conocimiento generado por fuentes primarias, empleados para contextualizar el estado del arte y las tendencias metodológicas del proyecto:</w:t>
      </w:r>
    </w:p>
    <w:p w:rsidR="007B72DB" w:rsidRDefault="00000000" w14:paraId="797F9351" w14:textId="77777777">
      <w:pPr>
        <w:ind w:left="360" w:hanging="360"/>
      </w:pPr>
      <w:r>
        <w:rPr>
          <w:rFonts w:ascii="Arial" w:hAnsi="Arial" w:cs="Arial"/>
        </w:rPr>
        <w:t>Bayram, F., Ahmed, B. S., &amp; Kassler, A. (2022). From concept drift to model degradation: An overview on performance-aware drift detectors. Knowledge-Based Systems, 245, 108632.</w:t>
      </w:r>
    </w:p>
    <w:p w:rsidR="007B72DB" w:rsidRDefault="00000000" w14:paraId="2E438E9A" w14:textId="77777777">
      <w:pPr>
        <w:ind w:left="360"/>
      </w:pPr>
      <w:r>
        <w:rPr>
          <w:rFonts w:ascii="Arial" w:hAnsi="Arial" w:cs="Arial"/>
          <w:i/>
          <w:iCs/>
          <w:color w:val="555555"/>
          <w:sz w:val="20"/>
          <w:szCs w:val="20"/>
        </w:rPr>
        <w:t>Revisión que sintetiza los enfoques existentes de detección de drift, empleada para diseñar el esquema de monitoreo del modelo.</w:t>
      </w:r>
    </w:p>
    <w:p w:rsidR="007B72DB" w:rsidRDefault="00000000" w14:paraId="70C26D4E" w14:textId="77777777">
      <w:pPr>
        <w:ind w:left="360" w:hanging="360"/>
      </w:pPr>
      <w:r>
        <w:rPr>
          <w:rFonts w:ascii="Arial" w:hAnsi="Arial" w:cs="Arial"/>
        </w:rPr>
        <w:t>Hovakimyan, G., &amp; Bravo, J. M. (2024). Evolving strategies in machine learning: A systematic review of concept drift detection. Information, 15(12), 786.</w:t>
      </w:r>
    </w:p>
    <w:p w:rsidR="007B72DB" w:rsidRDefault="00000000" w14:paraId="6DE82E7D" w14:textId="77777777">
      <w:pPr>
        <w:ind w:left="360"/>
      </w:pPr>
      <w:r>
        <w:rPr>
          <w:rFonts w:ascii="Arial" w:hAnsi="Arial" w:cs="Arial"/>
          <w:i/>
          <w:iCs/>
          <w:color w:val="555555"/>
          <w:sz w:val="20"/>
          <w:szCs w:val="20"/>
        </w:rPr>
        <w:t>Revisión sistemática que complementa el marco conceptual sobre degradación y reentrenamiento de modelos.</w:t>
      </w:r>
    </w:p>
    <w:p w:rsidR="007B72DB" w:rsidRDefault="00000000" w14:paraId="7F4C53A3" w14:textId="77777777">
      <w:pPr>
        <w:ind w:left="360" w:hanging="360"/>
      </w:pPr>
      <w:r>
        <w:rPr>
          <w:rFonts w:ascii="Arial" w:hAnsi="Arial" w:cs="Arial"/>
        </w:rPr>
        <w:t>Kreuzberger, D., Kühl, N., &amp; Hirschl, S. (2023). Machine learning operations (MLOps): Overview, definition, and architecture. IEEE Access, 11, 31866-31879.</w:t>
      </w:r>
    </w:p>
    <w:p w:rsidR="007B72DB" w:rsidRDefault="00000000" w14:paraId="2E319984" w14:textId="77777777">
      <w:pPr>
        <w:ind w:left="360"/>
      </w:pPr>
      <w:r>
        <w:rPr>
          <w:rFonts w:ascii="Arial" w:hAnsi="Arial" w:cs="Arial"/>
          <w:i/>
          <w:iCs/>
          <w:color w:val="555555"/>
          <w:sz w:val="20"/>
          <w:szCs w:val="20"/>
        </w:rPr>
        <w:t>Síntesis de la literatura sobre MLOps utilizada para definir la arquitectura de versionamiento y despliegue del proyecto.</w:t>
      </w:r>
    </w:p>
    <w:p w:rsidR="007B72DB" w:rsidRDefault="007B72DB" w14:paraId="3FDB15D3" w14:textId="77777777">
      <w:pPr>
        <w:jc w:val="both"/>
      </w:pPr>
    </w:p>
    <w:p w:rsidRPr="00726525" w:rsidR="00D715EE" w:rsidP="71317F4C" w:rsidRDefault="00D715EE" w14:paraId="16369075" w14:textId="77777777">
      <w:pPr>
        <w:jc w:val="both"/>
        <w:rPr>
          <w:rFonts w:ascii="Arial" w:hAnsi="Arial" w:cs="Arial"/>
          <w:color w:val="0000FF"/>
          <w:sz w:val="24"/>
          <w:szCs w:val="24"/>
        </w:rPr>
      </w:pPr>
    </w:p>
    <w:p w:rsidR="003E26F0" w:rsidP="00FD5FD8" w:rsidRDefault="003E26F0" w14:paraId="4D20B476" w14:textId="2648DB5E">
      <w:pPr>
        <w:pStyle w:val="Ttulo1"/>
        <w:numPr>
          <w:ilvl w:val="0"/>
          <w:numId w:val="6"/>
        </w:numPr>
        <w:rPr>
          <w:rFonts w:ascii="Arial" w:hAnsi="Arial" w:cs="Arial"/>
        </w:rPr>
      </w:pPr>
      <w:bookmarkStart w:name="_Toc219708256" w:id="60"/>
      <w:r>
        <w:rPr>
          <w:rFonts w:ascii="Arial" w:hAnsi="Arial" w:cs="Arial"/>
        </w:rPr>
        <w:t>Desarrollo del proyecto</w:t>
      </w:r>
      <w:bookmarkEnd w:id="60"/>
    </w:p>
    <w:p w:rsidRPr="002F7FD7" w:rsidR="002F7FD7" w:rsidP="002F7FD7" w:rsidRDefault="002F7FD7" w14:paraId="44109A50" w14:textId="33D5F1C8">
      <w:pPr>
        <w:ind w:left="204"/>
        <w:jc w:val="both"/>
        <w:rPr>
          <w:rFonts w:ascii="Arial" w:hAnsi="Arial" w:cs="Arial"/>
          <w:color w:val="0000FF"/>
          <w:sz w:val="24"/>
          <w:szCs w:val="24"/>
        </w:rPr>
      </w:pPr>
      <w:r>
        <w:rPr>
          <w:rFonts w:ascii="Arial" w:hAnsi="Arial" w:cs="Arial"/>
          <w:color w:val="0000FF"/>
          <w:sz w:val="24"/>
          <w:szCs w:val="24"/>
        </w:rPr>
        <w:lastRenderedPageBreak/>
        <w:t>[Esta sección debe incluir de manera general una descripción del diseño y desarrollo de la solución máximo en un párrafo.]</w:t>
      </w:r>
    </w:p>
    <w:p w:rsidR="003E26F0" w:rsidP="003E26F0" w:rsidRDefault="003E26F0" w14:paraId="7AB7ED01" w14:textId="77777777">
      <w:pPr>
        <w:pStyle w:val="InfoBlue"/>
      </w:pPr>
    </w:p>
    <w:p w:rsidR="003E26F0" w:rsidP="00FD5FD8" w:rsidRDefault="00637778" w14:paraId="7D0C2CE8" w14:textId="39500C20">
      <w:pPr>
        <w:pStyle w:val="Ttulo2"/>
        <w:numPr>
          <w:ilvl w:val="1"/>
          <w:numId w:val="6"/>
        </w:numPr>
        <w:rPr>
          <w:rFonts w:ascii="Arial" w:hAnsi="Arial" w:cs="Arial"/>
          <w:b/>
          <w:bCs/>
          <w:color w:val="auto"/>
          <w:sz w:val="24"/>
          <w:szCs w:val="24"/>
          <w:lang w:eastAsia="en-US"/>
        </w:rPr>
      </w:pPr>
      <w:bookmarkStart w:name="_Toc219708257" w:id="61"/>
      <w:r>
        <w:rPr>
          <w:rFonts w:ascii="Arial" w:hAnsi="Arial" w:cs="Arial"/>
          <w:b/>
          <w:bCs/>
          <w:color w:val="auto"/>
          <w:sz w:val="24"/>
          <w:szCs w:val="24"/>
          <w:lang w:eastAsia="en-US"/>
        </w:rPr>
        <w:t>Diseño de la solución</w:t>
      </w:r>
      <w:bookmarkEnd w:id="61"/>
    </w:p>
    <w:p w:rsidRPr="00833427" w:rsidR="00833427" w:rsidP="00833427" w:rsidRDefault="003E26F0" w14:paraId="448C7819" w14:textId="77777777">
      <w:pPr>
        <w:jc w:val="both"/>
        <w:rPr>
          <w:rFonts w:ascii="Arial" w:hAnsi="Arial" w:cs="Arial"/>
          <w:color w:val="0000FF"/>
          <w:sz w:val="24"/>
          <w:szCs w:val="24"/>
        </w:rPr>
      </w:pPr>
      <w:r>
        <w:rPr>
          <w:rFonts w:ascii="Arial" w:hAnsi="Arial" w:cs="Arial"/>
          <w:color w:val="0000FF"/>
          <w:sz w:val="24"/>
          <w:szCs w:val="24"/>
        </w:rPr>
        <w:t>[Contenido:</w:t>
      </w:r>
    </w:p>
    <w:p w:rsidRPr="00833427" w:rsidR="00833427" w:rsidP="00833427" w:rsidRDefault="00833427" w14:paraId="5BE835CA" w14:textId="74FA2B1C">
      <w:pPr>
        <w:pStyle w:val="Prrafodelista"/>
        <w:numPr>
          <w:ilvl w:val="0"/>
          <w:numId w:val="31"/>
        </w:numPr>
        <w:jc w:val="both"/>
        <w:rPr>
          <w:rFonts w:ascii="Arial" w:hAnsi="Arial" w:cs="Arial"/>
          <w:color w:val="0000FF"/>
          <w:sz w:val="24"/>
          <w:szCs w:val="24"/>
        </w:rPr>
      </w:pPr>
      <w:r>
        <w:rPr>
          <w:rFonts w:ascii="Arial" w:hAnsi="Arial" w:cs="Arial"/>
          <w:color w:val="0000FF"/>
          <w:sz w:val="24"/>
          <w:szCs w:val="24"/>
        </w:rPr>
        <w:t>Enfoque metodológico aplicado.</w:t>
      </w:r>
    </w:p>
    <w:p w:rsidRPr="00833427" w:rsidR="00833427" w:rsidP="00833427" w:rsidRDefault="00833427" w14:paraId="766476FF" w14:textId="5521349A">
      <w:pPr>
        <w:pStyle w:val="Prrafodelista"/>
        <w:numPr>
          <w:ilvl w:val="0"/>
          <w:numId w:val="31"/>
        </w:numPr>
        <w:jc w:val="both"/>
        <w:rPr>
          <w:rFonts w:ascii="Arial" w:hAnsi="Arial" w:cs="Arial"/>
          <w:color w:val="0000FF"/>
          <w:sz w:val="24"/>
          <w:szCs w:val="24"/>
        </w:rPr>
      </w:pPr>
      <w:r>
        <w:rPr>
          <w:rFonts w:ascii="Arial" w:hAnsi="Arial" w:cs="Arial"/>
          <w:color w:val="0000FF"/>
          <w:sz w:val="24"/>
          <w:szCs w:val="24"/>
        </w:rPr>
        <w:t>Fases del proyecto.</w:t>
      </w:r>
    </w:p>
    <w:p w:rsidRPr="00833427" w:rsidR="00833427" w:rsidP="00833427" w:rsidRDefault="00833427" w14:paraId="07361511" w14:textId="68095536">
      <w:pPr>
        <w:pStyle w:val="Prrafodelista"/>
        <w:numPr>
          <w:ilvl w:val="0"/>
          <w:numId w:val="31"/>
        </w:numPr>
        <w:jc w:val="both"/>
        <w:rPr>
          <w:rFonts w:ascii="Arial" w:hAnsi="Arial" w:cs="Arial"/>
          <w:color w:val="0000FF"/>
          <w:sz w:val="24"/>
          <w:szCs w:val="24"/>
        </w:rPr>
      </w:pPr>
      <w:r>
        <w:rPr>
          <w:rFonts w:ascii="Arial" w:hAnsi="Arial" w:cs="Arial"/>
          <w:color w:val="0000FF"/>
          <w:sz w:val="24"/>
          <w:szCs w:val="24"/>
        </w:rPr>
        <w:t>Actividades realizadas.</w:t>
      </w:r>
    </w:p>
    <w:p w:rsidRPr="00833427" w:rsidR="00833427" w:rsidP="00833427" w:rsidRDefault="00833427" w14:paraId="40D2ED8A" w14:textId="2A3F1AED">
      <w:pPr>
        <w:pStyle w:val="Prrafodelista"/>
        <w:numPr>
          <w:ilvl w:val="0"/>
          <w:numId w:val="31"/>
        </w:numPr>
        <w:jc w:val="both"/>
        <w:rPr>
          <w:rFonts w:ascii="Arial" w:hAnsi="Arial" w:cs="Arial"/>
          <w:color w:val="0000FF"/>
          <w:sz w:val="24"/>
          <w:szCs w:val="24"/>
        </w:rPr>
      </w:pPr>
      <w:r>
        <w:rPr>
          <w:rFonts w:ascii="Arial" w:hAnsi="Arial" w:cs="Arial"/>
          <w:color w:val="0000FF"/>
          <w:sz w:val="24"/>
          <w:szCs w:val="24"/>
        </w:rPr>
        <w:t>Herramientas utilizadas.</w:t>
      </w:r>
    </w:p>
    <w:p w:rsidRPr="00833427" w:rsidR="00833427" w:rsidP="00833427" w:rsidRDefault="00833427" w14:paraId="76EFA218" w14:textId="516B47DE">
      <w:pPr>
        <w:pStyle w:val="Prrafodelista"/>
        <w:numPr>
          <w:ilvl w:val="0"/>
          <w:numId w:val="31"/>
        </w:numPr>
        <w:jc w:val="both"/>
        <w:rPr>
          <w:rFonts w:ascii="Arial" w:hAnsi="Arial" w:cs="Arial"/>
          <w:color w:val="0000FF"/>
          <w:sz w:val="24"/>
          <w:szCs w:val="24"/>
        </w:rPr>
      </w:pPr>
      <w:r>
        <w:rPr>
          <w:rFonts w:ascii="Arial" w:hAnsi="Arial" w:cs="Arial"/>
          <w:color w:val="0000FF"/>
          <w:sz w:val="24"/>
          <w:szCs w:val="24"/>
        </w:rPr>
        <w:t>Criterios de evaluación.</w:t>
      </w:r>
    </w:p>
    <w:p w:rsidRPr="00833427" w:rsidR="00833427" w:rsidP="00833427" w:rsidRDefault="00833427" w14:paraId="0EB8F9D1" w14:textId="77777777">
      <w:pPr>
        <w:jc w:val="both"/>
        <w:rPr>
          <w:rFonts w:ascii="Arial" w:hAnsi="Arial" w:cs="Arial"/>
          <w:color w:val="0000FF"/>
          <w:sz w:val="24"/>
          <w:szCs w:val="24"/>
        </w:rPr>
      </w:pPr>
      <w:r>
        <w:rPr>
          <w:rFonts w:ascii="Arial" w:hAnsi="Arial" w:cs="Arial"/>
          <w:color w:val="0000FF"/>
          <w:sz w:val="24"/>
          <w:szCs w:val="24"/>
        </w:rPr>
        <w:t>Ejemplo:</w:t>
      </w:r>
    </w:p>
    <w:p w:rsidR="006057C0" w:rsidP="00833427" w:rsidRDefault="00833427" w14:paraId="188DD014" w14:textId="69547B60">
      <w:pPr>
        <w:jc w:val="both"/>
        <w:rPr>
          <w:rFonts w:ascii="Arial" w:hAnsi="Arial" w:cs="Arial"/>
          <w:iCs/>
          <w:color w:val="0000FF"/>
          <w:sz w:val="24"/>
          <w:szCs w:val="24"/>
        </w:rPr>
      </w:pPr>
      <w:r>
        <w:rPr>
          <w:rFonts w:ascii="Arial" w:hAnsi="Arial" w:cs="Arial"/>
          <w:color w:val="0000FF"/>
          <w:sz w:val="24"/>
          <w:szCs w:val="24"/>
        </w:rPr>
        <w:t>El proyecto se desarrolló en fases secuenciales desde el análisis del problema hasta el prototipo.</w:t>
      </w:r>
      <w:r>
        <w:rPr>
          <w:rFonts w:ascii="Arial" w:hAnsi="Arial" w:cs="Arial"/>
          <w:iCs/>
          <w:color w:val="0000FF"/>
          <w:sz w:val="24"/>
          <w:szCs w:val="24"/>
        </w:rPr>
        <w:t>]</w:t>
      </w:r>
    </w:p>
    <w:p w:rsidR="003B146E" w:rsidP="5D617371" w:rsidRDefault="003B146E" w14:paraId="078FAF00" w14:textId="77777777">
      <w:pPr>
        <w:jc w:val="both"/>
        <w:rPr>
          <w:rFonts w:ascii="Arial" w:hAnsi="Arial" w:cs="Arial"/>
          <w:color w:val="0000FF"/>
          <w:sz w:val="24"/>
          <w:szCs w:val="24"/>
        </w:rPr>
      </w:pPr>
    </w:p>
    <w:p w:rsidR="006629D5" w:rsidP="00FD5FD8" w:rsidRDefault="006629D5" w14:paraId="57AD52B2" w14:textId="4B19CC6B">
      <w:pPr>
        <w:pStyle w:val="Ttulo2"/>
        <w:numPr>
          <w:ilvl w:val="1"/>
          <w:numId w:val="6"/>
        </w:numPr>
        <w:rPr>
          <w:rFonts w:ascii="Arial" w:hAnsi="Arial" w:cs="Arial"/>
          <w:b/>
          <w:bCs/>
          <w:color w:val="auto"/>
          <w:sz w:val="24"/>
          <w:szCs w:val="24"/>
          <w:lang w:eastAsia="en-US"/>
        </w:rPr>
      </w:pPr>
      <w:bookmarkStart w:name="_Toc219708258" w:id="62"/>
      <w:r>
        <w:rPr>
          <w:rFonts w:ascii="Arial" w:hAnsi="Arial" w:cs="Arial"/>
          <w:b/>
          <w:bCs/>
          <w:color w:val="auto"/>
          <w:sz w:val="24"/>
          <w:szCs w:val="24"/>
          <w:lang w:eastAsia="en-US"/>
        </w:rPr>
        <w:t>Desarrollo de la solución</w:t>
      </w:r>
      <w:bookmarkEnd w:id="62"/>
    </w:p>
    <w:p w:rsidRPr="00206DFE" w:rsidR="00206DFE" w:rsidP="00206DFE" w:rsidRDefault="00A173A6" w14:paraId="5DDC3F3C" w14:textId="77777777">
      <w:pPr>
        <w:jc w:val="both"/>
        <w:rPr>
          <w:rFonts w:ascii="Arial" w:hAnsi="Arial" w:cs="Arial"/>
          <w:iCs/>
          <w:color w:val="0000FF"/>
          <w:sz w:val="24"/>
          <w:szCs w:val="24"/>
        </w:rPr>
      </w:pPr>
      <w:r>
        <w:rPr>
          <w:rFonts w:ascii="Arial" w:hAnsi="Arial" w:cs="Arial"/>
          <w:iCs/>
          <w:color w:val="0000FF"/>
          <w:sz w:val="24"/>
          <w:szCs w:val="24"/>
        </w:rPr>
        <w:t>[Contenido:</w:t>
      </w:r>
    </w:p>
    <w:p w:rsidRPr="00206DFE" w:rsidR="00206DFE" w:rsidP="00206DFE" w:rsidRDefault="00206DFE" w14:paraId="6572B8FC" w14:textId="06D00DCF">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Descripción de los datos.</w:t>
      </w:r>
    </w:p>
    <w:p w:rsidRPr="00206DFE" w:rsidR="00206DFE" w:rsidP="00206DFE" w:rsidRDefault="00206DFE" w14:paraId="7D2F93BA" w14:textId="169B763E">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Preprocesamiento resumido.</w:t>
      </w:r>
    </w:p>
    <w:p w:rsidRPr="00206DFE" w:rsidR="00206DFE" w:rsidP="00206DFE" w:rsidRDefault="00206DFE" w14:paraId="25435443" w14:textId="4CAE4EA3">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Al menos dos alternativas técnicas.</w:t>
      </w:r>
    </w:p>
    <w:p w:rsidRPr="00206DFE" w:rsidR="00206DFE" w:rsidP="00206DFE" w:rsidRDefault="00206DFE" w14:paraId="23045466" w14:textId="05256230">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Justificación de la alternativa seleccionada.</w:t>
      </w:r>
    </w:p>
    <w:p w:rsidRPr="00206DFE" w:rsidR="00206DFE" w:rsidP="00206DFE" w:rsidRDefault="00206DFE" w14:paraId="7826A086" w14:textId="442924CC">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Uso de herramientas low-code/no-code.</w:t>
      </w:r>
    </w:p>
    <w:p w:rsidRPr="00206DFE" w:rsidR="00206DFE" w:rsidP="00206DFE" w:rsidRDefault="00206DFE" w14:paraId="7CE91BDA" w14:textId="12B2E9CC">
      <w:pPr>
        <w:pStyle w:val="Prrafodelista"/>
        <w:numPr>
          <w:ilvl w:val="0"/>
          <w:numId w:val="34"/>
        </w:numPr>
        <w:jc w:val="both"/>
        <w:rPr>
          <w:rFonts w:ascii="Arial" w:hAnsi="Arial" w:cs="Arial"/>
          <w:iCs/>
          <w:color w:val="0000FF"/>
          <w:sz w:val="24"/>
          <w:szCs w:val="24"/>
        </w:rPr>
      </w:pPr>
      <w:r>
        <w:rPr>
          <w:rFonts w:ascii="Arial" w:hAnsi="Arial" w:cs="Arial"/>
          <w:iCs/>
          <w:color w:val="0000FF"/>
          <w:sz w:val="24"/>
          <w:szCs w:val="24"/>
        </w:rPr>
        <w:t>Arquitectura del prototipo.</w:t>
      </w:r>
    </w:p>
    <w:p w:rsidRPr="00206DFE" w:rsidR="00206DFE" w:rsidP="00206DFE" w:rsidRDefault="00206DFE" w14:paraId="13BCA4C9" w14:textId="77777777">
      <w:pPr>
        <w:jc w:val="both"/>
        <w:rPr>
          <w:rFonts w:ascii="Arial" w:hAnsi="Arial" w:cs="Arial"/>
          <w:iCs/>
          <w:color w:val="0000FF"/>
          <w:sz w:val="24"/>
          <w:szCs w:val="24"/>
        </w:rPr>
      </w:pPr>
      <w:r>
        <w:rPr>
          <w:rFonts w:ascii="Arial" w:hAnsi="Arial" w:cs="Arial"/>
          <w:iCs/>
          <w:color w:val="0000FF"/>
          <w:sz w:val="24"/>
          <w:szCs w:val="24"/>
        </w:rPr>
        <w:t>Ejemplo:</w:t>
      </w:r>
    </w:p>
    <w:p w:rsidRPr="00800302" w:rsidR="00884B67" w:rsidP="00206DFE" w:rsidRDefault="00206DFE" w14:paraId="5F1E3BD1" w14:textId="60868CEB">
      <w:pPr>
        <w:jc w:val="both"/>
        <w:rPr>
          <w:rFonts w:ascii="Arial" w:hAnsi="Arial" w:cs="Arial"/>
          <w:iCs/>
          <w:color w:val="0000FF"/>
          <w:sz w:val="24"/>
          <w:szCs w:val="24"/>
        </w:rPr>
      </w:pPr>
      <w:r>
        <w:rPr>
          <w:rFonts w:ascii="Arial" w:hAnsi="Arial" w:cs="Arial"/>
          <w:iCs/>
          <w:color w:val="0000FF"/>
          <w:sz w:val="24"/>
          <w:szCs w:val="24"/>
        </w:rPr>
        <w:t>Se compararon Random Forest y XGBoost, seleccionándose este último.]</w:t>
      </w:r>
    </w:p>
    <w:p w:rsidRPr="00FD5FD8" w:rsidR="00D72905" w:rsidP="00FD5FD8" w:rsidRDefault="00D72905" w14:paraId="3EE733EC" w14:textId="2E8DB899">
      <w:pPr>
        <w:pStyle w:val="Ttulo2"/>
        <w:numPr>
          <w:ilvl w:val="1"/>
          <w:numId w:val="6"/>
        </w:numPr>
        <w:rPr>
          <w:rFonts w:ascii="Arial" w:hAnsi="Arial" w:cs="Arial"/>
          <w:b/>
          <w:bCs/>
          <w:color w:val="auto"/>
          <w:sz w:val="24"/>
          <w:szCs w:val="24"/>
          <w:lang w:eastAsia="en-US"/>
        </w:rPr>
      </w:pPr>
      <w:bookmarkStart w:name="_Toc219708259" w:id="63"/>
      <w:r>
        <w:rPr>
          <w:rFonts w:ascii="Arial" w:hAnsi="Arial" w:cs="Arial"/>
          <w:b/>
          <w:bCs/>
          <w:color w:val="auto"/>
          <w:sz w:val="24"/>
          <w:szCs w:val="24"/>
          <w:lang w:eastAsia="en-US"/>
        </w:rPr>
        <w:t>Resultados y Discusión.</w:t>
      </w:r>
      <w:bookmarkEnd w:id="63"/>
    </w:p>
    <w:p w:rsidR="009117AB" w:rsidP="71206C3C" w:rsidRDefault="00D72905" w14:paraId="7BD7A4F3" w14:textId="736D37D4">
      <w:pPr>
        <w:jc w:val="both"/>
        <w:rPr>
          <w:rFonts w:ascii="Arial" w:hAnsi="Arial" w:cs="Arial"/>
          <w:color w:val="0000FF"/>
          <w:sz w:val="24"/>
          <w:szCs w:val="24"/>
        </w:rPr>
      </w:pPr>
      <w:r>
        <w:rPr>
          <w:rFonts w:ascii="Arial" w:hAnsi="Arial" w:cs="Arial"/>
          <w:color w:val="0000FF"/>
          <w:sz w:val="24"/>
          <w:szCs w:val="24"/>
        </w:rPr>
        <w:t>[Esta sección incluye los resultados que se espera al terminar el proyecto. Es importante usar indicadores y métricas relevantes. Se debe responder a las siguientes preguntas: ¿Qué se logró? (funcionalidades, tiempo de respuesta, eficiencia, usabilidad, etc.), ¿cuáles fueron los principales hallazgos? (Identificación de patrones o tendencias de los datos, etc.) y ¿qué significan los resultados? (Interpretación, comparativas, identificación de fortalezas y debilidades de la solución, etc.)]</w:t>
      </w:r>
    </w:p>
    <w:p w:rsidR="009117AB" w:rsidP="71206C3C" w:rsidRDefault="009117AB" w14:paraId="200FB0F7" w14:textId="77777777">
      <w:pPr>
        <w:jc w:val="both"/>
        <w:rPr>
          <w:rFonts w:ascii="Arial" w:hAnsi="Arial" w:cs="Arial"/>
          <w:color w:val="0000FF"/>
          <w:sz w:val="24"/>
          <w:szCs w:val="24"/>
        </w:rPr>
      </w:pPr>
    </w:p>
    <w:p w:rsidR="006629D5" w:rsidP="00FD5FD8" w:rsidRDefault="003F5D68" w14:paraId="761E7CF7" w14:textId="4FB7C724">
      <w:pPr>
        <w:pStyle w:val="Ttulo2"/>
        <w:numPr>
          <w:ilvl w:val="1"/>
          <w:numId w:val="6"/>
        </w:numPr>
        <w:rPr>
          <w:rFonts w:ascii="Arial" w:hAnsi="Arial" w:cs="Arial"/>
          <w:b/>
          <w:bCs/>
          <w:color w:val="auto"/>
          <w:sz w:val="24"/>
          <w:szCs w:val="24"/>
          <w:lang w:eastAsia="en-US"/>
        </w:rPr>
      </w:pPr>
      <w:bookmarkStart w:name="_Toc219708260" w:id="64"/>
      <w:r>
        <w:rPr>
          <w:rFonts w:ascii="Arial" w:hAnsi="Arial" w:cs="Arial"/>
          <w:b/>
          <w:bCs/>
          <w:color w:val="auto"/>
          <w:sz w:val="24"/>
          <w:szCs w:val="24"/>
          <w:lang w:eastAsia="en-US"/>
        </w:rPr>
        <w:lastRenderedPageBreak/>
        <w:t>Implicaciones éticas</w:t>
      </w:r>
      <w:bookmarkEnd w:id="64"/>
    </w:p>
    <w:p w:rsidR="006629D5" w:rsidP="006629D5" w:rsidRDefault="006629D5" w14:paraId="2C2C56DE" w14:textId="3A3F86B1">
      <w:pPr>
        <w:jc w:val="both"/>
        <w:rPr>
          <w:rFonts w:ascii="Arial" w:hAnsi="Arial" w:cs="Arial"/>
          <w:iCs/>
          <w:color w:val="0000FF"/>
          <w:sz w:val="24"/>
          <w:szCs w:val="24"/>
        </w:rPr>
      </w:pPr>
      <w:r>
        <w:rPr>
          <w:rFonts w:ascii="Arial" w:hAnsi="Arial" w:cs="Arial"/>
          <w:iCs/>
          <w:color w:val="0000FF"/>
          <w:sz w:val="24"/>
          <w:szCs w:val="24"/>
        </w:rPr>
        <w:t>[Esta sección incluye los temas éticos que se consideran en la solución y las implicaciones a las que se puede enfrentar el desarrollo y ejecución del proyecto.]</w:t>
      </w:r>
    </w:p>
    <w:p w:rsidRPr="004D720E" w:rsidR="000F5AB1" w:rsidP="006629D5" w:rsidRDefault="000F5AB1" w14:paraId="6CD357F0" w14:textId="77777777">
      <w:pPr>
        <w:jc w:val="both"/>
        <w:rPr>
          <w:rFonts w:ascii="Arial" w:hAnsi="Arial" w:cs="Arial"/>
          <w:iCs/>
          <w:color w:val="0000FF"/>
          <w:sz w:val="24"/>
          <w:szCs w:val="24"/>
        </w:rPr>
      </w:pPr>
    </w:p>
    <w:p w:rsidR="006A4D79" w:rsidP="00FD5FD8" w:rsidRDefault="006A4D79" w14:paraId="22BEE4D1" w14:textId="62B0182A">
      <w:pPr>
        <w:pStyle w:val="Ttulo1"/>
        <w:numPr>
          <w:ilvl w:val="0"/>
          <w:numId w:val="6"/>
        </w:numPr>
        <w:rPr>
          <w:rFonts w:ascii="Arial" w:hAnsi="Arial" w:cs="Arial"/>
        </w:rPr>
      </w:pPr>
      <w:bookmarkStart w:name="_Toc219708261" w:id="65"/>
      <w:r>
        <w:rPr>
          <w:rFonts w:ascii="Arial" w:hAnsi="Arial" w:cs="Arial"/>
        </w:rPr>
        <w:t>Conclusiones y Recomendaciones</w:t>
      </w:r>
      <w:bookmarkEnd w:id="65"/>
    </w:p>
    <w:p w:rsidRPr="004D720E" w:rsidR="00CB193A" w:rsidP="71317F4C" w:rsidRDefault="00CB193A" w14:paraId="44EEA6E4" w14:textId="3002EAFD">
      <w:pPr>
        <w:jc w:val="both"/>
        <w:rPr>
          <w:rFonts w:ascii="Arial" w:hAnsi="Arial" w:cs="Arial"/>
          <w:color w:val="0000FF"/>
          <w:sz w:val="24"/>
          <w:szCs w:val="24"/>
        </w:rPr>
      </w:pPr>
      <w:r>
        <w:rPr>
          <w:rFonts w:ascii="Arial" w:hAnsi="Arial" w:cs="Arial"/>
          <w:color w:val="0000FF"/>
          <w:sz w:val="24"/>
          <w:szCs w:val="24"/>
        </w:rPr>
        <w:t>[Esta sección incluye las conclusiones que se derivan de los objetivos planteados, además, las recomendaciones que se pueden desprender al final de la ejecución del proyecto.]</w:t>
      </w:r>
    </w:p>
    <w:p w:rsidRPr="00726525" w:rsidR="006E321C" w:rsidP="006E321C" w:rsidRDefault="006E321C" w14:paraId="53E38BD0" w14:textId="77777777">
      <w:pPr>
        <w:pStyle w:val="Ttulo1"/>
        <w:rPr>
          <w:rFonts w:ascii="Arial" w:hAnsi="Arial" w:cs="Arial"/>
        </w:rPr>
      </w:pPr>
    </w:p>
    <w:p w:rsidR="00DE5034" w:rsidP="00FD5FD8" w:rsidRDefault="00DE5034" w14:paraId="28AC5D79" w14:textId="0D529570">
      <w:pPr>
        <w:pStyle w:val="Ttulo1"/>
        <w:numPr>
          <w:ilvl w:val="0"/>
          <w:numId w:val="6"/>
        </w:numPr>
        <w:rPr>
          <w:rFonts w:ascii="Arial" w:hAnsi="Arial" w:cs="Arial"/>
        </w:rPr>
      </w:pPr>
      <w:bookmarkStart w:name="_Toc219708262" w:id="66"/>
      <w:r>
        <w:rPr>
          <w:rFonts w:ascii="Arial" w:hAnsi="Arial" w:cs="Arial"/>
        </w:rPr>
        <w:t>Trabajo futuro</w:t>
      </w:r>
      <w:bookmarkEnd w:id="66"/>
    </w:p>
    <w:p w:rsidR="00DE5034" w:rsidP="00DE5034" w:rsidRDefault="00DE5034" w14:paraId="1ECCB8E4" w14:textId="4E759C2E">
      <w:pPr>
        <w:jc w:val="both"/>
        <w:rPr>
          <w:rFonts w:ascii="Arial" w:hAnsi="Arial" w:cs="Arial"/>
          <w:iCs/>
          <w:color w:val="0000FF"/>
          <w:sz w:val="24"/>
          <w:szCs w:val="24"/>
        </w:rPr>
      </w:pPr>
      <w:r>
        <w:rPr>
          <w:rFonts w:ascii="Arial" w:hAnsi="Arial" w:cs="Arial"/>
          <w:iCs/>
          <w:color w:val="0000FF"/>
          <w:sz w:val="24"/>
          <w:szCs w:val="24"/>
        </w:rPr>
        <w:t>[Esta sección incluye los posibles proyectos que se pueden generar a partir de los resultados de este.]</w:t>
      </w:r>
    </w:p>
    <w:p w:rsidRPr="004D720E" w:rsidR="004B54D9" w:rsidP="00DE5034" w:rsidRDefault="004B54D9" w14:paraId="6C32791A" w14:textId="77777777">
      <w:pPr>
        <w:jc w:val="both"/>
        <w:rPr>
          <w:rFonts w:ascii="Arial" w:hAnsi="Arial" w:cs="Arial"/>
          <w:iCs/>
          <w:color w:val="0000FF"/>
          <w:sz w:val="24"/>
          <w:szCs w:val="24"/>
        </w:rPr>
      </w:pPr>
    </w:p>
    <w:p w:rsidR="00D551C0" w:rsidP="00FD5FD8" w:rsidRDefault="00D551C0" w14:paraId="005FD077" w14:textId="702D54E3">
      <w:pPr>
        <w:pStyle w:val="Ttulo1"/>
        <w:numPr>
          <w:ilvl w:val="0"/>
          <w:numId w:val="6"/>
        </w:numPr>
        <w:rPr>
          <w:rFonts w:ascii="Arial" w:hAnsi="Arial" w:cs="Arial"/>
        </w:rPr>
      </w:pPr>
      <w:bookmarkStart w:name="_Toc219708263" w:id="67"/>
      <w:r>
        <w:rPr>
          <w:rFonts w:ascii="Arial" w:hAnsi="Arial" w:cs="Arial"/>
        </w:rPr>
        <w:t>Referencias bibliográficas</w:t>
      </w:r>
      <w:bookmarkEnd w:id="67"/>
    </w:p>
    <w:p w:rsidR="00D551C0" w:rsidP="00D551C0" w:rsidRDefault="00D551C0" w14:paraId="31E3EFD7" w14:textId="52E3A1B2">
      <w:pPr>
        <w:jc w:val="both"/>
        <w:rPr>
          <w:rFonts w:ascii="Arial" w:hAnsi="Arial" w:cs="Arial"/>
          <w:iCs/>
          <w:color w:val="0000FF"/>
          <w:sz w:val="24"/>
          <w:szCs w:val="24"/>
        </w:rPr>
      </w:pPr>
      <w:r>
        <w:rPr>
          <w:rFonts w:ascii="Arial" w:hAnsi="Arial" w:cs="Arial"/>
          <w:iCs/>
          <w:color w:val="0000FF"/>
          <w:sz w:val="24"/>
          <w:szCs w:val="24"/>
        </w:rPr>
        <w:t>[En esta sección se listan todos los libros, artículos, revistas, fuentes de la Internet, etc., que han sido utilizados y citados dentro del trabajo. El formato único de citación y listado de las referencias del estilo APA (Versión 7). Este estilo deberá ser utilizado de manera consistente a lo largo de todo el texto.]</w:t>
      </w:r>
    </w:p>
    <w:p w:rsidR="004B54D9" w:rsidP="00D551C0" w:rsidRDefault="004B54D9" w14:paraId="1918907A" w14:textId="77777777">
      <w:pPr>
        <w:jc w:val="both"/>
        <w:rPr>
          <w:rFonts w:ascii="Arial" w:hAnsi="Arial" w:cs="Arial"/>
          <w:iCs/>
          <w:color w:val="0000FF"/>
          <w:sz w:val="24"/>
          <w:szCs w:val="24"/>
        </w:rPr>
      </w:pPr>
    </w:p>
    <w:p w:rsidR="00B003BA" w:rsidP="00FD5FD8" w:rsidRDefault="00B003BA" w14:paraId="2CBCFDCA" w14:textId="08C95822">
      <w:pPr>
        <w:pStyle w:val="Ttulo1"/>
        <w:numPr>
          <w:ilvl w:val="0"/>
          <w:numId w:val="6"/>
        </w:numPr>
        <w:rPr>
          <w:rFonts w:ascii="Arial" w:hAnsi="Arial" w:cs="Arial"/>
        </w:rPr>
      </w:pPr>
      <w:bookmarkStart w:name="_Toc219708264" w:id="68"/>
      <w:r>
        <w:rPr>
          <w:rFonts w:ascii="Arial" w:hAnsi="Arial" w:cs="Arial"/>
        </w:rPr>
        <w:t>Anexos</w:t>
      </w:r>
      <w:bookmarkEnd w:id="68"/>
    </w:p>
    <w:p w:rsidRPr="004D720E" w:rsidR="00B003BA" w:rsidP="004711CA" w:rsidRDefault="00B003BA" w14:paraId="49D8CC23" w14:textId="22A752BD">
      <w:pPr>
        <w:jc w:val="both"/>
        <w:rPr>
          <w:rFonts w:ascii="Arial" w:hAnsi="Arial" w:cs="Arial"/>
          <w:iCs/>
          <w:color w:val="0000FF"/>
          <w:sz w:val="24"/>
          <w:szCs w:val="24"/>
        </w:rPr>
      </w:pPr>
      <w:r>
        <w:rPr>
          <w:rFonts w:ascii="Arial" w:hAnsi="Arial" w:cs="Arial"/>
          <w:iCs/>
          <w:color w:val="0000FF"/>
          <w:sz w:val="24"/>
          <w:szCs w:val="24"/>
        </w:rPr>
        <w:t>[En esta sección se incluye el detalle de lo que estime no indispensable para la comprensión del tema central, pero que lo complementa. También se debe incluir todos los documentos generados por la metodología usada en el desarrollo de la solución del problema. Ejemplos: Diagramas, Detalles de desarrollos de fórmulas, de experimentos realizados, tablas de estadísticas, gráficos, copia de documentos, leyes o reglamentos que no pueden ser parafraseados, etc. Los anexos se designarán en forma secuencial numérica (Anexo 1, Anexo 2, etc.).]</w:t>
      </w:r>
    </w:p>
    <w:p w:rsidRPr="004D720E" w:rsidR="00B003BA" w:rsidP="00D551C0" w:rsidRDefault="00B003BA" w14:paraId="19354C4E" w14:textId="77777777">
      <w:pPr>
        <w:jc w:val="both"/>
        <w:rPr>
          <w:rFonts w:ascii="Arial" w:hAnsi="Arial" w:cs="Arial"/>
          <w:iCs/>
          <w:color w:val="0000FF"/>
          <w:sz w:val="24"/>
          <w:szCs w:val="24"/>
        </w:rPr>
      </w:pPr>
    </w:p>
    <w:sectPr w:rsidRPr="004D720E" w:rsidR="00B003BA" w:rsidSect="00BB5912">
      <w:footerReference w:type="default" r:id="rId18"/>
      <w:type w:val="continuous"/>
      <w:pgSz w:w="11906" w:h="16838" w:orient="portrait"/>
      <w:pgMar w:top="1417" w:right="1701" w:bottom="1417" w:left="1701"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G" w:author="Carlos Andres Guaita Ayala" w:date="2026-09-02T14:10:00Z" w:id="1">
    <w:p w:rsidR="00E55ED2" w:rsidP="00E55ED2" w:rsidRDefault="00E55ED2" w14:paraId="5A6B478E" w14:textId="77777777">
      <w:pPr>
        <w:pStyle w:val="Textocomentario"/>
      </w:pPr>
      <w:r>
        <w:rPr>
          <w:rStyle w:val="Refdecomentario"/>
        </w:rPr>
        <w:annotationRef/>
      </w:r>
      <w:r>
        <w:t>Esta parte realizan al final ya cuando tengan todo el documento listo.</w:t>
      </w:r>
    </w:p>
  </w:comment>
  <w:comment w:initials="CG" w:author="Carlos Andres Guaita Ayala" w:date="2026-09-02T14:10:00Z" w:id="3">
    <w:p w:rsidR="00E55ED2" w:rsidP="00E55ED2" w:rsidRDefault="00E55ED2" w14:paraId="1152D386" w14:textId="77777777">
      <w:pPr>
        <w:pStyle w:val="Textocomentario"/>
      </w:pPr>
      <w:r>
        <w:rPr>
          <w:rStyle w:val="Refdecomentario"/>
        </w:rPr>
        <w:annotationRef/>
      </w:r>
      <w:r>
        <w:t>Igual que el Resumen.</w:t>
      </w:r>
    </w:p>
  </w:comment>
  <w:comment w:initials="CG" w:author="Carlos Andres Guaita Ayala" w:date="2026-09-02T14:11:00Z" w:id="6">
    <w:p w:rsidR="00465F89" w:rsidP="00465F89" w:rsidRDefault="00465F89" w14:paraId="51CF136C" w14:textId="77777777">
      <w:pPr>
        <w:pStyle w:val="Textocomentario"/>
      </w:pPr>
      <w:r>
        <w:rPr>
          <w:rStyle w:val="Refdecomentario"/>
        </w:rPr>
        <w:annotationRef/>
      </w:r>
      <w:r>
        <w:t>Deben referenciar la fuente de donde se obtiene estos datos.</w:t>
      </w:r>
    </w:p>
  </w:comment>
  <w:comment w:initials="CG" w:author="Carlos Andres Guaita Ayala" w:date="2026-09-02T15:25:00Z" w:id="7">
    <w:p w:rsidR="00E6549E" w:rsidP="00E6549E" w:rsidRDefault="00E6549E" w14:paraId="28242C2C" w14:textId="77777777">
      <w:pPr>
        <w:pStyle w:val="Textocomentario"/>
      </w:pPr>
      <w:r>
        <w:rPr>
          <w:rStyle w:val="Refdecomentario"/>
        </w:rPr>
        <w:annotationRef/>
      </w:r>
      <w:r>
        <w:t>Deben realizar el diagrama de Ishikawa.</w:t>
      </w:r>
    </w:p>
  </w:comment>
  <w:comment w:initials="CG" w:author="Carlos Andres Guaita Ayala" w:date="2026-09-02T15:29:00Z" w:id="8">
    <w:p w:rsidR="00CF6226" w:rsidP="00CF6226" w:rsidRDefault="00CF6226" w14:paraId="27554FD4" w14:textId="77777777">
      <w:pPr>
        <w:pStyle w:val="Textocomentario"/>
      </w:pPr>
      <w:r>
        <w:rPr>
          <w:rStyle w:val="Refdecomentario"/>
        </w:rPr>
        <w:annotationRef/>
      </w:r>
      <w:r>
        <w:t>Esta parte también considero que es innecesaria debido a que aquí solo se habla del problema.</w:t>
      </w:r>
    </w:p>
  </w:comment>
  <w:comment w:initials="CG" w:author="Carlos Andres Guaita Ayala" w:date="2026-09-02T15:28:00Z" w:id="9">
    <w:p w:rsidR="0054168D" w:rsidP="0054168D" w:rsidRDefault="0054168D" w14:paraId="665CDABA" w14:textId="77777777">
      <w:pPr>
        <w:pStyle w:val="Textocomentario"/>
      </w:pPr>
      <w:r>
        <w:rPr>
          <w:rStyle w:val="Refdecomentario"/>
        </w:rPr>
        <w:annotationRef/>
      </w:r>
      <w:r>
        <w:t>En esta sección únicamente hablen del problema, no coloquen esta parte.</w:t>
      </w:r>
    </w:p>
  </w:comment>
  <w:comment w:initials="CG" w:author="Carlos Andres Guaita Ayala" w:date="2026-09-02T15:31:00Z" w:id="11">
    <w:p w:rsidR="002E7066" w:rsidP="002E7066" w:rsidRDefault="002E7066" w14:paraId="4FE0D575" w14:textId="77777777">
      <w:pPr>
        <w:pStyle w:val="Textocomentario"/>
      </w:pPr>
      <w:r>
        <w:rPr>
          <w:rStyle w:val="Refdecomentario"/>
        </w:rPr>
        <w:annotationRef/>
      </w:r>
      <w:r>
        <w:t>Falta incluir el organigrama de la Unidad donde se aplicará la solución de IA.</w:t>
      </w:r>
    </w:p>
  </w:comment>
  <w:comment w:initials="CG" w:author="Carlos Andres Guaita Ayala" w:date="2026-09-02T15:35:00Z" w:id="13">
    <w:p w:rsidR="007D753A" w:rsidP="007D753A" w:rsidRDefault="007D753A" w14:paraId="775A6F24" w14:textId="77777777">
      <w:pPr>
        <w:pStyle w:val="Textocomentario"/>
      </w:pPr>
      <w:r>
        <w:rPr>
          <w:rStyle w:val="Refdecomentario"/>
        </w:rPr>
        <w:annotationRef/>
      </w:r>
      <w:r>
        <w:t>Deben desarrollar más esta sección.</w:t>
      </w:r>
    </w:p>
  </w:comment>
  <w:comment w:initials="CG" w:author="Carlos Andres Guaita Ayala" w:date="2026-09-02T15:32:00Z" w:id="15">
    <w:p w:rsidR="00134365" w:rsidP="00134365" w:rsidRDefault="00134365" w14:paraId="31086B86" w14:textId="77777777">
      <w:pPr>
        <w:pStyle w:val="Textocomentario"/>
      </w:pPr>
      <w:r>
        <w:rPr>
          <w:rStyle w:val="Refdecomentario"/>
        </w:rPr>
        <w:annotationRef/>
      </w:r>
      <w:r>
        <w:t>No consideren esta alternativa de solución, dado que deben centrarse en aquellas que implementen inteligencia artificial.</w:t>
      </w:r>
    </w:p>
  </w:comment>
  <w:comment w:initials="CG" w:author="Carlos Andres Guaita Ayala" w:date="2026-09-02T15:36:00Z" w:id="16">
    <w:p w:rsidR="00170E18" w:rsidP="00170E18" w:rsidRDefault="00170E18" w14:paraId="6B863162" w14:textId="77777777">
      <w:pPr>
        <w:pStyle w:val="Textocomentario"/>
      </w:pPr>
      <w:r>
        <w:rPr>
          <w:rStyle w:val="Refdecomentario"/>
        </w:rPr>
        <w:annotationRef/>
      </w:r>
      <w:r>
        <w:t>Deben explicar con mayor profundidad estar alternativas de solución y como cada una de ellas afrontan a las causas del problema.</w:t>
      </w:r>
    </w:p>
  </w:comment>
  <w:comment w:initials="CG" w:author="Carlos Andres Guaita Ayala" w:date="2026-09-02T15:37:00Z" w:id="17">
    <w:p w:rsidR="00E238ED" w:rsidP="00E238ED" w:rsidRDefault="00E238ED" w14:paraId="239C7C33" w14:textId="77777777">
      <w:pPr>
        <w:pStyle w:val="Textocomentario"/>
      </w:pPr>
      <w:r>
        <w:rPr>
          <w:rStyle w:val="Refdecomentario"/>
        </w:rPr>
        <w:annotationRef/>
      </w:r>
      <w:r>
        <w:t>Deben mejorar esta sección, utilicen tablas para mostrar la evaluación de alternativas, tengan en cuenta los ejemplos de proyectos capstone.</w:t>
      </w:r>
    </w:p>
  </w:comment>
  <w:comment w:initials="CG" w:author="Carlos Andres Guaita Ayala" w:date="2026-09-02T15:42:00Z" w:id="27">
    <w:p w:rsidR="00564278" w:rsidP="00564278" w:rsidRDefault="00564278" w14:paraId="786C43F0" w14:textId="77777777">
      <w:pPr>
        <w:pStyle w:val="Textocomentario"/>
      </w:pPr>
      <w:r>
        <w:rPr>
          <w:rStyle w:val="Refdecomentario"/>
        </w:rPr>
        <w:annotationRef/>
      </w:r>
      <w:r>
        <w:t>Redactar mejor esta parte.</w:t>
      </w:r>
    </w:p>
  </w:comment>
  <w:comment w:initials="CG" w:author="Carlos Andres Guaita Ayala" w:date="2026-09-02T15:44:00Z" w:id="33">
    <w:p w:rsidR="009359D7" w:rsidP="009359D7" w:rsidRDefault="009359D7" w14:paraId="06AEEBAA" w14:textId="77777777">
      <w:pPr>
        <w:pStyle w:val="Textocomentario"/>
      </w:pPr>
      <w:r>
        <w:rPr>
          <w:rStyle w:val="Refdecomentario"/>
        </w:rPr>
        <w:annotationRef/>
      </w:r>
      <w:r>
        <w:t>Redactar mejor los objetivo.</w:t>
      </w:r>
    </w:p>
  </w:comment>
  <w:comment w:initials="CG" w:author="Carlos Andres Guaita Ayala" w:date="2026-09-02T15:47:00Z" w:id="49">
    <w:p w:rsidR="00D96034" w:rsidP="00D96034" w:rsidRDefault="00D96034" w14:paraId="6852E91B" w14:textId="77777777">
      <w:pPr>
        <w:pStyle w:val="Textocomentario"/>
      </w:pPr>
      <w:r>
        <w:rPr>
          <w:rStyle w:val="Refdecomentario"/>
        </w:rPr>
        <w:annotationRef/>
      </w:r>
      <w:r>
        <w:t>Aquí falta el objetivo específico alineado al despliegue del sistema y modelo.</w:t>
      </w:r>
    </w:p>
  </w:comment>
  <w:comment w:initials="CG" w:author="Carlos Andres Guaita Ayala" w:date="2026-09-02T15:48:00Z" w:id="52">
    <w:p w:rsidR="002440B1" w:rsidP="002440B1" w:rsidRDefault="002440B1" w14:paraId="0E61D822" w14:textId="77777777">
      <w:pPr>
        <w:pStyle w:val="Textocomentario"/>
      </w:pPr>
      <w:r>
        <w:rPr>
          <w:rStyle w:val="Refdecomentario"/>
        </w:rPr>
        <w:annotationRef/>
      </w:r>
      <w:r>
        <w:t>Aquí se debe listar con viñetas todas las funcionalidades y capacidades que tendrá su sistema inteligente y/o modelo de IA.</w:t>
      </w:r>
    </w:p>
  </w:comment>
  <w:comment w:initials="CG" w:author="Carlos Andres Guaita Ayala" w:date="2026-09-02T15:50:00Z" w:id="56">
    <w:p w:rsidR="0081117F" w:rsidP="0081117F" w:rsidRDefault="0081117F" w14:paraId="11EBC60A" w14:textId="77777777">
      <w:pPr>
        <w:pStyle w:val="Textocomentario"/>
      </w:pPr>
      <w:r>
        <w:rPr>
          <w:rStyle w:val="Refdecomentario"/>
        </w:rPr>
        <w:annotationRef/>
      </w:r>
      <w:r>
        <w:t>Mucho es 6 sprints para el tiempo que tienen, máximo 4.</w:t>
      </w:r>
    </w:p>
  </w:comment>
  <w:comment w:initials="CG" w:author="Carlos Andres Guaita Ayala" w:date="2026-09-02T15:51:00Z" w:id="58">
    <w:p w:rsidR="00B47824" w:rsidP="00B47824" w:rsidRDefault="00B47824" w14:paraId="0DA80B5D" w14:textId="77777777">
      <w:pPr>
        <w:pStyle w:val="Textocomentario"/>
      </w:pPr>
      <w:r>
        <w:rPr>
          <w:rStyle w:val="Refdecomentario"/>
        </w:rPr>
        <w:annotationRef/>
      </w:r>
      <w:r>
        <w:t>La bibliografía es el numeral final del documento.</w:t>
      </w:r>
    </w:p>
  </w:comment>
  <w:comment w:initials="CG" w:author="Carlos Andres Guaita Ayala" w:date="2026-09-02T15:52:00Z" w:id="59">
    <w:p w:rsidR="00C667D7" w:rsidP="00C667D7" w:rsidRDefault="00C667D7" w14:paraId="585AB026" w14:textId="77777777">
      <w:pPr>
        <w:pStyle w:val="Textocomentario"/>
      </w:pPr>
      <w:r>
        <w:rPr>
          <w:rStyle w:val="Refdecomentario"/>
        </w:rPr>
        <w:annotationRef/>
      </w:r>
      <w:r>
        <w:t>Fuentes primerias son todas aquellas que recogen de las personas que están directamente relacionadas al problema o necesidad que plantean resolver.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B478E" w15:done="0"/>
  <w15:commentEx w15:paraId="1152D386" w15:done="0"/>
  <w15:commentEx w15:paraId="51CF136C" w15:done="0"/>
  <w15:commentEx w15:paraId="28242C2C" w15:done="0"/>
  <w15:commentEx w15:paraId="27554FD4" w15:done="0"/>
  <w15:commentEx w15:paraId="665CDABA" w15:done="0"/>
  <w15:commentEx w15:paraId="4FE0D575" w15:done="0"/>
  <w15:commentEx w15:paraId="775A6F24" w15:done="0"/>
  <w15:commentEx w15:paraId="31086B86" w15:done="0"/>
  <w15:commentEx w15:paraId="6B863162" w15:done="0"/>
  <w15:commentEx w15:paraId="239C7C33" w15:done="0"/>
  <w15:commentEx w15:paraId="786C43F0" w15:done="0"/>
  <w15:commentEx w15:paraId="06AEEBAA" w15:done="0"/>
  <w15:commentEx w15:paraId="6852E91B" w15:done="0"/>
  <w15:commentEx w15:paraId="0E61D822" w15:done="0"/>
  <w15:commentEx w15:paraId="11EBC60A" w15:done="0"/>
  <w15:commentEx w15:paraId="0DA80B5D" w15:done="0"/>
  <w15:commentEx w15:paraId="585AB0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1BECB1" w16cex:dateUtc="2026-09-02T19:10:00Z"/>
  <w16cex:commentExtensible w16cex:durableId="4DBCC5E3" w16cex:dateUtc="2026-09-02T19:10:00Z"/>
  <w16cex:commentExtensible w16cex:durableId="2BA4C5DA" w16cex:dateUtc="2026-09-02T19:11:00Z"/>
  <w16cex:commentExtensible w16cex:durableId="4EF0DA10" w16cex:dateUtc="2026-09-02T20:25:00Z"/>
  <w16cex:commentExtensible w16cex:durableId="5CA712C9" w16cex:dateUtc="2026-09-02T20:29:00Z"/>
  <w16cex:commentExtensible w16cex:durableId="6B7FD173" w16cex:dateUtc="2026-09-02T20:28:00Z"/>
  <w16cex:commentExtensible w16cex:durableId="655C2C06" w16cex:dateUtc="2026-09-02T20:31:00Z"/>
  <w16cex:commentExtensible w16cex:durableId="30FD19FA" w16cex:dateUtc="2026-09-02T20:35:00Z"/>
  <w16cex:commentExtensible w16cex:durableId="1E95BF2A" w16cex:dateUtc="2026-09-02T20:32:00Z"/>
  <w16cex:commentExtensible w16cex:durableId="2E7B5671" w16cex:dateUtc="2026-09-02T20:36:00Z"/>
  <w16cex:commentExtensible w16cex:durableId="2AEAE18D" w16cex:dateUtc="2026-09-02T20:37:00Z"/>
  <w16cex:commentExtensible w16cex:durableId="1D1CE130" w16cex:dateUtc="2026-09-02T20:42:00Z"/>
  <w16cex:commentExtensible w16cex:durableId="43B1C97A" w16cex:dateUtc="2026-09-02T20:44:00Z"/>
  <w16cex:commentExtensible w16cex:durableId="0078C69F" w16cex:dateUtc="2026-09-02T20:47:00Z"/>
  <w16cex:commentExtensible w16cex:durableId="38204CD9" w16cex:dateUtc="2026-09-02T20:48:00Z"/>
  <w16cex:commentExtensible w16cex:durableId="10BAB39B" w16cex:dateUtc="2026-09-02T20:50:00Z"/>
  <w16cex:commentExtensible w16cex:durableId="28261866" w16cex:dateUtc="2026-09-02T20:51:00Z"/>
  <w16cex:commentExtensible w16cex:durableId="5D3A1E76" w16cex:dateUtc="2026-09-02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B478E" w16cid:durableId="1D1BECB1"/>
  <w16cid:commentId w16cid:paraId="1152D386" w16cid:durableId="4DBCC5E3"/>
  <w16cid:commentId w16cid:paraId="51CF136C" w16cid:durableId="2BA4C5DA"/>
  <w16cid:commentId w16cid:paraId="28242C2C" w16cid:durableId="4EF0DA10"/>
  <w16cid:commentId w16cid:paraId="27554FD4" w16cid:durableId="5CA712C9"/>
  <w16cid:commentId w16cid:paraId="665CDABA" w16cid:durableId="6B7FD173"/>
  <w16cid:commentId w16cid:paraId="4FE0D575" w16cid:durableId="655C2C06"/>
  <w16cid:commentId w16cid:paraId="775A6F24" w16cid:durableId="30FD19FA"/>
  <w16cid:commentId w16cid:paraId="31086B86" w16cid:durableId="1E95BF2A"/>
  <w16cid:commentId w16cid:paraId="6B863162" w16cid:durableId="2E7B5671"/>
  <w16cid:commentId w16cid:paraId="239C7C33" w16cid:durableId="2AEAE18D"/>
  <w16cid:commentId w16cid:paraId="786C43F0" w16cid:durableId="1D1CE130"/>
  <w16cid:commentId w16cid:paraId="06AEEBAA" w16cid:durableId="43B1C97A"/>
  <w16cid:commentId w16cid:paraId="6852E91B" w16cid:durableId="0078C69F"/>
  <w16cid:commentId w16cid:paraId="0E61D822" w16cid:durableId="38204CD9"/>
  <w16cid:commentId w16cid:paraId="11EBC60A" w16cid:durableId="10BAB39B"/>
  <w16cid:commentId w16cid:paraId="0DA80B5D" w16cid:durableId="28261866"/>
  <w16cid:commentId w16cid:paraId="585AB026" w16cid:durableId="5D3A1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6F8" w:rsidP="008A1451" w:rsidRDefault="00F036F8" w14:paraId="4D565177" w14:textId="77777777">
      <w:pPr>
        <w:spacing w:after="0" w:line="240" w:lineRule="auto"/>
      </w:pPr>
      <w:r>
        <w:separator/>
      </w:r>
    </w:p>
  </w:endnote>
  <w:endnote w:type="continuationSeparator" w:id="0">
    <w:p w:rsidR="00F036F8" w:rsidP="008A1451" w:rsidRDefault="00F036F8" w14:paraId="652C0B6D" w14:textId="77777777">
      <w:pPr>
        <w:spacing w:after="0" w:line="240" w:lineRule="auto"/>
      </w:pPr>
      <w:r>
        <w:continuationSeparator/>
      </w:r>
    </w:p>
  </w:endnote>
  <w:endnote w:type="continuationNotice" w:id="1">
    <w:p w:rsidR="00F036F8" w:rsidRDefault="00F036F8" w14:paraId="72796F7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rsidR="008A1451" w:rsidRDefault="00000000" w14:paraId="0575A456" w14:textId="157CDDA2">
        <w:pPr>
          <w:pStyle w:val="Piedepgina"/>
          <w:jc w:val="right"/>
        </w:pPr>
      </w:p>
    </w:sdtContent>
  </w:sdt>
  <w:p w:rsidR="008A1451" w:rsidRDefault="008A1451" w14:paraId="0D2E33B6"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rsidR="00BB5912" w:rsidRDefault="00BB5912" w14:paraId="26606EAA" w14:textId="442BCD3C">
        <w:pPr>
          <w:pStyle w:val="Piedepgina"/>
          <w:jc w:val="right"/>
        </w:pPr>
        <w:r>
          <w:fldChar w:fldCharType="begin"/>
        </w:r>
        <w:r>
          <w:instrText>PAGE   \* MERGEFORMAT</w:instrText>
        </w:r>
        <w:r>
          <w:fldChar w:fldCharType="separate"/>
        </w:r>
        <w:r>
          <w:rPr>
            <w:lang w:val="es-ES"/>
          </w:rPr>
          <w:t>2</w:t>
        </w:r>
        <w:r>
          <w:fldChar w:fldCharType="end"/>
        </w:r>
      </w:p>
    </w:sdtContent>
  </w:sdt>
  <w:p w:rsidR="00BB5912" w:rsidRDefault="00BB5912" w14:paraId="78A15C9C"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rsidR="00BB5912" w:rsidRDefault="00BB5912" w14:paraId="54F7915D" w14:textId="77777777">
        <w:pPr>
          <w:pStyle w:val="Piedepgina"/>
          <w:jc w:val="right"/>
        </w:pPr>
        <w:r>
          <w:fldChar w:fldCharType="begin"/>
        </w:r>
        <w:r>
          <w:instrText>PAGE   \* MERGEFORMAT</w:instrText>
        </w:r>
        <w:r>
          <w:fldChar w:fldCharType="separate"/>
        </w:r>
        <w:r>
          <w:rPr>
            <w:lang w:val="es-ES"/>
          </w:rPr>
          <w:t>2</w:t>
        </w:r>
        <w:r>
          <w:fldChar w:fldCharType="end"/>
        </w:r>
      </w:p>
    </w:sdtContent>
  </w:sdt>
  <w:p w:rsidR="00BB5912" w:rsidRDefault="00BB5912" w14:paraId="389086C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6F8" w:rsidP="008A1451" w:rsidRDefault="00F036F8" w14:paraId="79E69E99" w14:textId="77777777">
      <w:pPr>
        <w:spacing w:after="0" w:line="240" w:lineRule="auto"/>
      </w:pPr>
      <w:r>
        <w:separator/>
      </w:r>
    </w:p>
  </w:footnote>
  <w:footnote w:type="continuationSeparator" w:id="0">
    <w:p w:rsidR="00F036F8" w:rsidP="008A1451" w:rsidRDefault="00F036F8" w14:paraId="23FEFBB9" w14:textId="77777777">
      <w:pPr>
        <w:spacing w:after="0" w:line="240" w:lineRule="auto"/>
      </w:pPr>
      <w:r>
        <w:continuationSeparator/>
      </w:r>
    </w:p>
  </w:footnote>
  <w:footnote w:type="continuationNotice" w:id="1">
    <w:p w:rsidR="00F036F8" w:rsidRDefault="00F036F8" w14:paraId="4091380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E5982" w:rsidP="0011584A" w:rsidRDefault="008C3AE9" w14:paraId="1D377940" w14:textId="77777777">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rsidR="00AE5982" w:rsidRDefault="0093092B" w14:paraId="74335AD9" w14:textId="77777777">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5F4"/>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 w15:restartNumberingAfterBreak="0">
    <w:nsid w:val="05E01D6F"/>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 w15:restartNumberingAfterBreak="0">
    <w:nsid w:val="07C71DF9"/>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3" w15:restartNumberingAfterBreak="0">
    <w:nsid w:val="080134CE"/>
    <w:multiLevelType w:val="hybridMultilevel"/>
    <w:tmpl w:val="DB2249EA"/>
    <w:lvl w:ilvl="0" w:tplc="30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0B380B29"/>
    <w:multiLevelType w:val="hybridMultilevel"/>
    <w:tmpl w:val="6554D3B6"/>
    <w:lvl w:ilvl="0" w:tplc="01488CB4">
      <w:numFmt w:val="bullet"/>
      <w:lvlText w:val="-"/>
      <w:lvlJc w:val="left"/>
      <w:pPr>
        <w:ind w:left="720" w:hanging="360"/>
      </w:pPr>
      <w:rPr>
        <w:rFonts w:hint="default" w:ascii="Arial" w:hAnsi="Arial" w:cs="Arial" w:eastAsiaTheme="minorEastAsia"/>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5" w15:restartNumberingAfterBreak="0">
    <w:nsid w:val="0F597974"/>
    <w:multiLevelType w:val="hybridMultilevel"/>
    <w:tmpl w:val="3056BA18"/>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13C92F7E"/>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7" w15:restartNumberingAfterBreak="0">
    <w:nsid w:val="1A317257"/>
    <w:multiLevelType w:val="hybridMultilevel"/>
    <w:tmpl w:val="B3E4AB20"/>
    <w:lvl w:ilvl="0" w:tplc="6AAE11DE">
      <w:numFmt w:val="bullet"/>
      <w:lvlText w:val="-"/>
      <w:lvlJc w:val="left"/>
      <w:pPr>
        <w:ind w:left="720" w:hanging="360"/>
      </w:pPr>
      <w:rPr>
        <w:rFonts w:hint="default" w:ascii="Arial" w:hAnsi="Arial" w:cs="Arial" w:eastAsiaTheme="minorEastAsia"/>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8" w15:restartNumberingAfterBreak="0">
    <w:nsid w:val="1C8E3291"/>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9" w15:restartNumberingAfterBreak="0">
    <w:nsid w:val="1D7727AF"/>
    <w:multiLevelType w:val="hybridMultilevel"/>
    <w:tmpl w:val="7974F432"/>
    <w:lvl w:ilvl="0" w:tplc="F71C7AF4">
      <w:start w:val="1"/>
      <w:numFmt w:val="decimal"/>
      <w:lvlText w:val="%1."/>
      <w:lvlJc w:val="left"/>
      <w:pPr>
        <w:ind w:left="1068" w:hanging="360"/>
      </w:pPr>
      <w:rPr>
        <w:rFonts w:hint="default"/>
        <w:b/>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0"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1" w15:restartNumberingAfterBreak="0">
    <w:nsid w:val="25F02CC4"/>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264A10FC"/>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3" w15:restartNumberingAfterBreak="0">
    <w:nsid w:val="284A69B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4" w15:restartNumberingAfterBreak="0">
    <w:nsid w:val="35372D4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5" w15:restartNumberingAfterBreak="0">
    <w:nsid w:val="42E87C0C"/>
    <w:multiLevelType w:val="hybridMultilevel"/>
    <w:tmpl w:val="10469802"/>
    <w:lvl w:ilvl="0" w:tplc="F9B8CCF6">
      <w:start w:val="1"/>
      <w:numFmt w:val="bullet"/>
      <w:lvlText w:val=""/>
      <w:lvlJc w:val="left"/>
      <w:pPr>
        <w:ind w:left="720" w:hanging="360"/>
      </w:pPr>
      <w:rPr>
        <w:rFonts w:hint="default" w:ascii="Symbol" w:hAnsi="Symbol"/>
      </w:rPr>
    </w:lvl>
    <w:lvl w:ilvl="1" w:tplc="9000B5C4">
      <w:start w:val="1"/>
      <w:numFmt w:val="bullet"/>
      <w:lvlText w:val="o"/>
      <w:lvlJc w:val="left"/>
      <w:pPr>
        <w:ind w:left="1440" w:hanging="360"/>
      </w:pPr>
      <w:rPr>
        <w:rFonts w:hint="default" w:ascii="Courier New" w:hAnsi="Courier New"/>
      </w:rPr>
    </w:lvl>
    <w:lvl w:ilvl="2" w:tplc="9AC4DF8C">
      <w:start w:val="1"/>
      <w:numFmt w:val="bullet"/>
      <w:lvlText w:val=""/>
      <w:lvlJc w:val="left"/>
      <w:pPr>
        <w:ind w:left="2160" w:hanging="360"/>
      </w:pPr>
      <w:rPr>
        <w:rFonts w:hint="default" w:ascii="Wingdings" w:hAnsi="Wingdings"/>
      </w:rPr>
    </w:lvl>
    <w:lvl w:ilvl="3" w:tplc="926015CE">
      <w:start w:val="1"/>
      <w:numFmt w:val="bullet"/>
      <w:lvlText w:val=""/>
      <w:lvlJc w:val="left"/>
      <w:pPr>
        <w:ind w:left="2880" w:hanging="360"/>
      </w:pPr>
      <w:rPr>
        <w:rFonts w:hint="default" w:ascii="Symbol" w:hAnsi="Symbol"/>
      </w:rPr>
    </w:lvl>
    <w:lvl w:ilvl="4" w:tplc="E6003F08">
      <w:start w:val="1"/>
      <w:numFmt w:val="bullet"/>
      <w:lvlText w:val="o"/>
      <w:lvlJc w:val="left"/>
      <w:pPr>
        <w:ind w:left="3600" w:hanging="360"/>
      </w:pPr>
      <w:rPr>
        <w:rFonts w:hint="default" w:ascii="Courier New" w:hAnsi="Courier New"/>
      </w:rPr>
    </w:lvl>
    <w:lvl w:ilvl="5" w:tplc="90FEE500">
      <w:start w:val="1"/>
      <w:numFmt w:val="bullet"/>
      <w:lvlText w:val=""/>
      <w:lvlJc w:val="left"/>
      <w:pPr>
        <w:ind w:left="4320" w:hanging="360"/>
      </w:pPr>
      <w:rPr>
        <w:rFonts w:hint="default" w:ascii="Wingdings" w:hAnsi="Wingdings"/>
      </w:rPr>
    </w:lvl>
    <w:lvl w:ilvl="6" w:tplc="CB3EB7EE">
      <w:start w:val="1"/>
      <w:numFmt w:val="bullet"/>
      <w:lvlText w:val=""/>
      <w:lvlJc w:val="left"/>
      <w:pPr>
        <w:ind w:left="5040" w:hanging="360"/>
      </w:pPr>
      <w:rPr>
        <w:rFonts w:hint="default" w:ascii="Symbol" w:hAnsi="Symbol"/>
      </w:rPr>
    </w:lvl>
    <w:lvl w:ilvl="7" w:tplc="9CAE3262">
      <w:start w:val="1"/>
      <w:numFmt w:val="bullet"/>
      <w:lvlText w:val="o"/>
      <w:lvlJc w:val="left"/>
      <w:pPr>
        <w:ind w:left="5760" w:hanging="360"/>
      </w:pPr>
      <w:rPr>
        <w:rFonts w:hint="default" w:ascii="Courier New" w:hAnsi="Courier New"/>
      </w:rPr>
    </w:lvl>
    <w:lvl w:ilvl="8" w:tplc="580C3DF8">
      <w:start w:val="1"/>
      <w:numFmt w:val="bullet"/>
      <w:lvlText w:val=""/>
      <w:lvlJc w:val="left"/>
      <w:pPr>
        <w:ind w:left="6480" w:hanging="360"/>
      </w:pPr>
      <w:rPr>
        <w:rFonts w:hint="default" w:ascii="Wingdings" w:hAnsi="Wingdings"/>
      </w:rPr>
    </w:lvl>
  </w:abstractNum>
  <w:abstractNum w:abstractNumId="16" w15:restartNumberingAfterBreak="0">
    <w:nsid w:val="453D6AD9"/>
    <w:multiLevelType w:val="hybridMultilevel"/>
    <w:tmpl w:val="91641D2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7" w15:restartNumberingAfterBreak="0">
    <w:nsid w:val="46F4480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8" w15:restartNumberingAfterBreak="0">
    <w:nsid w:val="4A6D7DFC"/>
    <w:multiLevelType w:val="hybridMultilevel"/>
    <w:tmpl w:val="446AEE44"/>
    <w:lvl w:ilvl="0" w:tplc="53AC5B48">
      <w:start w:val="1"/>
      <w:numFmt w:val="bullet"/>
      <w:lvlText w:val=""/>
      <w:lvlJc w:val="left"/>
      <w:pPr>
        <w:ind w:left="720" w:hanging="360"/>
      </w:pPr>
      <w:rPr>
        <w:rFonts w:hint="default" w:ascii="Symbol" w:hAnsi="Symbol"/>
      </w:rPr>
    </w:lvl>
    <w:lvl w:ilvl="1" w:tplc="4FD03E18">
      <w:start w:val="1"/>
      <w:numFmt w:val="bullet"/>
      <w:lvlText w:val="o"/>
      <w:lvlJc w:val="left"/>
      <w:pPr>
        <w:ind w:left="1440" w:hanging="360"/>
      </w:pPr>
      <w:rPr>
        <w:rFonts w:hint="default" w:ascii="Courier New" w:hAnsi="Courier New"/>
      </w:rPr>
    </w:lvl>
    <w:lvl w:ilvl="2" w:tplc="7402DD24">
      <w:start w:val="1"/>
      <w:numFmt w:val="bullet"/>
      <w:lvlText w:val=""/>
      <w:lvlJc w:val="left"/>
      <w:pPr>
        <w:ind w:left="2160" w:hanging="360"/>
      </w:pPr>
      <w:rPr>
        <w:rFonts w:hint="default" w:ascii="Wingdings" w:hAnsi="Wingdings"/>
      </w:rPr>
    </w:lvl>
    <w:lvl w:ilvl="3" w:tplc="5E5C8506">
      <w:start w:val="1"/>
      <w:numFmt w:val="bullet"/>
      <w:lvlText w:val=""/>
      <w:lvlJc w:val="left"/>
      <w:pPr>
        <w:ind w:left="2880" w:hanging="360"/>
      </w:pPr>
      <w:rPr>
        <w:rFonts w:hint="default" w:ascii="Symbol" w:hAnsi="Symbol"/>
      </w:rPr>
    </w:lvl>
    <w:lvl w:ilvl="4" w:tplc="A6C41D10">
      <w:start w:val="1"/>
      <w:numFmt w:val="bullet"/>
      <w:lvlText w:val="o"/>
      <w:lvlJc w:val="left"/>
      <w:pPr>
        <w:ind w:left="3600" w:hanging="360"/>
      </w:pPr>
      <w:rPr>
        <w:rFonts w:hint="default" w:ascii="Courier New" w:hAnsi="Courier New"/>
      </w:rPr>
    </w:lvl>
    <w:lvl w:ilvl="5" w:tplc="769CD406">
      <w:start w:val="1"/>
      <w:numFmt w:val="bullet"/>
      <w:lvlText w:val=""/>
      <w:lvlJc w:val="left"/>
      <w:pPr>
        <w:ind w:left="4320" w:hanging="360"/>
      </w:pPr>
      <w:rPr>
        <w:rFonts w:hint="default" w:ascii="Wingdings" w:hAnsi="Wingdings"/>
      </w:rPr>
    </w:lvl>
    <w:lvl w:ilvl="6" w:tplc="7598C032">
      <w:start w:val="1"/>
      <w:numFmt w:val="bullet"/>
      <w:lvlText w:val=""/>
      <w:lvlJc w:val="left"/>
      <w:pPr>
        <w:ind w:left="5040" w:hanging="360"/>
      </w:pPr>
      <w:rPr>
        <w:rFonts w:hint="default" w:ascii="Symbol" w:hAnsi="Symbol"/>
      </w:rPr>
    </w:lvl>
    <w:lvl w:ilvl="7" w:tplc="DEACE5D6">
      <w:start w:val="1"/>
      <w:numFmt w:val="bullet"/>
      <w:lvlText w:val="o"/>
      <w:lvlJc w:val="left"/>
      <w:pPr>
        <w:ind w:left="5760" w:hanging="360"/>
      </w:pPr>
      <w:rPr>
        <w:rFonts w:hint="default" w:ascii="Courier New" w:hAnsi="Courier New"/>
      </w:rPr>
    </w:lvl>
    <w:lvl w:ilvl="8" w:tplc="BF52623C">
      <w:start w:val="1"/>
      <w:numFmt w:val="bullet"/>
      <w:lvlText w:val=""/>
      <w:lvlJc w:val="left"/>
      <w:pPr>
        <w:ind w:left="6480" w:hanging="360"/>
      </w:pPr>
      <w:rPr>
        <w:rFonts w:hint="default" w:ascii="Wingdings" w:hAnsi="Wingdings"/>
      </w:rPr>
    </w:lvl>
  </w:abstractNum>
  <w:abstractNum w:abstractNumId="19" w15:restartNumberingAfterBreak="0">
    <w:nsid w:val="4EAC664E"/>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0" w15:restartNumberingAfterBreak="0">
    <w:nsid w:val="50C44480"/>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1" w15:restartNumberingAfterBreak="0">
    <w:nsid w:val="5AF403E1"/>
    <w:multiLevelType w:val="hybridMultilevel"/>
    <w:tmpl w:val="E5B4DD2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5BAE6BB8"/>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3" w15:restartNumberingAfterBreak="0">
    <w:nsid w:val="5E065201"/>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4" w15:restartNumberingAfterBreak="0">
    <w:nsid w:val="65F1109D"/>
    <w:multiLevelType w:val="multilevel"/>
    <w:tmpl w:val="30966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82263A"/>
    <w:multiLevelType w:val="hybridMultilevel"/>
    <w:tmpl w:val="4C608218"/>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6" w15:restartNumberingAfterBreak="0">
    <w:nsid w:val="6786595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7" w15:restartNumberingAfterBreak="0">
    <w:nsid w:val="67A50362"/>
    <w:multiLevelType w:val="hybridMultilevel"/>
    <w:tmpl w:val="CAE0759E"/>
    <w:lvl w:ilvl="0" w:tplc="700AC32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4193535"/>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9" w15:restartNumberingAfterBreak="0">
    <w:nsid w:val="74A4163A"/>
    <w:multiLevelType w:val="multilevel"/>
    <w:tmpl w:val="B8342246"/>
    <w:lvl w:ilvl="0">
      <w:start w:val="1"/>
      <w:numFmt w:val="decimal"/>
      <w:lvlText w:val="%1"/>
      <w:lvlJc w:val="left"/>
      <w:pPr>
        <w:ind w:left="360" w:hanging="360"/>
      </w:pPr>
      <w:rPr>
        <w:rFonts w:hint="default"/>
      </w:rPr>
    </w:lvl>
    <w:lvl w:ilvl="1">
      <w:start w:val="1"/>
      <w:numFmt w:val="decimal"/>
      <w:lvlText w:val="%1.%2"/>
      <w:lvlJc w:val="left"/>
      <w:pPr>
        <w:ind w:left="564" w:hanging="36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432" w:hanging="1800"/>
      </w:pPr>
      <w:rPr>
        <w:rFonts w:hint="default"/>
      </w:rPr>
    </w:lvl>
  </w:abstractNum>
  <w:abstractNum w:abstractNumId="30" w15:restartNumberingAfterBreak="0">
    <w:nsid w:val="789F4AD3"/>
    <w:multiLevelType w:val="hybridMultilevel"/>
    <w:tmpl w:val="751C431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1" w15:restartNumberingAfterBreak="0">
    <w:nsid w:val="7B6B0861"/>
    <w:multiLevelType w:val="hybridMultilevel"/>
    <w:tmpl w:val="02F26BD0"/>
    <w:lvl w:ilvl="0" w:tplc="30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D46478C"/>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33" w15:restartNumberingAfterBreak="0">
    <w:nsid w:val="7FBC1C91"/>
    <w:multiLevelType w:val="hybridMultilevel"/>
    <w:tmpl w:val="50264D9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1754163863">
    <w:abstractNumId w:val="18"/>
  </w:num>
  <w:num w:numId="2" w16cid:durableId="1043287231">
    <w:abstractNumId w:val="15"/>
  </w:num>
  <w:num w:numId="3" w16cid:durableId="653532997">
    <w:abstractNumId w:val="21"/>
  </w:num>
  <w:num w:numId="4" w16cid:durableId="565606970">
    <w:abstractNumId w:val="9"/>
  </w:num>
  <w:num w:numId="5" w16cid:durableId="903369531">
    <w:abstractNumId w:val="27"/>
  </w:num>
  <w:num w:numId="6" w16cid:durableId="2084057755">
    <w:abstractNumId w:val="10"/>
  </w:num>
  <w:num w:numId="7" w16cid:durableId="1787849336">
    <w:abstractNumId w:val="24"/>
  </w:num>
  <w:num w:numId="8" w16cid:durableId="1178084085">
    <w:abstractNumId w:val="22"/>
  </w:num>
  <w:num w:numId="9" w16cid:durableId="759759026">
    <w:abstractNumId w:val="8"/>
  </w:num>
  <w:num w:numId="10" w16cid:durableId="750738980">
    <w:abstractNumId w:val="0"/>
  </w:num>
  <w:num w:numId="11" w16cid:durableId="46339557">
    <w:abstractNumId w:val="2"/>
  </w:num>
  <w:num w:numId="12" w16cid:durableId="10036557">
    <w:abstractNumId w:val="28"/>
  </w:num>
  <w:num w:numId="13" w16cid:durableId="1520584023">
    <w:abstractNumId w:val="13"/>
  </w:num>
  <w:num w:numId="14" w16cid:durableId="995187546">
    <w:abstractNumId w:val="12"/>
  </w:num>
  <w:num w:numId="15" w16cid:durableId="277372028">
    <w:abstractNumId w:val="32"/>
  </w:num>
  <w:num w:numId="16" w16cid:durableId="8992350">
    <w:abstractNumId w:val="19"/>
  </w:num>
  <w:num w:numId="17" w16cid:durableId="629751720">
    <w:abstractNumId w:val="14"/>
  </w:num>
  <w:num w:numId="18" w16cid:durableId="603339683">
    <w:abstractNumId w:val="20"/>
  </w:num>
  <w:num w:numId="19" w16cid:durableId="565605269">
    <w:abstractNumId w:val="6"/>
  </w:num>
  <w:num w:numId="20" w16cid:durableId="103306410">
    <w:abstractNumId w:val="11"/>
  </w:num>
  <w:num w:numId="21" w16cid:durableId="893926521">
    <w:abstractNumId w:val="23"/>
  </w:num>
  <w:num w:numId="22" w16cid:durableId="1344208901">
    <w:abstractNumId w:val="1"/>
  </w:num>
  <w:num w:numId="23" w16cid:durableId="247278520">
    <w:abstractNumId w:val="29"/>
  </w:num>
  <w:num w:numId="24" w16cid:durableId="562720525">
    <w:abstractNumId w:val="26"/>
  </w:num>
  <w:num w:numId="25" w16cid:durableId="2062898474">
    <w:abstractNumId w:val="17"/>
  </w:num>
  <w:num w:numId="26" w16cid:durableId="1266766249">
    <w:abstractNumId w:val="5"/>
  </w:num>
  <w:num w:numId="27" w16cid:durableId="1277758663">
    <w:abstractNumId w:val="25"/>
  </w:num>
  <w:num w:numId="28" w16cid:durableId="1053310868">
    <w:abstractNumId w:val="16"/>
  </w:num>
  <w:num w:numId="29" w16cid:durableId="1694840281">
    <w:abstractNumId w:val="30"/>
  </w:num>
  <w:num w:numId="30" w16cid:durableId="1573848924">
    <w:abstractNumId w:val="4"/>
  </w:num>
  <w:num w:numId="31" w16cid:durableId="843401357">
    <w:abstractNumId w:val="31"/>
  </w:num>
  <w:num w:numId="32" w16cid:durableId="234973774">
    <w:abstractNumId w:val="33"/>
  </w:num>
  <w:num w:numId="33" w16cid:durableId="687487207">
    <w:abstractNumId w:val="7"/>
  </w:num>
  <w:num w:numId="34" w16cid:durableId="2185142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ndres Guaita Ayala">
    <w15:presenceInfo w15:providerId="AD" w15:userId="S::carlos.guaita@udla.edu.ec::4ede8258-af63-4d83-965d-eb7a591564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0000"/>
    <w:rsid w:val="00001CAE"/>
    <w:rsid w:val="000024C3"/>
    <w:rsid w:val="00004F12"/>
    <w:rsid w:val="00006B72"/>
    <w:rsid w:val="000070F2"/>
    <w:rsid w:val="000107DA"/>
    <w:rsid w:val="0001214A"/>
    <w:rsid w:val="000157E4"/>
    <w:rsid w:val="00016059"/>
    <w:rsid w:val="00017084"/>
    <w:rsid w:val="00024426"/>
    <w:rsid w:val="00025DB0"/>
    <w:rsid w:val="000309AA"/>
    <w:rsid w:val="000322A8"/>
    <w:rsid w:val="000358A7"/>
    <w:rsid w:val="0004269B"/>
    <w:rsid w:val="00046043"/>
    <w:rsid w:val="000467D4"/>
    <w:rsid w:val="000475EF"/>
    <w:rsid w:val="00052459"/>
    <w:rsid w:val="000543DF"/>
    <w:rsid w:val="00054495"/>
    <w:rsid w:val="00055B4C"/>
    <w:rsid w:val="000638D2"/>
    <w:rsid w:val="00063F6E"/>
    <w:rsid w:val="0007193E"/>
    <w:rsid w:val="00075E53"/>
    <w:rsid w:val="00076354"/>
    <w:rsid w:val="0008085F"/>
    <w:rsid w:val="00081E8B"/>
    <w:rsid w:val="000836AF"/>
    <w:rsid w:val="000837C4"/>
    <w:rsid w:val="00084B69"/>
    <w:rsid w:val="000863BB"/>
    <w:rsid w:val="00091392"/>
    <w:rsid w:val="0009271B"/>
    <w:rsid w:val="00092ED4"/>
    <w:rsid w:val="00093B0B"/>
    <w:rsid w:val="00097E17"/>
    <w:rsid w:val="000A3268"/>
    <w:rsid w:val="000B015B"/>
    <w:rsid w:val="000C09B0"/>
    <w:rsid w:val="000C2E29"/>
    <w:rsid w:val="000C34AF"/>
    <w:rsid w:val="000C4D71"/>
    <w:rsid w:val="000C686E"/>
    <w:rsid w:val="000D1846"/>
    <w:rsid w:val="000E1DCB"/>
    <w:rsid w:val="000E2471"/>
    <w:rsid w:val="000E6D56"/>
    <w:rsid w:val="000F0930"/>
    <w:rsid w:val="000F0B60"/>
    <w:rsid w:val="000F594E"/>
    <w:rsid w:val="000F5AB1"/>
    <w:rsid w:val="000F6CA4"/>
    <w:rsid w:val="000F730D"/>
    <w:rsid w:val="0010128E"/>
    <w:rsid w:val="001012AD"/>
    <w:rsid w:val="0010198A"/>
    <w:rsid w:val="001046E0"/>
    <w:rsid w:val="00105B63"/>
    <w:rsid w:val="00110205"/>
    <w:rsid w:val="0011213D"/>
    <w:rsid w:val="0011584A"/>
    <w:rsid w:val="00120DD3"/>
    <w:rsid w:val="001213B1"/>
    <w:rsid w:val="00125929"/>
    <w:rsid w:val="001259F4"/>
    <w:rsid w:val="00125FA4"/>
    <w:rsid w:val="00126075"/>
    <w:rsid w:val="00131EF0"/>
    <w:rsid w:val="00133AA7"/>
    <w:rsid w:val="00134365"/>
    <w:rsid w:val="00135A97"/>
    <w:rsid w:val="00136777"/>
    <w:rsid w:val="0014178B"/>
    <w:rsid w:val="001451B3"/>
    <w:rsid w:val="001554A3"/>
    <w:rsid w:val="001558E2"/>
    <w:rsid w:val="00155D43"/>
    <w:rsid w:val="00156527"/>
    <w:rsid w:val="00157F62"/>
    <w:rsid w:val="0016076B"/>
    <w:rsid w:val="001614F8"/>
    <w:rsid w:val="001618E0"/>
    <w:rsid w:val="0016457A"/>
    <w:rsid w:val="001678B5"/>
    <w:rsid w:val="00170A30"/>
    <w:rsid w:val="00170A5D"/>
    <w:rsid w:val="00170E18"/>
    <w:rsid w:val="00170F64"/>
    <w:rsid w:val="001764CE"/>
    <w:rsid w:val="001818CB"/>
    <w:rsid w:val="00181D47"/>
    <w:rsid w:val="001841FD"/>
    <w:rsid w:val="0018477A"/>
    <w:rsid w:val="00186762"/>
    <w:rsid w:val="00186E4E"/>
    <w:rsid w:val="00187141"/>
    <w:rsid w:val="001907B2"/>
    <w:rsid w:val="00192B06"/>
    <w:rsid w:val="00192BA8"/>
    <w:rsid w:val="00192F38"/>
    <w:rsid w:val="00193DD1"/>
    <w:rsid w:val="00194621"/>
    <w:rsid w:val="001A0B36"/>
    <w:rsid w:val="001A324C"/>
    <w:rsid w:val="001A33E5"/>
    <w:rsid w:val="001A5AFD"/>
    <w:rsid w:val="001B6165"/>
    <w:rsid w:val="001C032C"/>
    <w:rsid w:val="001C3EA3"/>
    <w:rsid w:val="001C7890"/>
    <w:rsid w:val="001D179F"/>
    <w:rsid w:val="001D2BB4"/>
    <w:rsid w:val="001E43C5"/>
    <w:rsid w:val="001E467D"/>
    <w:rsid w:val="001F0E9E"/>
    <w:rsid w:val="001F25F1"/>
    <w:rsid w:val="001F46C6"/>
    <w:rsid w:val="001F6FBE"/>
    <w:rsid w:val="001F7E04"/>
    <w:rsid w:val="00202BF2"/>
    <w:rsid w:val="00206C56"/>
    <w:rsid w:val="00206DFE"/>
    <w:rsid w:val="00206F79"/>
    <w:rsid w:val="002072D3"/>
    <w:rsid w:val="00207E30"/>
    <w:rsid w:val="00210346"/>
    <w:rsid w:val="002114BA"/>
    <w:rsid w:val="002130C3"/>
    <w:rsid w:val="00220AC7"/>
    <w:rsid w:val="00223AA4"/>
    <w:rsid w:val="002243ED"/>
    <w:rsid w:val="002300DF"/>
    <w:rsid w:val="00231412"/>
    <w:rsid w:val="0023197B"/>
    <w:rsid w:val="00234C77"/>
    <w:rsid w:val="00237867"/>
    <w:rsid w:val="00237B95"/>
    <w:rsid w:val="00243D81"/>
    <w:rsid w:val="002440B1"/>
    <w:rsid w:val="00247A7C"/>
    <w:rsid w:val="00247D3F"/>
    <w:rsid w:val="002554A2"/>
    <w:rsid w:val="00257408"/>
    <w:rsid w:val="002604AD"/>
    <w:rsid w:val="00262C96"/>
    <w:rsid w:val="00265AA8"/>
    <w:rsid w:val="0027572D"/>
    <w:rsid w:val="0027673F"/>
    <w:rsid w:val="00276B75"/>
    <w:rsid w:val="00276F24"/>
    <w:rsid w:val="0028233D"/>
    <w:rsid w:val="00291753"/>
    <w:rsid w:val="002964A8"/>
    <w:rsid w:val="002A1284"/>
    <w:rsid w:val="002A3BAC"/>
    <w:rsid w:val="002A4E1C"/>
    <w:rsid w:val="002A6656"/>
    <w:rsid w:val="002A7122"/>
    <w:rsid w:val="002B1705"/>
    <w:rsid w:val="002B282F"/>
    <w:rsid w:val="002B404C"/>
    <w:rsid w:val="002C0FFD"/>
    <w:rsid w:val="002C23A7"/>
    <w:rsid w:val="002C37C0"/>
    <w:rsid w:val="002C3C5F"/>
    <w:rsid w:val="002C5114"/>
    <w:rsid w:val="002C535A"/>
    <w:rsid w:val="002D0251"/>
    <w:rsid w:val="002D1F74"/>
    <w:rsid w:val="002D7906"/>
    <w:rsid w:val="002E00AB"/>
    <w:rsid w:val="002E2671"/>
    <w:rsid w:val="002E7066"/>
    <w:rsid w:val="002F22F2"/>
    <w:rsid w:val="002F480B"/>
    <w:rsid w:val="002F5A38"/>
    <w:rsid w:val="002F6769"/>
    <w:rsid w:val="002F7FD7"/>
    <w:rsid w:val="0030052E"/>
    <w:rsid w:val="00300D8D"/>
    <w:rsid w:val="003017A4"/>
    <w:rsid w:val="003143C5"/>
    <w:rsid w:val="00315581"/>
    <w:rsid w:val="003204ED"/>
    <w:rsid w:val="00323BDE"/>
    <w:rsid w:val="0032641D"/>
    <w:rsid w:val="003320B1"/>
    <w:rsid w:val="00335AA9"/>
    <w:rsid w:val="0033796C"/>
    <w:rsid w:val="003411D5"/>
    <w:rsid w:val="00344D81"/>
    <w:rsid w:val="00353AB6"/>
    <w:rsid w:val="00357A44"/>
    <w:rsid w:val="00357F63"/>
    <w:rsid w:val="00360378"/>
    <w:rsid w:val="00360396"/>
    <w:rsid w:val="00360695"/>
    <w:rsid w:val="00360C69"/>
    <w:rsid w:val="00361ACA"/>
    <w:rsid w:val="003700E2"/>
    <w:rsid w:val="0037167A"/>
    <w:rsid w:val="00371E3D"/>
    <w:rsid w:val="00373D1D"/>
    <w:rsid w:val="00373F44"/>
    <w:rsid w:val="00377A31"/>
    <w:rsid w:val="00382384"/>
    <w:rsid w:val="0038539B"/>
    <w:rsid w:val="00386C47"/>
    <w:rsid w:val="00387211"/>
    <w:rsid w:val="0039027C"/>
    <w:rsid w:val="003904B2"/>
    <w:rsid w:val="00390A9D"/>
    <w:rsid w:val="00397A3C"/>
    <w:rsid w:val="003A4EF5"/>
    <w:rsid w:val="003B146E"/>
    <w:rsid w:val="003B1CD6"/>
    <w:rsid w:val="003B2792"/>
    <w:rsid w:val="003B3373"/>
    <w:rsid w:val="003B5C86"/>
    <w:rsid w:val="003B67B9"/>
    <w:rsid w:val="003B7AD1"/>
    <w:rsid w:val="003C6932"/>
    <w:rsid w:val="003D210C"/>
    <w:rsid w:val="003D26BE"/>
    <w:rsid w:val="003D26F6"/>
    <w:rsid w:val="003D7D1D"/>
    <w:rsid w:val="003E26F0"/>
    <w:rsid w:val="003F0B5B"/>
    <w:rsid w:val="003F3E09"/>
    <w:rsid w:val="003F5D68"/>
    <w:rsid w:val="003F6C1D"/>
    <w:rsid w:val="003F7A78"/>
    <w:rsid w:val="00400D73"/>
    <w:rsid w:val="00402519"/>
    <w:rsid w:val="00404D19"/>
    <w:rsid w:val="00406EB8"/>
    <w:rsid w:val="00416902"/>
    <w:rsid w:val="00416AEC"/>
    <w:rsid w:val="00422557"/>
    <w:rsid w:val="0042283D"/>
    <w:rsid w:val="00423696"/>
    <w:rsid w:val="00423BF4"/>
    <w:rsid w:val="004305FE"/>
    <w:rsid w:val="00430EF1"/>
    <w:rsid w:val="00431D15"/>
    <w:rsid w:val="0043454D"/>
    <w:rsid w:val="004345DE"/>
    <w:rsid w:val="0043580E"/>
    <w:rsid w:val="00436CA1"/>
    <w:rsid w:val="00437F4E"/>
    <w:rsid w:val="00444AFC"/>
    <w:rsid w:val="004452F1"/>
    <w:rsid w:val="00446EAC"/>
    <w:rsid w:val="004533E6"/>
    <w:rsid w:val="0045422A"/>
    <w:rsid w:val="004566DC"/>
    <w:rsid w:val="004635B9"/>
    <w:rsid w:val="00465F32"/>
    <w:rsid w:val="00465F89"/>
    <w:rsid w:val="004711CA"/>
    <w:rsid w:val="00472705"/>
    <w:rsid w:val="00475367"/>
    <w:rsid w:val="00475AC4"/>
    <w:rsid w:val="0047768F"/>
    <w:rsid w:val="00481F90"/>
    <w:rsid w:val="0048296D"/>
    <w:rsid w:val="00494A45"/>
    <w:rsid w:val="00496783"/>
    <w:rsid w:val="00497D4E"/>
    <w:rsid w:val="004A3F09"/>
    <w:rsid w:val="004A43D1"/>
    <w:rsid w:val="004A45A3"/>
    <w:rsid w:val="004A4D13"/>
    <w:rsid w:val="004A56E3"/>
    <w:rsid w:val="004A756F"/>
    <w:rsid w:val="004A7DF4"/>
    <w:rsid w:val="004B2436"/>
    <w:rsid w:val="004B24CE"/>
    <w:rsid w:val="004B54D9"/>
    <w:rsid w:val="004C026C"/>
    <w:rsid w:val="004C156C"/>
    <w:rsid w:val="004D060B"/>
    <w:rsid w:val="004D158D"/>
    <w:rsid w:val="004D20FA"/>
    <w:rsid w:val="004D2A88"/>
    <w:rsid w:val="004D377F"/>
    <w:rsid w:val="004D43E9"/>
    <w:rsid w:val="004D589E"/>
    <w:rsid w:val="004D6A1D"/>
    <w:rsid w:val="004D720E"/>
    <w:rsid w:val="004D778C"/>
    <w:rsid w:val="004E033C"/>
    <w:rsid w:val="004E0685"/>
    <w:rsid w:val="004E1A16"/>
    <w:rsid w:val="004E1AC4"/>
    <w:rsid w:val="004E6B9F"/>
    <w:rsid w:val="004E71B4"/>
    <w:rsid w:val="004F4046"/>
    <w:rsid w:val="004F5983"/>
    <w:rsid w:val="004F7A45"/>
    <w:rsid w:val="00507B6B"/>
    <w:rsid w:val="0051053A"/>
    <w:rsid w:val="0051249D"/>
    <w:rsid w:val="00512A3E"/>
    <w:rsid w:val="005135ED"/>
    <w:rsid w:val="00516D26"/>
    <w:rsid w:val="00517381"/>
    <w:rsid w:val="005175F1"/>
    <w:rsid w:val="005212A7"/>
    <w:rsid w:val="0052175A"/>
    <w:rsid w:val="00525629"/>
    <w:rsid w:val="00527B06"/>
    <w:rsid w:val="00533B51"/>
    <w:rsid w:val="005359AC"/>
    <w:rsid w:val="0054168D"/>
    <w:rsid w:val="00542100"/>
    <w:rsid w:val="00542C57"/>
    <w:rsid w:val="00544425"/>
    <w:rsid w:val="005628B1"/>
    <w:rsid w:val="00563059"/>
    <w:rsid w:val="00564278"/>
    <w:rsid w:val="0056649C"/>
    <w:rsid w:val="0056749E"/>
    <w:rsid w:val="005720AF"/>
    <w:rsid w:val="00574DB3"/>
    <w:rsid w:val="005853B1"/>
    <w:rsid w:val="00597D75"/>
    <w:rsid w:val="005A2811"/>
    <w:rsid w:val="005A39C1"/>
    <w:rsid w:val="005A412A"/>
    <w:rsid w:val="005B21B7"/>
    <w:rsid w:val="005B2A30"/>
    <w:rsid w:val="005B3B9E"/>
    <w:rsid w:val="005B4C62"/>
    <w:rsid w:val="005B7DAE"/>
    <w:rsid w:val="005C03C5"/>
    <w:rsid w:val="005C12E7"/>
    <w:rsid w:val="005C1A3C"/>
    <w:rsid w:val="005D0C6B"/>
    <w:rsid w:val="005D3134"/>
    <w:rsid w:val="005D3D29"/>
    <w:rsid w:val="005E024B"/>
    <w:rsid w:val="005E2A39"/>
    <w:rsid w:val="005E4A43"/>
    <w:rsid w:val="005E6D57"/>
    <w:rsid w:val="005F0999"/>
    <w:rsid w:val="005F2921"/>
    <w:rsid w:val="005F3C78"/>
    <w:rsid w:val="005F77FE"/>
    <w:rsid w:val="006028C8"/>
    <w:rsid w:val="0060304F"/>
    <w:rsid w:val="006032D9"/>
    <w:rsid w:val="006057C0"/>
    <w:rsid w:val="006063E8"/>
    <w:rsid w:val="00607747"/>
    <w:rsid w:val="006078D1"/>
    <w:rsid w:val="00610CC3"/>
    <w:rsid w:val="00613D11"/>
    <w:rsid w:val="00616085"/>
    <w:rsid w:val="006168A2"/>
    <w:rsid w:val="00624176"/>
    <w:rsid w:val="006243FE"/>
    <w:rsid w:val="00631BC4"/>
    <w:rsid w:val="00636DB1"/>
    <w:rsid w:val="00636E43"/>
    <w:rsid w:val="00637778"/>
    <w:rsid w:val="0064302B"/>
    <w:rsid w:val="006432CD"/>
    <w:rsid w:val="00644377"/>
    <w:rsid w:val="00644A50"/>
    <w:rsid w:val="00645203"/>
    <w:rsid w:val="0065053D"/>
    <w:rsid w:val="00651F86"/>
    <w:rsid w:val="006629D5"/>
    <w:rsid w:val="00662D14"/>
    <w:rsid w:val="00662D97"/>
    <w:rsid w:val="006653D7"/>
    <w:rsid w:val="0066547C"/>
    <w:rsid w:val="006718AB"/>
    <w:rsid w:val="00671FB0"/>
    <w:rsid w:val="006746FE"/>
    <w:rsid w:val="006817BC"/>
    <w:rsid w:val="00684FC8"/>
    <w:rsid w:val="00685AE4"/>
    <w:rsid w:val="0068637C"/>
    <w:rsid w:val="00695798"/>
    <w:rsid w:val="006A2305"/>
    <w:rsid w:val="006A2FD9"/>
    <w:rsid w:val="006A40B2"/>
    <w:rsid w:val="006A4D79"/>
    <w:rsid w:val="006B02FC"/>
    <w:rsid w:val="006B163B"/>
    <w:rsid w:val="006B4E29"/>
    <w:rsid w:val="006B53B9"/>
    <w:rsid w:val="006B5726"/>
    <w:rsid w:val="006B6060"/>
    <w:rsid w:val="006C17FC"/>
    <w:rsid w:val="006C1C79"/>
    <w:rsid w:val="006C1CA3"/>
    <w:rsid w:val="006C1E70"/>
    <w:rsid w:val="006C4327"/>
    <w:rsid w:val="006C5664"/>
    <w:rsid w:val="006C5E9D"/>
    <w:rsid w:val="006C79B0"/>
    <w:rsid w:val="006D0A74"/>
    <w:rsid w:val="006D15C7"/>
    <w:rsid w:val="006D1B94"/>
    <w:rsid w:val="006D211F"/>
    <w:rsid w:val="006D2EDF"/>
    <w:rsid w:val="006D334D"/>
    <w:rsid w:val="006D44CA"/>
    <w:rsid w:val="006D4E2B"/>
    <w:rsid w:val="006D733D"/>
    <w:rsid w:val="006D766A"/>
    <w:rsid w:val="006E2B22"/>
    <w:rsid w:val="006E321C"/>
    <w:rsid w:val="006E36CF"/>
    <w:rsid w:val="006F0A6A"/>
    <w:rsid w:val="006F3688"/>
    <w:rsid w:val="006F57A5"/>
    <w:rsid w:val="0070150D"/>
    <w:rsid w:val="007042BF"/>
    <w:rsid w:val="00704C51"/>
    <w:rsid w:val="00704CA4"/>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4E27"/>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1E20"/>
    <w:rsid w:val="007733DE"/>
    <w:rsid w:val="007830CC"/>
    <w:rsid w:val="00785010"/>
    <w:rsid w:val="00786A78"/>
    <w:rsid w:val="0079208A"/>
    <w:rsid w:val="00793809"/>
    <w:rsid w:val="00796694"/>
    <w:rsid w:val="00797BF0"/>
    <w:rsid w:val="007A0329"/>
    <w:rsid w:val="007A43E2"/>
    <w:rsid w:val="007A5457"/>
    <w:rsid w:val="007A5758"/>
    <w:rsid w:val="007A6D03"/>
    <w:rsid w:val="007B1BBA"/>
    <w:rsid w:val="007B72DB"/>
    <w:rsid w:val="007C115B"/>
    <w:rsid w:val="007C1F89"/>
    <w:rsid w:val="007C3070"/>
    <w:rsid w:val="007C4021"/>
    <w:rsid w:val="007C490D"/>
    <w:rsid w:val="007C5F93"/>
    <w:rsid w:val="007C64E9"/>
    <w:rsid w:val="007D0699"/>
    <w:rsid w:val="007D3892"/>
    <w:rsid w:val="007D620C"/>
    <w:rsid w:val="007D753A"/>
    <w:rsid w:val="007E004F"/>
    <w:rsid w:val="007E1DAC"/>
    <w:rsid w:val="007E2DE1"/>
    <w:rsid w:val="007E6BC2"/>
    <w:rsid w:val="007F5F8E"/>
    <w:rsid w:val="00800302"/>
    <w:rsid w:val="0080525A"/>
    <w:rsid w:val="0081117F"/>
    <w:rsid w:val="00811701"/>
    <w:rsid w:val="00812ADD"/>
    <w:rsid w:val="0081318D"/>
    <w:rsid w:val="00817122"/>
    <w:rsid w:val="008263D3"/>
    <w:rsid w:val="00827B10"/>
    <w:rsid w:val="008328A2"/>
    <w:rsid w:val="008331A6"/>
    <w:rsid w:val="00833427"/>
    <w:rsid w:val="00834B12"/>
    <w:rsid w:val="00834BB8"/>
    <w:rsid w:val="00835F82"/>
    <w:rsid w:val="008404D7"/>
    <w:rsid w:val="00841D5B"/>
    <w:rsid w:val="0084433E"/>
    <w:rsid w:val="008456D9"/>
    <w:rsid w:val="00846F8B"/>
    <w:rsid w:val="0085612F"/>
    <w:rsid w:val="008668A0"/>
    <w:rsid w:val="008670D3"/>
    <w:rsid w:val="00871025"/>
    <w:rsid w:val="00871FBB"/>
    <w:rsid w:val="00874F18"/>
    <w:rsid w:val="00875170"/>
    <w:rsid w:val="008767B0"/>
    <w:rsid w:val="008769FF"/>
    <w:rsid w:val="00882BFB"/>
    <w:rsid w:val="00884B67"/>
    <w:rsid w:val="00886035"/>
    <w:rsid w:val="008914B9"/>
    <w:rsid w:val="0089539D"/>
    <w:rsid w:val="008957EC"/>
    <w:rsid w:val="00897A86"/>
    <w:rsid w:val="008A1451"/>
    <w:rsid w:val="008A2ACB"/>
    <w:rsid w:val="008A40EF"/>
    <w:rsid w:val="008A5FAF"/>
    <w:rsid w:val="008A6003"/>
    <w:rsid w:val="008B0BA6"/>
    <w:rsid w:val="008B5985"/>
    <w:rsid w:val="008C0291"/>
    <w:rsid w:val="008C1A66"/>
    <w:rsid w:val="008C2262"/>
    <w:rsid w:val="008C3AE9"/>
    <w:rsid w:val="008C43B9"/>
    <w:rsid w:val="008C5848"/>
    <w:rsid w:val="008C6CBA"/>
    <w:rsid w:val="008D13BF"/>
    <w:rsid w:val="008D257F"/>
    <w:rsid w:val="008D29CE"/>
    <w:rsid w:val="008D474A"/>
    <w:rsid w:val="008E337A"/>
    <w:rsid w:val="008E55A0"/>
    <w:rsid w:val="008E63B0"/>
    <w:rsid w:val="008E723B"/>
    <w:rsid w:val="008F02A2"/>
    <w:rsid w:val="008F5A9E"/>
    <w:rsid w:val="009021F4"/>
    <w:rsid w:val="00902C86"/>
    <w:rsid w:val="00903A23"/>
    <w:rsid w:val="009117AB"/>
    <w:rsid w:val="00912797"/>
    <w:rsid w:val="00915039"/>
    <w:rsid w:val="00917BCA"/>
    <w:rsid w:val="00920BC9"/>
    <w:rsid w:val="00921667"/>
    <w:rsid w:val="009222D9"/>
    <w:rsid w:val="0092393B"/>
    <w:rsid w:val="00924BEE"/>
    <w:rsid w:val="009256CE"/>
    <w:rsid w:val="0093092B"/>
    <w:rsid w:val="00930E3D"/>
    <w:rsid w:val="00933BD6"/>
    <w:rsid w:val="009359D7"/>
    <w:rsid w:val="00935BA9"/>
    <w:rsid w:val="00936EAC"/>
    <w:rsid w:val="0094018D"/>
    <w:rsid w:val="00943E75"/>
    <w:rsid w:val="0095330A"/>
    <w:rsid w:val="00953611"/>
    <w:rsid w:val="00955743"/>
    <w:rsid w:val="0097223E"/>
    <w:rsid w:val="00972CB3"/>
    <w:rsid w:val="00973262"/>
    <w:rsid w:val="009735D7"/>
    <w:rsid w:val="0097524C"/>
    <w:rsid w:val="00975D41"/>
    <w:rsid w:val="00982927"/>
    <w:rsid w:val="0098311A"/>
    <w:rsid w:val="0098515C"/>
    <w:rsid w:val="00987FEB"/>
    <w:rsid w:val="00990575"/>
    <w:rsid w:val="0099144E"/>
    <w:rsid w:val="00996849"/>
    <w:rsid w:val="009A1D4B"/>
    <w:rsid w:val="009A25C1"/>
    <w:rsid w:val="009A3F0D"/>
    <w:rsid w:val="009A64A5"/>
    <w:rsid w:val="009B271A"/>
    <w:rsid w:val="009B3281"/>
    <w:rsid w:val="009B411E"/>
    <w:rsid w:val="009B4B5E"/>
    <w:rsid w:val="009B7873"/>
    <w:rsid w:val="009C08A4"/>
    <w:rsid w:val="009C19EC"/>
    <w:rsid w:val="009D050B"/>
    <w:rsid w:val="009D0D4B"/>
    <w:rsid w:val="009D1168"/>
    <w:rsid w:val="009D11B9"/>
    <w:rsid w:val="009D72A7"/>
    <w:rsid w:val="009E557E"/>
    <w:rsid w:val="009E7BD7"/>
    <w:rsid w:val="009F02FA"/>
    <w:rsid w:val="00A00E1E"/>
    <w:rsid w:val="00A02A12"/>
    <w:rsid w:val="00A03170"/>
    <w:rsid w:val="00A035A4"/>
    <w:rsid w:val="00A0711F"/>
    <w:rsid w:val="00A173A6"/>
    <w:rsid w:val="00A21D03"/>
    <w:rsid w:val="00A334B2"/>
    <w:rsid w:val="00A337A5"/>
    <w:rsid w:val="00A356D5"/>
    <w:rsid w:val="00A36B95"/>
    <w:rsid w:val="00A370F9"/>
    <w:rsid w:val="00A42498"/>
    <w:rsid w:val="00A43F44"/>
    <w:rsid w:val="00A46FC3"/>
    <w:rsid w:val="00A55494"/>
    <w:rsid w:val="00A56C98"/>
    <w:rsid w:val="00A666F4"/>
    <w:rsid w:val="00A673B3"/>
    <w:rsid w:val="00A67CEA"/>
    <w:rsid w:val="00A72B34"/>
    <w:rsid w:val="00A72D98"/>
    <w:rsid w:val="00A90065"/>
    <w:rsid w:val="00A9032C"/>
    <w:rsid w:val="00A951D4"/>
    <w:rsid w:val="00A96E2D"/>
    <w:rsid w:val="00A975C1"/>
    <w:rsid w:val="00AA065B"/>
    <w:rsid w:val="00AA7245"/>
    <w:rsid w:val="00AB19F8"/>
    <w:rsid w:val="00AB2424"/>
    <w:rsid w:val="00AB2BC2"/>
    <w:rsid w:val="00AB4547"/>
    <w:rsid w:val="00AB4D1D"/>
    <w:rsid w:val="00AB5ABB"/>
    <w:rsid w:val="00AC0FC8"/>
    <w:rsid w:val="00AC37E9"/>
    <w:rsid w:val="00AD24E6"/>
    <w:rsid w:val="00AD3484"/>
    <w:rsid w:val="00AE5982"/>
    <w:rsid w:val="00AE67AA"/>
    <w:rsid w:val="00AF02F9"/>
    <w:rsid w:val="00AF0802"/>
    <w:rsid w:val="00AF6B8A"/>
    <w:rsid w:val="00B0009D"/>
    <w:rsid w:val="00B003BA"/>
    <w:rsid w:val="00B0080F"/>
    <w:rsid w:val="00B0353E"/>
    <w:rsid w:val="00B13254"/>
    <w:rsid w:val="00B20623"/>
    <w:rsid w:val="00B24B08"/>
    <w:rsid w:val="00B26711"/>
    <w:rsid w:val="00B27724"/>
    <w:rsid w:val="00B328E0"/>
    <w:rsid w:val="00B4382A"/>
    <w:rsid w:val="00B43B21"/>
    <w:rsid w:val="00B43F2F"/>
    <w:rsid w:val="00B47824"/>
    <w:rsid w:val="00B50C84"/>
    <w:rsid w:val="00B50DA2"/>
    <w:rsid w:val="00B55388"/>
    <w:rsid w:val="00B63720"/>
    <w:rsid w:val="00B660AE"/>
    <w:rsid w:val="00B70F7E"/>
    <w:rsid w:val="00B727DE"/>
    <w:rsid w:val="00B7310A"/>
    <w:rsid w:val="00B74EA9"/>
    <w:rsid w:val="00B75A3D"/>
    <w:rsid w:val="00B764AC"/>
    <w:rsid w:val="00B767F4"/>
    <w:rsid w:val="00B76ADD"/>
    <w:rsid w:val="00B76BCC"/>
    <w:rsid w:val="00B86F8C"/>
    <w:rsid w:val="00B936EF"/>
    <w:rsid w:val="00BA10EA"/>
    <w:rsid w:val="00BA5662"/>
    <w:rsid w:val="00BA6CE3"/>
    <w:rsid w:val="00BA76F7"/>
    <w:rsid w:val="00BB0F94"/>
    <w:rsid w:val="00BB2CE1"/>
    <w:rsid w:val="00BB3808"/>
    <w:rsid w:val="00BB5912"/>
    <w:rsid w:val="00BC085D"/>
    <w:rsid w:val="00BC1642"/>
    <w:rsid w:val="00BC2371"/>
    <w:rsid w:val="00BC3AD6"/>
    <w:rsid w:val="00BD1842"/>
    <w:rsid w:val="00BD2D9B"/>
    <w:rsid w:val="00BD61D3"/>
    <w:rsid w:val="00BE1673"/>
    <w:rsid w:val="00BF0C82"/>
    <w:rsid w:val="00C025C3"/>
    <w:rsid w:val="00C0328F"/>
    <w:rsid w:val="00C04CE8"/>
    <w:rsid w:val="00C05507"/>
    <w:rsid w:val="00C0580A"/>
    <w:rsid w:val="00C05ED3"/>
    <w:rsid w:val="00C06B9B"/>
    <w:rsid w:val="00C13B9F"/>
    <w:rsid w:val="00C13DB0"/>
    <w:rsid w:val="00C1674E"/>
    <w:rsid w:val="00C2400C"/>
    <w:rsid w:val="00C243D6"/>
    <w:rsid w:val="00C26EF5"/>
    <w:rsid w:val="00C26F1B"/>
    <w:rsid w:val="00C31621"/>
    <w:rsid w:val="00C31D95"/>
    <w:rsid w:val="00C36A77"/>
    <w:rsid w:val="00C41C3D"/>
    <w:rsid w:val="00C42A83"/>
    <w:rsid w:val="00C462CF"/>
    <w:rsid w:val="00C508EA"/>
    <w:rsid w:val="00C55296"/>
    <w:rsid w:val="00C60E9B"/>
    <w:rsid w:val="00C6350A"/>
    <w:rsid w:val="00C664B0"/>
    <w:rsid w:val="00C667D7"/>
    <w:rsid w:val="00C671F6"/>
    <w:rsid w:val="00C700AD"/>
    <w:rsid w:val="00C72AC9"/>
    <w:rsid w:val="00C8273B"/>
    <w:rsid w:val="00C85465"/>
    <w:rsid w:val="00C85FB7"/>
    <w:rsid w:val="00C91470"/>
    <w:rsid w:val="00C95D1C"/>
    <w:rsid w:val="00C96281"/>
    <w:rsid w:val="00CA11D6"/>
    <w:rsid w:val="00CA2162"/>
    <w:rsid w:val="00CA434B"/>
    <w:rsid w:val="00CB193A"/>
    <w:rsid w:val="00CB3FA9"/>
    <w:rsid w:val="00CC4549"/>
    <w:rsid w:val="00CC6CED"/>
    <w:rsid w:val="00CD0DB7"/>
    <w:rsid w:val="00CD11C3"/>
    <w:rsid w:val="00CD154F"/>
    <w:rsid w:val="00CD37DC"/>
    <w:rsid w:val="00CD3AC5"/>
    <w:rsid w:val="00CD5535"/>
    <w:rsid w:val="00CD7D8F"/>
    <w:rsid w:val="00CE5A5B"/>
    <w:rsid w:val="00CE66A7"/>
    <w:rsid w:val="00CE6EFB"/>
    <w:rsid w:val="00CE781B"/>
    <w:rsid w:val="00CE7F1B"/>
    <w:rsid w:val="00CF0AEC"/>
    <w:rsid w:val="00CF1448"/>
    <w:rsid w:val="00CF4364"/>
    <w:rsid w:val="00CF56D0"/>
    <w:rsid w:val="00CF6226"/>
    <w:rsid w:val="00CF7519"/>
    <w:rsid w:val="00D01B7D"/>
    <w:rsid w:val="00D020D1"/>
    <w:rsid w:val="00D02506"/>
    <w:rsid w:val="00D07DB3"/>
    <w:rsid w:val="00D1625C"/>
    <w:rsid w:val="00D162B8"/>
    <w:rsid w:val="00D16726"/>
    <w:rsid w:val="00D16EF1"/>
    <w:rsid w:val="00D17680"/>
    <w:rsid w:val="00D178D1"/>
    <w:rsid w:val="00D21C0F"/>
    <w:rsid w:val="00D33DCF"/>
    <w:rsid w:val="00D36F53"/>
    <w:rsid w:val="00D37D12"/>
    <w:rsid w:val="00D43D75"/>
    <w:rsid w:val="00D465B4"/>
    <w:rsid w:val="00D4716B"/>
    <w:rsid w:val="00D51243"/>
    <w:rsid w:val="00D551C0"/>
    <w:rsid w:val="00D56289"/>
    <w:rsid w:val="00D568F9"/>
    <w:rsid w:val="00D606A9"/>
    <w:rsid w:val="00D613C7"/>
    <w:rsid w:val="00D6765A"/>
    <w:rsid w:val="00D715EE"/>
    <w:rsid w:val="00D728A7"/>
    <w:rsid w:val="00D72905"/>
    <w:rsid w:val="00D7666B"/>
    <w:rsid w:val="00D80881"/>
    <w:rsid w:val="00D80B83"/>
    <w:rsid w:val="00D822BE"/>
    <w:rsid w:val="00D831DC"/>
    <w:rsid w:val="00D8565E"/>
    <w:rsid w:val="00D8656F"/>
    <w:rsid w:val="00D87ACF"/>
    <w:rsid w:val="00D90608"/>
    <w:rsid w:val="00D9087B"/>
    <w:rsid w:val="00D91833"/>
    <w:rsid w:val="00D91B06"/>
    <w:rsid w:val="00D92A64"/>
    <w:rsid w:val="00D94A89"/>
    <w:rsid w:val="00D96034"/>
    <w:rsid w:val="00DA0A9B"/>
    <w:rsid w:val="00DA0D34"/>
    <w:rsid w:val="00DA1893"/>
    <w:rsid w:val="00DA1AC0"/>
    <w:rsid w:val="00DA224A"/>
    <w:rsid w:val="00DA27E0"/>
    <w:rsid w:val="00DA3E60"/>
    <w:rsid w:val="00DA4777"/>
    <w:rsid w:val="00DB20AE"/>
    <w:rsid w:val="00DB34A5"/>
    <w:rsid w:val="00DB36BA"/>
    <w:rsid w:val="00DB3A50"/>
    <w:rsid w:val="00DB5501"/>
    <w:rsid w:val="00DB553A"/>
    <w:rsid w:val="00DB6EBC"/>
    <w:rsid w:val="00DB7968"/>
    <w:rsid w:val="00DC4020"/>
    <w:rsid w:val="00DC438A"/>
    <w:rsid w:val="00DC6E5A"/>
    <w:rsid w:val="00DD1EEE"/>
    <w:rsid w:val="00DD3A2B"/>
    <w:rsid w:val="00DD4E51"/>
    <w:rsid w:val="00DD5BC1"/>
    <w:rsid w:val="00DE3FB5"/>
    <w:rsid w:val="00DE492F"/>
    <w:rsid w:val="00DE5034"/>
    <w:rsid w:val="00DF4AAE"/>
    <w:rsid w:val="00DF722E"/>
    <w:rsid w:val="00E01E30"/>
    <w:rsid w:val="00E0258D"/>
    <w:rsid w:val="00E042BA"/>
    <w:rsid w:val="00E04C35"/>
    <w:rsid w:val="00E0686F"/>
    <w:rsid w:val="00E10028"/>
    <w:rsid w:val="00E12085"/>
    <w:rsid w:val="00E23427"/>
    <w:rsid w:val="00E238ED"/>
    <w:rsid w:val="00E2476B"/>
    <w:rsid w:val="00E26F7E"/>
    <w:rsid w:val="00E27811"/>
    <w:rsid w:val="00E27979"/>
    <w:rsid w:val="00E3126C"/>
    <w:rsid w:val="00E32722"/>
    <w:rsid w:val="00E32BA4"/>
    <w:rsid w:val="00E3372F"/>
    <w:rsid w:val="00E34650"/>
    <w:rsid w:val="00E35DA3"/>
    <w:rsid w:val="00E41C83"/>
    <w:rsid w:val="00E45B9E"/>
    <w:rsid w:val="00E52E3D"/>
    <w:rsid w:val="00E531C0"/>
    <w:rsid w:val="00E55ED2"/>
    <w:rsid w:val="00E614F2"/>
    <w:rsid w:val="00E62C47"/>
    <w:rsid w:val="00E6549E"/>
    <w:rsid w:val="00E660F8"/>
    <w:rsid w:val="00E73260"/>
    <w:rsid w:val="00E77E58"/>
    <w:rsid w:val="00E80BFC"/>
    <w:rsid w:val="00E80F29"/>
    <w:rsid w:val="00E811BC"/>
    <w:rsid w:val="00E81970"/>
    <w:rsid w:val="00E81B7E"/>
    <w:rsid w:val="00E87BDE"/>
    <w:rsid w:val="00E92F46"/>
    <w:rsid w:val="00EA6246"/>
    <w:rsid w:val="00EB0938"/>
    <w:rsid w:val="00EB41D5"/>
    <w:rsid w:val="00EB4374"/>
    <w:rsid w:val="00EB6876"/>
    <w:rsid w:val="00EC3444"/>
    <w:rsid w:val="00EC77F2"/>
    <w:rsid w:val="00ED0B2D"/>
    <w:rsid w:val="00ED1AE0"/>
    <w:rsid w:val="00ED1F4E"/>
    <w:rsid w:val="00ED3990"/>
    <w:rsid w:val="00ED3E6C"/>
    <w:rsid w:val="00ED450D"/>
    <w:rsid w:val="00ED4661"/>
    <w:rsid w:val="00ED56EA"/>
    <w:rsid w:val="00ED5A22"/>
    <w:rsid w:val="00EE065C"/>
    <w:rsid w:val="00EE487B"/>
    <w:rsid w:val="00EE7226"/>
    <w:rsid w:val="00EE770C"/>
    <w:rsid w:val="00EF18EC"/>
    <w:rsid w:val="00EF222F"/>
    <w:rsid w:val="00EF225C"/>
    <w:rsid w:val="00EF29BD"/>
    <w:rsid w:val="00EF2F7B"/>
    <w:rsid w:val="00EF541E"/>
    <w:rsid w:val="00EF7CA2"/>
    <w:rsid w:val="00F03185"/>
    <w:rsid w:val="00F032FB"/>
    <w:rsid w:val="00F036F8"/>
    <w:rsid w:val="00F05058"/>
    <w:rsid w:val="00F0551C"/>
    <w:rsid w:val="00F130B1"/>
    <w:rsid w:val="00F14EBF"/>
    <w:rsid w:val="00F236CA"/>
    <w:rsid w:val="00F23C48"/>
    <w:rsid w:val="00F26AC8"/>
    <w:rsid w:val="00F31AB2"/>
    <w:rsid w:val="00F37CDB"/>
    <w:rsid w:val="00F42989"/>
    <w:rsid w:val="00F46972"/>
    <w:rsid w:val="00F47085"/>
    <w:rsid w:val="00F51EC8"/>
    <w:rsid w:val="00F520F8"/>
    <w:rsid w:val="00F54E6D"/>
    <w:rsid w:val="00F553A8"/>
    <w:rsid w:val="00F56615"/>
    <w:rsid w:val="00F60B9F"/>
    <w:rsid w:val="00F60ECF"/>
    <w:rsid w:val="00F63290"/>
    <w:rsid w:val="00F644FB"/>
    <w:rsid w:val="00F64AD5"/>
    <w:rsid w:val="00F65F99"/>
    <w:rsid w:val="00F71323"/>
    <w:rsid w:val="00F76CB4"/>
    <w:rsid w:val="00F77088"/>
    <w:rsid w:val="00F81F1F"/>
    <w:rsid w:val="00F83CCE"/>
    <w:rsid w:val="00F8464D"/>
    <w:rsid w:val="00F84CF3"/>
    <w:rsid w:val="00F865D3"/>
    <w:rsid w:val="00F902B7"/>
    <w:rsid w:val="00F90407"/>
    <w:rsid w:val="00F90C17"/>
    <w:rsid w:val="00F92B2F"/>
    <w:rsid w:val="00F941FB"/>
    <w:rsid w:val="00F94DAE"/>
    <w:rsid w:val="00FA0B08"/>
    <w:rsid w:val="00FA1E05"/>
    <w:rsid w:val="00FA5A31"/>
    <w:rsid w:val="00FA7B2F"/>
    <w:rsid w:val="00FB063F"/>
    <w:rsid w:val="00FB23BF"/>
    <w:rsid w:val="00FC12BB"/>
    <w:rsid w:val="00FC35FF"/>
    <w:rsid w:val="00FD2B24"/>
    <w:rsid w:val="00FD4584"/>
    <w:rsid w:val="00FD4790"/>
    <w:rsid w:val="00FD5FD8"/>
    <w:rsid w:val="00FD6303"/>
    <w:rsid w:val="00FE2927"/>
    <w:rsid w:val="00FE2D1A"/>
    <w:rsid w:val="00FE49C6"/>
    <w:rsid w:val="00FE6E12"/>
    <w:rsid w:val="00FF08F3"/>
    <w:rsid w:val="00FF2913"/>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3FFFE62A"/>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hAnsi="Times New Roman" w:eastAsia="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hAnsiTheme="majorHAnsi" w:eastAsiaTheme="majorEastAsia" w:cstheme="majorBidi"/>
      <w:color w:val="365F91"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styleId="Ttulo1Car" w:customStyle="1">
    <w:name w:val="Título 1 Car"/>
    <w:basedOn w:val="Fuentedeprrafopredeter"/>
    <w:link w:val="Ttulo1"/>
    <w:uiPriority w:val="9"/>
    <w:rsid w:val="00E01E30"/>
    <w:rPr>
      <w:rFonts w:ascii="Times New Roman" w:hAnsi="Times New Roman" w:eastAsia="Times New Roman" w:cs="Times New Roman"/>
      <w:b/>
      <w:bCs/>
      <w:sz w:val="24"/>
      <w:szCs w:val="24"/>
      <w:lang w:val="es-ES" w:eastAsia="en-US"/>
    </w:rPr>
  </w:style>
  <w:style w:type="paragraph" w:styleId="InfoBlue" w:customStyle="1">
    <w:name w:val="InfoBlue"/>
    <w:basedOn w:val="Normal"/>
    <w:next w:val="Textoindependiente"/>
    <w:autoRedefine/>
    <w:rsid w:val="00475367"/>
    <w:pPr>
      <w:widowControl w:val="0"/>
      <w:tabs>
        <w:tab w:val="left" w:pos="540"/>
        <w:tab w:val="left" w:pos="1260"/>
      </w:tabs>
      <w:spacing w:after="120" w:line="240" w:lineRule="atLeast"/>
      <w:jc w:val="both"/>
    </w:pPr>
    <w:rPr>
      <w:rFonts w:ascii="Arial" w:hAnsi="Arial" w:eastAsia="Times New Roman" w:cs="Arial"/>
      <w:iCs/>
      <w:color w:val="0000FF"/>
      <w:sz w:val="24"/>
      <w:szCs w:val="28"/>
      <w:lang w:eastAsia="en-US"/>
    </w:rPr>
  </w:style>
  <w:style w:type="paragraph" w:styleId="Textoindependiente">
    <w:name w:val="Body Text"/>
    <w:basedOn w:val="Normal"/>
    <w:link w:val="TextoindependienteCar"/>
    <w:uiPriority w:val="99"/>
    <w:semiHidden/>
    <w:unhideWhenUsed/>
    <w:rsid w:val="004D778C"/>
    <w:pPr>
      <w:spacing w:after="120"/>
    </w:pPr>
  </w:style>
  <w:style w:type="character" w:styleId="TextoindependienteCar" w:customStyle="1">
    <w:name w:val="Texto independiente Car"/>
    <w:basedOn w:val="Fuentedeprrafopredeter"/>
    <w:link w:val="Textoindependiente"/>
    <w:uiPriority w:val="99"/>
    <w:semiHidden/>
    <w:rsid w:val="004D778C"/>
  </w:style>
  <w:style w:type="character" w:styleId="Ttulo2Car" w:customStyle="1">
    <w:name w:val="Título 2 Car"/>
    <w:basedOn w:val="Fuentedeprrafopredeter"/>
    <w:link w:val="Ttulo2"/>
    <w:uiPriority w:val="9"/>
    <w:rsid w:val="00C13B9F"/>
    <w:rPr>
      <w:rFonts w:asciiTheme="majorHAnsi" w:hAnsiTheme="majorHAnsi" w:eastAsiaTheme="majorEastAsia"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styleId="TextocomentarioCar" w:customStyle="1">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styleId="AsuntodelcomentarioCar" w:customStyle="1">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styleId="TtuloCar" w:customStyle="1">
    <w:name w:val="Título Car"/>
    <w:basedOn w:val="Fuentedeprrafopredeter"/>
    <w:link w:val="Ttulo"/>
    <w:uiPriority w:val="10"/>
    <w:rsid w:val="00834B12"/>
    <w:rPr>
      <w:rFonts w:ascii="Arial" w:hAnsi="Arial" w:eastAsia="Times New Roman"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75AD1366-A0BF-4B39-B9ED-5394D2756A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udla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(Estudiante) Felix Antonio García Mora</cp:lastModifiedBy>
  <cp:revision>49</cp:revision>
  <cp:lastPrinted>2009-01-26T19:44:00Z</cp:lastPrinted>
  <dcterms:created xsi:type="dcterms:W3CDTF">2026-01-19T14:27:00Z</dcterms:created>
  <dcterms:modified xsi:type="dcterms:W3CDTF">2026-10-25T23:06:14Z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0x01010067B1E9770924C340B74DC40B2B67E067</vt:lpwstr>
  </property>
  <property fmtid="{D5CDD505-2E9C-101B-9397-08002B2CF9AE}" pid="3" name="MediaServiceImageTags">
    <vt:lpwstr/>
  </property>
</Properties>
</file>
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F121" w14:textId="77777777" w:rsidR="003C53B1" w:rsidRPr="004D4A21" w:rsidRDefault="00000000">
      <w:pPr>
        <w:pStyle w:val="Cuerpo"/>
        <w:spacing w:line="360" w:lineRule="auto"/>
        <w:jc w:val="center"/>
        <w:rPr>
          <w:rStyle w:val="Ninguno"/>
          <w:rFonts w:eastAsia="Arial"/>
          <w:b/>
          <w:bCs/>
          <w:sz w:val="28"/>
          <w:szCs w:val="28"/>
          <w:lang w:val="es-EC"/>
          <w:rPrChange w:id="0" w:author="(Estudiante) Andres Marcelo Olmedo Coronel" w:date="2026-10-26T20:49:00Z" w16du:dateUtc="2026-10-27T01:49:00Z">
            <w:rPr>
              <w:rStyle w:val="Ninguno"/>
              <w:rFonts w:eastAsia="Arial"/>
              <w:b/>
              <w:bCs/>
              <w:sz w:val="28"/>
              <w:szCs w:val="28"/>
            </w:rPr>
          </w:rPrChange>
        </w:rPr>
      </w:pPr>
      <w:r w:rsidRPr="004D4A21">
        <w:rPr>
          <w:rStyle w:val="Ninguno"/>
          <w:b/>
          <w:bCs/>
          <w:sz w:val="28"/>
          <w:szCs w:val="28"/>
          <w:lang w:val="es-EC"/>
          <w:rPrChange w:id="1" w:author="(Estudiante) Andres Marcelo Olmedo Coronel" w:date="2026-10-26T20:49:00Z" w16du:dateUtc="2026-10-27T01:49:00Z">
            <w:rPr>
              <w:rStyle w:val="Ninguno"/>
              <w:b/>
              <w:bCs/>
              <w:sz w:val="28"/>
              <w:szCs w:val="28"/>
            </w:rPr>
          </w:rPrChange>
        </w:rPr>
        <w:t>UNIVERSIDAD DE LAS AMÉRICAS</w:t>
      </w:r>
    </w:p>
    <w:p w14:paraId="7BBDF122" w14:textId="77777777" w:rsidR="003C53B1" w:rsidRPr="004D4A21" w:rsidRDefault="00000000">
      <w:pPr>
        <w:pStyle w:val="Cuerpo"/>
        <w:spacing w:line="360" w:lineRule="auto"/>
        <w:jc w:val="center"/>
        <w:rPr>
          <w:rStyle w:val="Ninguno"/>
          <w:rFonts w:eastAsia="Arial"/>
          <w:b/>
          <w:bCs/>
          <w:sz w:val="28"/>
          <w:szCs w:val="28"/>
          <w:lang w:val="es-EC"/>
          <w:rPrChange w:id="2" w:author="(Estudiante) Andres Marcelo Olmedo Coronel" w:date="2026-10-26T20:49:00Z" w16du:dateUtc="2026-10-27T01:49:00Z">
            <w:rPr>
              <w:rStyle w:val="Ninguno"/>
              <w:rFonts w:eastAsia="Arial"/>
              <w:b/>
              <w:bCs/>
              <w:sz w:val="28"/>
              <w:szCs w:val="28"/>
            </w:rPr>
          </w:rPrChange>
        </w:rPr>
      </w:pPr>
      <w:r w:rsidRPr="004D4A21">
        <w:rPr>
          <w:rStyle w:val="Ninguno"/>
          <w:b/>
          <w:bCs/>
          <w:sz w:val="28"/>
          <w:szCs w:val="28"/>
          <w:lang w:val="es-EC"/>
          <w:rPrChange w:id="3" w:author="(Estudiante) Andres Marcelo Olmedo Coronel" w:date="2026-10-26T20:49:00Z" w16du:dateUtc="2026-10-27T01:49:00Z">
            <w:rPr>
              <w:rStyle w:val="Ninguno"/>
              <w:b/>
              <w:bCs/>
              <w:sz w:val="28"/>
              <w:szCs w:val="28"/>
            </w:rPr>
          </w:rPrChange>
        </w:rPr>
        <w:t>FACULTAD DE INGENIERÍA Y CIENCIAS APLICADAS</w:t>
      </w:r>
    </w:p>
    <w:p w14:paraId="7BBDF123" w14:textId="77777777" w:rsidR="003C53B1" w:rsidRPr="004D4A21" w:rsidRDefault="00000000">
      <w:pPr>
        <w:pStyle w:val="Cuerpo"/>
        <w:spacing w:line="360" w:lineRule="auto"/>
        <w:jc w:val="center"/>
        <w:rPr>
          <w:rStyle w:val="Ninguno"/>
          <w:rFonts w:eastAsia="Arial"/>
          <w:b/>
          <w:bCs/>
          <w:sz w:val="28"/>
          <w:szCs w:val="28"/>
          <w:lang w:val="es-EC"/>
          <w:rPrChange w:id="4" w:author="(Estudiante) Andres Marcelo Olmedo Coronel" w:date="2026-10-26T20:49:00Z" w16du:dateUtc="2026-10-27T01:49:00Z">
            <w:rPr>
              <w:rStyle w:val="Ninguno"/>
              <w:rFonts w:eastAsia="Arial"/>
              <w:b/>
              <w:bCs/>
              <w:sz w:val="28"/>
              <w:szCs w:val="28"/>
            </w:rPr>
          </w:rPrChange>
        </w:rPr>
      </w:pPr>
      <w:r w:rsidRPr="004D4A21">
        <w:rPr>
          <w:rStyle w:val="Ninguno"/>
          <w:b/>
          <w:bCs/>
          <w:sz w:val="28"/>
          <w:szCs w:val="28"/>
          <w:lang w:val="es-EC"/>
          <w:rPrChange w:id="5" w:author="(Estudiante) Andres Marcelo Olmedo Coronel" w:date="2026-10-26T20:49:00Z" w16du:dateUtc="2026-10-27T01:49:00Z">
            <w:rPr>
              <w:rStyle w:val="Ninguno"/>
              <w:b/>
              <w:bCs/>
              <w:sz w:val="28"/>
              <w:szCs w:val="28"/>
              <w:lang w:val="it-IT"/>
            </w:rPr>
          </w:rPrChange>
        </w:rPr>
        <w:t>MAESTRÍA EN INTELIGENCIA ARTIFICIAL APLICADA</w:t>
      </w:r>
    </w:p>
    <w:p w14:paraId="7BBDF124" w14:textId="77777777" w:rsidR="003C53B1" w:rsidRPr="004D4A21" w:rsidRDefault="003C53B1">
      <w:pPr>
        <w:pStyle w:val="Cuerpo"/>
        <w:spacing w:line="360" w:lineRule="auto"/>
        <w:jc w:val="center"/>
        <w:rPr>
          <w:rStyle w:val="Ninguno"/>
          <w:rFonts w:eastAsia="Arial"/>
          <w:b/>
          <w:bCs/>
          <w:i/>
          <w:iCs/>
          <w:sz w:val="28"/>
          <w:szCs w:val="28"/>
          <w:lang w:val="es-EC"/>
          <w:rPrChange w:id="6" w:author="(Estudiante) Andres Marcelo Olmedo Coronel" w:date="2026-10-26T20:49:00Z" w16du:dateUtc="2026-10-27T01:49:00Z">
            <w:rPr>
              <w:rStyle w:val="Ninguno"/>
              <w:rFonts w:eastAsia="Arial"/>
              <w:b/>
              <w:bCs/>
              <w:i/>
              <w:iCs/>
              <w:sz w:val="28"/>
              <w:szCs w:val="28"/>
            </w:rPr>
          </w:rPrChange>
        </w:rPr>
      </w:pPr>
    </w:p>
    <w:p w14:paraId="7BBDF125" w14:textId="77777777" w:rsidR="003C53B1" w:rsidRPr="004D4A21" w:rsidRDefault="003C53B1">
      <w:pPr>
        <w:pStyle w:val="Cuerpo"/>
        <w:spacing w:line="360" w:lineRule="auto"/>
        <w:jc w:val="center"/>
        <w:rPr>
          <w:rStyle w:val="Ninguno"/>
          <w:rFonts w:eastAsia="Arial"/>
          <w:b/>
          <w:bCs/>
          <w:i/>
          <w:iCs/>
          <w:sz w:val="28"/>
          <w:szCs w:val="28"/>
          <w:lang w:val="es-EC"/>
          <w:rPrChange w:id="7" w:author="(Estudiante) Andres Marcelo Olmedo Coronel" w:date="2026-10-26T20:49:00Z" w16du:dateUtc="2026-10-27T01:49:00Z">
            <w:rPr>
              <w:rStyle w:val="Ninguno"/>
              <w:rFonts w:eastAsia="Arial"/>
              <w:b/>
              <w:bCs/>
              <w:i/>
              <w:iCs/>
              <w:sz w:val="28"/>
              <w:szCs w:val="28"/>
            </w:rPr>
          </w:rPrChange>
        </w:rPr>
      </w:pPr>
    </w:p>
    <w:p w14:paraId="7BBDF126" w14:textId="56B245E6" w:rsidR="003C53B1" w:rsidRPr="004D4A21" w:rsidRDefault="00000000">
      <w:pPr>
        <w:pStyle w:val="Cuerpo"/>
        <w:spacing w:line="360" w:lineRule="auto"/>
        <w:jc w:val="center"/>
        <w:rPr>
          <w:rStyle w:val="Ninguno"/>
          <w:rFonts w:eastAsia="Arial"/>
          <w:b/>
          <w:bCs/>
          <w:i/>
          <w:iCs/>
          <w:sz w:val="32"/>
          <w:szCs w:val="32"/>
          <w:lang w:val="es-EC"/>
          <w:rPrChange w:id="8" w:author="(Estudiante) Andres Marcelo Olmedo Coronel" w:date="2026-10-26T20:49:00Z" w16du:dateUtc="2026-10-27T01:49:00Z">
            <w:rPr>
              <w:rStyle w:val="Ninguno"/>
              <w:rFonts w:eastAsia="Arial"/>
              <w:b/>
              <w:bCs/>
              <w:i/>
              <w:iCs/>
              <w:sz w:val="32"/>
              <w:szCs w:val="32"/>
            </w:rPr>
          </w:rPrChange>
        </w:rPr>
      </w:pPr>
      <w:r w:rsidRPr="004D4A21">
        <w:rPr>
          <w:rStyle w:val="Ninguno"/>
          <w:b/>
          <w:bCs/>
          <w:i/>
          <w:iCs/>
          <w:sz w:val="28"/>
          <w:szCs w:val="28"/>
          <w:lang w:val="es-EC"/>
          <w:rPrChange w:id="9" w:author="(Estudiante) Andres Marcelo Olmedo Coronel" w:date="2026-10-26T20:49:00Z" w16du:dateUtc="2026-10-27T01:49:00Z">
            <w:rPr>
              <w:rStyle w:val="Ninguno"/>
              <w:b/>
              <w:bCs/>
              <w:i/>
              <w:iCs/>
              <w:sz w:val="28"/>
              <w:szCs w:val="28"/>
            </w:rPr>
          </w:rPrChange>
        </w:rPr>
        <w:t>MODELO INTELIGENTE DE PREDICCIÓN DE MORA BANCARIA MEDIANTE MACHINE LEARNING EXPLICABLE PARA LA GESTIÓN DEL RIESGO CREDITICIO</w:t>
      </w:r>
      <w:del w:id="10" w:author="(Estudiante) Andres Marcelo Olmedo Coronel" w:date="2026-10-26T20:24:00Z" w16du:dateUtc="2026-10-27T01:24:00Z">
        <w:r w:rsidRPr="004D4A21" w:rsidDel="003D3642">
          <w:rPr>
            <w:rStyle w:val="Ninguno"/>
            <w:b/>
            <w:bCs/>
            <w:i/>
            <w:iCs/>
            <w:sz w:val="28"/>
            <w:szCs w:val="28"/>
            <w:lang w:val="es-EC"/>
            <w:rPrChange w:id="11" w:author="(Estudiante) Andres Marcelo Olmedo Coronel" w:date="2026-10-26T20:49:00Z" w16du:dateUtc="2026-10-27T01:49:00Z">
              <w:rPr>
                <w:rStyle w:val="Ninguno"/>
                <w:b/>
                <w:bCs/>
                <w:i/>
                <w:iCs/>
                <w:sz w:val="28"/>
                <w:szCs w:val="28"/>
              </w:rPr>
            </w:rPrChange>
          </w:rPr>
          <w:delText xml:space="preserve"> EN BANCO</w:delText>
        </w:r>
      </w:del>
      <w:del w:id="12" w:author="(Estudiante) Andres Marcelo Olmedo Coronel" w:date="2026-10-26T20:23:00Z" w16du:dateUtc="2026-10-27T01:23:00Z">
        <w:r w:rsidRPr="004D4A21" w:rsidDel="00A73D30">
          <w:rPr>
            <w:rStyle w:val="Ninguno"/>
            <w:b/>
            <w:bCs/>
            <w:i/>
            <w:iCs/>
            <w:sz w:val="28"/>
            <w:szCs w:val="28"/>
            <w:lang w:val="es-EC"/>
            <w:rPrChange w:id="13" w:author="(Estudiante) Andres Marcelo Olmedo Coronel" w:date="2026-10-26T20:49:00Z" w16du:dateUtc="2026-10-27T01:49:00Z">
              <w:rPr>
                <w:rStyle w:val="Ninguno"/>
                <w:b/>
                <w:bCs/>
                <w:i/>
                <w:iCs/>
                <w:sz w:val="28"/>
                <w:szCs w:val="28"/>
              </w:rPr>
            </w:rPrChange>
          </w:rPr>
          <w:delText xml:space="preserve"> PROCREDIT</w:delText>
        </w:r>
      </w:del>
    </w:p>
    <w:p w14:paraId="7BBDF127" w14:textId="77777777" w:rsidR="003C53B1" w:rsidRPr="004D4A21" w:rsidRDefault="003C53B1">
      <w:pPr>
        <w:pStyle w:val="Cuerpo"/>
        <w:spacing w:line="360" w:lineRule="auto"/>
        <w:jc w:val="center"/>
        <w:rPr>
          <w:rStyle w:val="Ninguno"/>
          <w:rFonts w:eastAsia="Arial"/>
          <w:b/>
          <w:bCs/>
          <w:i/>
          <w:iCs/>
          <w:sz w:val="28"/>
          <w:szCs w:val="28"/>
          <w:lang w:val="es-EC"/>
          <w:rPrChange w:id="14" w:author="(Estudiante) Andres Marcelo Olmedo Coronel" w:date="2026-10-26T20:49:00Z" w16du:dateUtc="2026-10-27T01:49:00Z">
            <w:rPr>
              <w:rStyle w:val="Ninguno"/>
              <w:rFonts w:eastAsia="Arial"/>
              <w:b/>
              <w:bCs/>
              <w:i/>
              <w:iCs/>
              <w:sz w:val="28"/>
              <w:szCs w:val="28"/>
            </w:rPr>
          </w:rPrChange>
        </w:rPr>
      </w:pPr>
    </w:p>
    <w:p w14:paraId="7BBDF128" w14:textId="77777777" w:rsidR="003C53B1" w:rsidRPr="004D4A21" w:rsidRDefault="00000000">
      <w:pPr>
        <w:pStyle w:val="Cuerpo"/>
        <w:spacing w:line="360" w:lineRule="auto"/>
        <w:jc w:val="center"/>
        <w:rPr>
          <w:rStyle w:val="Ninguno"/>
          <w:rFonts w:eastAsia="Arial"/>
          <w:bCs/>
          <w:sz w:val="28"/>
          <w:szCs w:val="28"/>
          <w:lang w:val="es-EC"/>
          <w:rPrChange w:id="15" w:author="(Estudiante) Andres Marcelo Olmedo Coronel" w:date="2026-10-26T20:49:00Z" w16du:dateUtc="2026-10-27T01:49:00Z">
            <w:rPr>
              <w:rStyle w:val="Ninguno"/>
              <w:rFonts w:eastAsia="Arial"/>
              <w:bCs/>
              <w:sz w:val="28"/>
              <w:szCs w:val="28"/>
            </w:rPr>
          </w:rPrChange>
        </w:rPr>
      </w:pPr>
      <w:r w:rsidRPr="004D4A21">
        <w:rPr>
          <w:rStyle w:val="Ninguno"/>
          <w:bCs/>
          <w:sz w:val="28"/>
          <w:szCs w:val="28"/>
          <w:lang w:val="es-EC"/>
          <w:rPrChange w:id="16" w:author="(Estudiante) Andres Marcelo Olmedo Coronel" w:date="2026-10-26T20:49:00Z" w16du:dateUtc="2026-10-27T01:49:00Z">
            <w:rPr>
              <w:rStyle w:val="Ninguno"/>
              <w:bCs/>
              <w:sz w:val="28"/>
              <w:szCs w:val="28"/>
              <w:lang w:val="it-IT"/>
            </w:rPr>
          </w:rPrChange>
        </w:rPr>
        <w:t>Trabajo de titulación presentado en conformidad con los requisitos establecidos para optar por el título de Magíster en Inteligencia Artificial Aplicada</w:t>
      </w:r>
    </w:p>
    <w:p w14:paraId="7BBDF129" w14:textId="77777777" w:rsidR="003C53B1" w:rsidRPr="004D4A21" w:rsidRDefault="00000000">
      <w:pPr>
        <w:pStyle w:val="Cuerpo"/>
        <w:spacing w:line="360" w:lineRule="auto"/>
        <w:jc w:val="center"/>
        <w:rPr>
          <w:rStyle w:val="Ninguno"/>
          <w:rFonts w:eastAsia="Arial"/>
          <w:b/>
          <w:bCs/>
          <w:sz w:val="28"/>
          <w:szCs w:val="28"/>
          <w:lang w:val="es-EC"/>
          <w:rPrChange w:id="17" w:author="(Estudiante) Andres Marcelo Olmedo Coronel" w:date="2026-10-26T20:49:00Z" w16du:dateUtc="2026-10-27T01:49:00Z">
            <w:rPr>
              <w:rStyle w:val="Ninguno"/>
              <w:rFonts w:eastAsia="Arial"/>
              <w:b/>
              <w:bCs/>
              <w:sz w:val="28"/>
              <w:szCs w:val="28"/>
            </w:rPr>
          </w:rPrChange>
        </w:rPr>
      </w:pPr>
      <w:r w:rsidRPr="004D4A21">
        <w:rPr>
          <w:rStyle w:val="Ninguno"/>
          <w:b/>
          <w:bCs/>
          <w:sz w:val="28"/>
          <w:szCs w:val="28"/>
          <w:lang w:val="es-EC"/>
          <w:rPrChange w:id="18" w:author="(Estudiante) Andres Marcelo Olmedo Coronel" w:date="2026-10-26T20:49:00Z" w16du:dateUtc="2026-10-27T01:49:00Z">
            <w:rPr>
              <w:rStyle w:val="Ninguno"/>
              <w:b/>
              <w:bCs/>
              <w:sz w:val="28"/>
              <w:szCs w:val="28"/>
            </w:rPr>
          </w:rPrChange>
        </w:rPr>
        <w:t>Garcí</w:t>
      </w:r>
      <w:r w:rsidRPr="004D4A21">
        <w:rPr>
          <w:rStyle w:val="Ninguno"/>
          <w:b/>
          <w:bCs/>
          <w:sz w:val="28"/>
          <w:szCs w:val="28"/>
          <w:lang w:val="es-EC"/>
          <w:rPrChange w:id="19" w:author="(Estudiante) Andres Marcelo Olmedo Coronel" w:date="2026-10-26T20:49:00Z" w16du:dateUtc="2026-10-27T01:49:00Z">
            <w:rPr>
              <w:rStyle w:val="Ninguno"/>
              <w:b/>
              <w:bCs/>
              <w:sz w:val="28"/>
              <w:szCs w:val="28"/>
              <w:lang w:val="it-IT"/>
            </w:rPr>
          </w:rPrChange>
        </w:rPr>
        <w:t>a Mora F</w:t>
      </w:r>
      <w:r w:rsidRPr="004D4A21">
        <w:rPr>
          <w:rStyle w:val="Ninguno"/>
          <w:b/>
          <w:bCs/>
          <w:sz w:val="28"/>
          <w:szCs w:val="28"/>
          <w:lang w:val="es-EC"/>
          <w:rPrChange w:id="20" w:author="(Estudiante) Andres Marcelo Olmedo Coronel" w:date="2026-10-26T20:49:00Z" w16du:dateUtc="2026-10-27T01:49:00Z">
            <w:rPr>
              <w:rStyle w:val="Ninguno"/>
              <w:b/>
              <w:bCs/>
              <w:sz w:val="28"/>
              <w:szCs w:val="28"/>
            </w:rPr>
          </w:rPrChange>
        </w:rPr>
        <w:t>é</w:t>
      </w:r>
      <w:r w:rsidRPr="004D4A21">
        <w:rPr>
          <w:rStyle w:val="Ninguno"/>
          <w:b/>
          <w:bCs/>
          <w:sz w:val="28"/>
          <w:szCs w:val="28"/>
          <w:lang w:val="es-EC"/>
          <w:rPrChange w:id="21" w:author="(Estudiante) Andres Marcelo Olmedo Coronel" w:date="2026-10-26T20:49:00Z" w16du:dateUtc="2026-10-27T01:49:00Z">
            <w:rPr>
              <w:rStyle w:val="Ninguno"/>
              <w:b/>
              <w:bCs/>
              <w:sz w:val="28"/>
              <w:szCs w:val="28"/>
              <w:lang w:val="it-IT"/>
            </w:rPr>
          </w:rPrChange>
        </w:rPr>
        <w:t>lix Antonio</w:t>
      </w:r>
    </w:p>
    <w:p w14:paraId="7BBDF12A" w14:textId="77777777" w:rsidR="003C53B1" w:rsidRPr="004D4A21" w:rsidRDefault="00000000">
      <w:pPr>
        <w:pStyle w:val="Cuerpo"/>
        <w:spacing w:line="360" w:lineRule="auto"/>
        <w:jc w:val="center"/>
        <w:rPr>
          <w:rStyle w:val="Ninguno"/>
          <w:rFonts w:eastAsia="Arial"/>
          <w:b/>
          <w:bCs/>
          <w:sz w:val="28"/>
          <w:szCs w:val="28"/>
          <w:lang w:val="es-EC"/>
          <w:rPrChange w:id="22" w:author="(Estudiante) Andres Marcelo Olmedo Coronel" w:date="2026-10-26T20:49:00Z" w16du:dateUtc="2026-10-27T01:49:00Z">
            <w:rPr>
              <w:rStyle w:val="Ninguno"/>
              <w:rFonts w:eastAsia="Arial"/>
              <w:b/>
              <w:bCs/>
              <w:sz w:val="28"/>
              <w:szCs w:val="28"/>
            </w:rPr>
          </w:rPrChange>
        </w:rPr>
      </w:pPr>
      <w:r w:rsidRPr="004D4A21">
        <w:rPr>
          <w:rStyle w:val="Ninguno"/>
          <w:b/>
          <w:bCs/>
          <w:sz w:val="28"/>
          <w:szCs w:val="28"/>
          <w:lang w:val="es-EC"/>
          <w:rPrChange w:id="23" w:author="(Estudiante) Andres Marcelo Olmedo Coronel" w:date="2026-10-26T20:49:00Z" w16du:dateUtc="2026-10-27T01:49:00Z">
            <w:rPr>
              <w:rStyle w:val="Ninguno"/>
              <w:b/>
              <w:bCs/>
              <w:sz w:val="28"/>
              <w:szCs w:val="28"/>
              <w:lang w:val="pt-PT"/>
            </w:rPr>
          </w:rPrChange>
        </w:rPr>
        <w:t>Olmedo Coronel Andr</w:t>
      </w:r>
      <w:r w:rsidRPr="004D4A21">
        <w:rPr>
          <w:rStyle w:val="Ninguno"/>
          <w:b/>
          <w:bCs/>
          <w:sz w:val="28"/>
          <w:szCs w:val="28"/>
          <w:lang w:val="es-EC"/>
          <w:rPrChange w:id="24" w:author="(Estudiante) Andres Marcelo Olmedo Coronel" w:date="2026-10-26T20:49:00Z" w16du:dateUtc="2026-10-27T01:49:00Z">
            <w:rPr>
              <w:rStyle w:val="Ninguno"/>
              <w:b/>
              <w:bCs/>
              <w:sz w:val="28"/>
              <w:szCs w:val="28"/>
            </w:rPr>
          </w:rPrChange>
        </w:rPr>
        <w:t>és Marcelo</w:t>
      </w:r>
    </w:p>
    <w:p w14:paraId="7BBDF12B" w14:textId="77777777" w:rsidR="003C53B1" w:rsidRPr="004D4A21" w:rsidRDefault="00000000">
      <w:pPr>
        <w:pStyle w:val="Cuerpo"/>
        <w:spacing w:line="360" w:lineRule="auto"/>
        <w:jc w:val="center"/>
        <w:rPr>
          <w:rStyle w:val="Ninguno"/>
          <w:rFonts w:eastAsia="Arial"/>
          <w:b/>
          <w:bCs/>
          <w:sz w:val="28"/>
          <w:szCs w:val="28"/>
          <w:lang w:val="es-EC"/>
          <w:rPrChange w:id="25" w:author="(Estudiante) Andres Marcelo Olmedo Coronel" w:date="2026-10-26T20:49:00Z" w16du:dateUtc="2026-10-27T01:49:00Z">
            <w:rPr>
              <w:rStyle w:val="Ninguno"/>
              <w:rFonts w:eastAsia="Arial"/>
              <w:b/>
              <w:bCs/>
              <w:sz w:val="28"/>
              <w:szCs w:val="28"/>
            </w:rPr>
          </w:rPrChange>
        </w:rPr>
      </w:pPr>
      <w:r w:rsidRPr="004D4A21">
        <w:rPr>
          <w:rStyle w:val="Ninguno"/>
          <w:b/>
          <w:bCs/>
          <w:sz w:val="28"/>
          <w:szCs w:val="28"/>
          <w:lang w:val="es-EC"/>
          <w:rPrChange w:id="26" w:author="(Estudiante) Andres Marcelo Olmedo Coronel" w:date="2026-10-26T20:49:00Z" w16du:dateUtc="2026-10-27T01:49:00Z">
            <w:rPr>
              <w:rStyle w:val="Ninguno"/>
              <w:b/>
              <w:bCs/>
              <w:sz w:val="28"/>
              <w:szCs w:val="28"/>
            </w:rPr>
          </w:rPrChange>
        </w:rPr>
        <w:t>Suasnavas Gutiérrez Ibeth Liliana</w:t>
      </w:r>
    </w:p>
    <w:p w14:paraId="7BBDF12C" w14:textId="77777777" w:rsidR="003C53B1" w:rsidRPr="004D4A21" w:rsidRDefault="003C53B1">
      <w:pPr>
        <w:pStyle w:val="Cuerpo"/>
        <w:spacing w:line="360" w:lineRule="auto"/>
        <w:jc w:val="center"/>
        <w:rPr>
          <w:rStyle w:val="Ninguno"/>
          <w:rFonts w:eastAsia="Arial"/>
          <w:b/>
          <w:bCs/>
          <w:sz w:val="28"/>
          <w:szCs w:val="28"/>
          <w:lang w:val="es-EC"/>
          <w:rPrChange w:id="27" w:author="(Estudiante) Andres Marcelo Olmedo Coronel" w:date="2026-10-26T20:49:00Z" w16du:dateUtc="2026-10-27T01:49:00Z">
            <w:rPr>
              <w:rStyle w:val="Ninguno"/>
              <w:rFonts w:eastAsia="Arial"/>
              <w:b/>
              <w:bCs/>
              <w:sz w:val="28"/>
              <w:szCs w:val="28"/>
            </w:rPr>
          </w:rPrChange>
        </w:rPr>
      </w:pPr>
    </w:p>
    <w:p w14:paraId="7BBDF12D" w14:textId="77777777" w:rsidR="003C53B1" w:rsidRPr="004D4A21" w:rsidRDefault="00000000">
      <w:pPr>
        <w:pStyle w:val="Cuerpo"/>
        <w:spacing w:line="360" w:lineRule="auto"/>
        <w:jc w:val="center"/>
        <w:rPr>
          <w:rStyle w:val="Ninguno"/>
          <w:rFonts w:eastAsia="Arial"/>
          <w:b/>
          <w:bCs/>
          <w:sz w:val="28"/>
          <w:szCs w:val="28"/>
          <w:lang w:val="es-EC"/>
          <w:rPrChange w:id="28" w:author="(Estudiante) Andres Marcelo Olmedo Coronel" w:date="2026-10-26T20:49:00Z" w16du:dateUtc="2026-10-27T01:49:00Z">
            <w:rPr>
              <w:rStyle w:val="Ninguno"/>
              <w:rFonts w:eastAsia="Arial"/>
              <w:b/>
              <w:bCs/>
              <w:sz w:val="28"/>
              <w:szCs w:val="28"/>
            </w:rPr>
          </w:rPrChange>
        </w:rPr>
      </w:pPr>
      <w:r w:rsidRPr="004D4A21">
        <w:rPr>
          <w:rStyle w:val="Ninguno"/>
          <w:b/>
          <w:bCs/>
          <w:sz w:val="28"/>
          <w:szCs w:val="28"/>
          <w:lang w:val="es-EC"/>
          <w:rPrChange w:id="29" w:author="(Estudiante) Andres Marcelo Olmedo Coronel" w:date="2026-10-26T20:49:00Z" w16du:dateUtc="2026-10-27T01:49:00Z">
            <w:rPr>
              <w:rStyle w:val="Ninguno"/>
              <w:b/>
              <w:bCs/>
              <w:sz w:val="28"/>
              <w:szCs w:val="28"/>
              <w:lang w:val="pt-PT"/>
            </w:rPr>
          </w:rPrChange>
        </w:rPr>
        <w:t>Profesor guía: Ing. Carlos Andrés Guaita Ayala, MSc.</w:t>
      </w:r>
    </w:p>
    <w:p w14:paraId="7BBDF12E" w14:textId="77777777" w:rsidR="003C53B1" w:rsidRPr="004D4A21" w:rsidRDefault="003C53B1">
      <w:pPr>
        <w:pStyle w:val="Cuerpo"/>
        <w:spacing w:line="360" w:lineRule="auto"/>
        <w:jc w:val="center"/>
        <w:rPr>
          <w:rStyle w:val="Ninguno"/>
          <w:rFonts w:eastAsia="Arial"/>
          <w:b/>
          <w:bCs/>
          <w:i/>
          <w:iCs/>
          <w:sz w:val="28"/>
          <w:szCs w:val="28"/>
          <w:lang w:val="es-EC"/>
          <w:rPrChange w:id="30" w:author="(Estudiante) Andres Marcelo Olmedo Coronel" w:date="2026-10-26T20:49:00Z" w16du:dateUtc="2026-10-27T01:49:00Z">
            <w:rPr>
              <w:rStyle w:val="Ninguno"/>
              <w:rFonts w:eastAsia="Arial"/>
              <w:b/>
              <w:bCs/>
              <w:i/>
              <w:iCs/>
              <w:sz w:val="28"/>
              <w:szCs w:val="28"/>
            </w:rPr>
          </w:rPrChange>
        </w:rPr>
      </w:pPr>
    </w:p>
    <w:p w14:paraId="7BBDF12F" w14:textId="77777777" w:rsidR="003C53B1" w:rsidRPr="004D4A21" w:rsidRDefault="00000000">
      <w:pPr>
        <w:pStyle w:val="Cuerpo"/>
        <w:spacing w:line="360" w:lineRule="auto"/>
        <w:jc w:val="center"/>
        <w:rPr>
          <w:rStyle w:val="Ninguno"/>
          <w:rFonts w:eastAsia="Arial"/>
          <w:b/>
          <w:bCs/>
          <w:i/>
          <w:iCs/>
          <w:sz w:val="28"/>
          <w:szCs w:val="28"/>
          <w:lang w:val="es-EC"/>
          <w:rPrChange w:id="31" w:author="(Estudiante) Andres Marcelo Olmedo Coronel" w:date="2026-10-26T20:49:00Z" w16du:dateUtc="2026-10-27T01:49:00Z">
            <w:rPr>
              <w:rStyle w:val="Ninguno"/>
              <w:rFonts w:eastAsia="Arial"/>
              <w:b/>
              <w:bCs/>
              <w:i/>
              <w:iCs/>
              <w:sz w:val="28"/>
              <w:szCs w:val="28"/>
            </w:rPr>
          </w:rPrChange>
        </w:rPr>
      </w:pPr>
      <w:r w:rsidRPr="004D4A21">
        <w:rPr>
          <w:rStyle w:val="Ninguno"/>
          <w:b/>
          <w:bCs/>
          <w:sz w:val="28"/>
          <w:szCs w:val="28"/>
          <w:lang w:val="es-EC"/>
          <w:rPrChange w:id="32" w:author="(Estudiante) Andres Marcelo Olmedo Coronel" w:date="2026-10-26T20:49:00Z" w16du:dateUtc="2026-10-27T01:49:00Z">
            <w:rPr>
              <w:rStyle w:val="Ninguno"/>
              <w:b/>
              <w:bCs/>
              <w:sz w:val="28"/>
              <w:szCs w:val="28"/>
              <w:lang w:val="pt-PT"/>
            </w:rPr>
          </w:rPrChange>
        </w:rPr>
        <w:t>Octubre 2026</w:t>
      </w:r>
    </w:p>
    <w:p w14:paraId="7BBDF130" w14:textId="77777777" w:rsidR="003C53B1" w:rsidRPr="004D4A21" w:rsidRDefault="00000000">
      <w:pPr>
        <w:pStyle w:val="Cuerpo"/>
        <w:spacing w:line="360" w:lineRule="auto"/>
        <w:jc w:val="center"/>
        <w:rPr>
          <w:lang w:val="es-EC"/>
          <w:rPrChange w:id="33" w:author="(Estudiante) Andres Marcelo Olmedo Coronel" w:date="2026-10-26T20:49:00Z" w16du:dateUtc="2026-10-27T01:49:00Z">
            <w:rPr/>
          </w:rPrChange>
        </w:rPr>
        <w:sectPr w:rsidR="003C53B1" w:rsidRPr="004D4A21">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20"/>
          <w:formProt w:val="0"/>
          <w:docGrid w:linePitch="100"/>
        </w:sectPr>
      </w:pPr>
      <w:r w:rsidRPr="004D4A21">
        <w:rPr>
          <w:rStyle w:val="Ninguno"/>
          <w:b/>
          <w:bCs/>
          <w:sz w:val="28"/>
          <w:szCs w:val="28"/>
          <w:lang w:val="es-EC"/>
          <w:rPrChange w:id="44" w:author="(Estudiante) Andres Marcelo Olmedo Coronel" w:date="2026-10-26T20:49:00Z" w16du:dateUtc="2026-10-27T01:49:00Z">
            <w:rPr>
              <w:rStyle w:val="Ninguno"/>
              <w:b/>
              <w:bCs/>
              <w:sz w:val="28"/>
              <w:szCs w:val="28"/>
            </w:rPr>
          </w:rPrChange>
        </w:rPr>
        <w:t xml:space="preserve"> Quito, Ecuador</w:t>
      </w:r>
    </w:p>
    <w:p w14:paraId="7BBDF131" w14:textId="77777777" w:rsidR="003C53B1" w:rsidRPr="004D4A21" w:rsidRDefault="00000000">
      <w:pPr>
        <w:pStyle w:val="Cuerpo"/>
        <w:pageBreakBefore/>
        <w:spacing w:after="360"/>
        <w:jc w:val="center"/>
        <w:rPr>
          <w:lang w:val="es-EC"/>
          <w:rPrChange w:id="45" w:author="(Estudiante) Andres Marcelo Olmedo Coronel" w:date="2026-10-26T20:49:00Z" w16du:dateUtc="2026-10-27T01:49:00Z">
            <w:rPr/>
          </w:rPrChange>
        </w:rPr>
      </w:pPr>
      <w:r w:rsidRPr="004D4A21">
        <w:rPr>
          <w:b/>
          <w:bCs/>
          <w:lang w:val="es-EC"/>
          <w:rPrChange w:id="46" w:author="(Estudiante) Andres Marcelo Olmedo Coronel" w:date="2026-10-26T20:49:00Z" w16du:dateUtc="2026-10-27T01:49:00Z">
            <w:rPr>
              <w:b/>
              <w:bCs/>
            </w:rPr>
          </w:rPrChange>
        </w:rPr>
        <w:lastRenderedPageBreak/>
        <w:t>DECLARACIÓN DEL PROFESOR GUÍA</w:t>
      </w:r>
    </w:p>
    <w:p w14:paraId="7BBDF132" w14:textId="77777777" w:rsidR="003C53B1" w:rsidRPr="004D4A21" w:rsidRDefault="00000000">
      <w:pPr>
        <w:pStyle w:val="Cuerpo"/>
        <w:rPr>
          <w:lang w:val="es-EC"/>
          <w:rPrChange w:id="47" w:author="(Estudiante) Andres Marcelo Olmedo Coronel" w:date="2026-10-26T20:49:00Z" w16du:dateUtc="2026-10-27T01:49:00Z">
            <w:rPr/>
          </w:rPrChange>
        </w:rPr>
      </w:pPr>
      <w:r w:rsidRPr="004D4A21">
        <w:rPr>
          <w:lang w:val="es-EC"/>
          <w:rPrChange w:id="48" w:author="(Estudiante) Andres Marcelo Olmedo Coronel" w:date="2026-10-26T20:49:00Z" w16du:dateUtc="2026-10-27T01:49:00Z">
            <w:rPr/>
          </w:rPrChange>
        </w:rPr>
        <w:t>Declaro haber dirigido el trabajo «Modelo inteligente de predicción de mora bancaria mediante machine learning explicable para la gestión del riesgo crediticio</w:t>
      </w:r>
      <w:del w:id="49" w:author="(Estudiante) Andres Marcelo Olmedo Coronel" w:date="2026-10-26T20:24:00Z" w16du:dateUtc="2026-10-27T01:24:00Z">
        <w:r w:rsidRPr="004D4A21" w:rsidDel="001F5409">
          <w:rPr>
            <w:lang w:val="es-EC"/>
            <w:rPrChange w:id="50" w:author="(Estudiante) Andres Marcelo Olmedo Coronel" w:date="2026-10-26T20:49:00Z" w16du:dateUtc="2026-10-27T01:49:00Z">
              <w:rPr/>
            </w:rPrChange>
          </w:rPr>
          <w:delText xml:space="preserve"> en Banco ProCredit</w:delText>
        </w:r>
      </w:del>
      <w:r w:rsidRPr="004D4A21">
        <w:rPr>
          <w:lang w:val="es-EC"/>
          <w:rPrChange w:id="51" w:author="(Estudiante) Andres Marcelo Olmedo Coronel" w:date="2026-10-26T20:49:00Z" w16du:dateUtc="2026-10-27T01:49:00Z">
            <w:rPr/>
          </w:rPrChange>
        </w:rPr>
        <w:t>», a través de reuniones periódicas con los estudiantes García Mora Félix Antonio, Olmedo Coronel Andrés Marcelo y Suasnavas Gutiérrez Ibeth Liliana, orientando sus conocimientos y competencias para un eficiente desarrollo del tema escogido y dando cumplimiento a todas las disposiciones vigentes que regulan los Trabajos de Titulación.</w:t>
      </w:r>
    </w:p>
    <w:p w14:paraId="7BBDF133" w14:textId="77777777" w:rsidR="003C53B1" w:rsidRPr="004D4A21" w:rsidRDefault="003C53B1">
      <w:pPr>
        <w:pStyle w:val="Cuerpo"/>
        <w:jc w:val="center"/>
        <w:rPr>
          <w:lang w:val="es-EC"/>
          <w:rPrChange w:id="52" w:author="(Estudiante) Andres Marcelo Olmedo Coronel" w:date="2026-10-26T20:49:00Z" w16du:dateUtc="2026-10-27T01:49:00Z">
            <w:rPr/>
          </w:rPrChange>
        </w:rPr>
      </w:pPr>
    </w:p>
    <w:p w14:paraId="7BBDF134" w14:textId="77777777" w:rsidR="003C53B1" w:rsidRPr="004D4A21" w:rsidRDefault="00000000">
      <w:pPr>
        <w:pStyle w:val="Cuerpo"/>
        <w:spacing w:after="0"/>
        <w:jc w:val="center"/>
        <w:rPr>
          <w:lang w:val="es-EC"/>
          <w:rPrChange w:id="53" w:author="(Estudiante) Andres Marcelo Olmedo Coronel" w:date="2026-10-26T20:49:00Z" w16du:dateUtc="2026-10-27T01:49:00Z">
            <w:rPr/>
          </w:rPrChange>
        </w:rPr>
      </w:pPr>
      <w:r w:rsidRPr="004D4A21">
        <w:rPr>
          <w:lang w:val="es-EC"/>
          <w:rPrChange w:id="54" w:author="(Estudiante) Andres Marcelo Olmedo Coronel" w:date="2026-10-26T20:49:00Z" w16du:dateUtc="2026-10-27T01:49:00Z">
            <w:rPr/>
          </w:rPrChange>
        </w:rPr>
        <w:t>________________________________</w:t>
      </w:r>
    </w:p>
    <w:p w14:paraId="7BBDF135" w14:textId="77777777" w:rsidR="003C53B1" w:rsidRPr="004D4A21" w:rsidRDefault="00000000">
      <w:pPr>
        <w:pStyle w:val="Cuerpo"/>
        <w:spacing w:after="240"/>
        <w:jc w:val="center"/>
        <w:rPr>
          <w:lang w:val="es-EC"/>
          <w:rPrChange w:id="55" w:author="(Estudiante) Andres Marcelo Olmedo Coronel" w:date="2026-10-26T20:49:00Z" w16du:dateUtc="2026-10-27T01:49:00Z">
            <w:rPr/>
          </w:rPrChange>
        </w:rPr>
      </w:pPr>
      <w:r w:rsidRPr="004D4A21">
        <w:rPr>
          <w:lang w:val="es-EC"/>
          <w:rPrChange w:id="56" w:author="(Estudiante) Andres Marcelo Olmedo Coronel" w:date="2026-10-26T20:49:00Z" w16du:dateUtc="2026-10-27T01:49:00Z">
            <w:rPr/>
          </w:rPrChange>
        </w:rPr>
        <w:t>Ing. Carlos Andrés Guaita Ayala, MSc.</w:t>
      </w:r>
    </w:p>
    <w:p w14:paraId="7BBDF136" w14:textId="77777777" w:rsidR="003C53B1" w:rsidRPr="004D4A21" w:rsidRDefault="00000000">
      <w:pPr>
        <w:pStyle w:val="Cuerpo"/>
        <w:pageBreakBefore/>
        <w:spacing w:after="360"/>
        <w:jc w:val="center"/>
        <w:rPr>
          <w:lang w:val="es-EC"/>
          <w:rPrChange w:id="57" w:author="(Estudiante) Andres Marcelo Olmedo Coronel" w:date="2026-10-26T20:49:00Z" w16du:dateUtc="2026-10-27T01:49:00Z">
            <w:rPr/>
          </w:rPrChange>
        </w:rPr>
      </w:pPr>
      <w:r w:rsidRPr="004D4A21">
        <w:rPr>
          <w:b/>
          <w:bCs/>
          <w:lang w:val="es-EC"/>
          <w:rPrChange w:id="58" w:author="(Estudiante) Andres Marcelo Olmedo Coronel" w:date="2026-10-26T20:49:00Z" w16du:dateUtc="2026-10-27T01:49:00Z">
            <w:rPr>
              <w:b/>
              <w:bCs/>
            </w:rPr>
          </w:rPrChange>
        </w:rPr>
        <w:lastRenderedPageBreak/>
        <w:t>DECLARACIÓN DE AUTORÍA DE LOS ESTUDIANTES</w:t>
      </w:r>
    </w:p>
    <w:p w14:paraId="7BBDF137" w14:textId="77777777" w:rsidR="003C53B1" w:rsidRPr="004D4A21" w:rsidRDefault="00000000">
      <w:pPr>
        <w:pStyle w:val="Cuerpo"/>
        <w:rPr>
          <w:lang w:val="es-EC"/>
          <w:rPrChange w:id="59" w:author="(Estudiante) Andres Marcelo Olmedo Coronel" w:date="2026-10-26T20:49:00Z" w16du:dateUtc="2026-10-27T01:49:00Z">
            <w:rPr/>
          </w:rPrChange>
        </w:rPr>
      </w:pPr>
      <w:r w:rsidRPr="004D4A21">
        <w:rPr>
          <w:lang w:val="es-EC"/>
          <w:rPrChange w:id="60" w:author="(Estudiante) Andres Marcelo Olmedo Coronel" w:date="2026-10-26T20:49:00Z" w16du:dateUtc="2026-10-27T01:49:00Z">
            <w:rPr/>
          </w:rPrChange>
        </w:rPr>
        <w:t>Declaramos que este trabajo es original, de nuestra autoría, que se han citado las fuentes correspondientes y que en su ejecución se respetaron las disposiciones legales que protegen los derechos de autor vigentes.</w:t>
      </w:r>
    </w:p>
    <w:p w14:paraId="7BBDF138" w14:textId="77777777" w:rsidR="003C53B1" w:rsidRPr="004D4A21" w:rsidRDefault="003C53B1">
      <w:pPr>
        <w:pStyle w:val="Cuerpo"/>
        <w:jc w:val="center"/>
        <w:rPr>
          <w:lang w:val="es-EC"/>
          <w:rPrChange w:id="61" w:author="(Estudiante) Andres Marcelo Olmedo Coronel" w:date="2026-10-26T20:49:00Z" w16du:dateUtc="2026-10-27T01:49:00Z">
            <w:rPr/>
          </w:rPrChange>
        </w:rPr>
      </w:pPr>
    </w:p>
    <w:p w14:paraId="7BBDF139" w14:textId="77777777" w:rsidR="003C53B1" w:rsidRPr="004D4A21" w:rsidRDefault="00000000">
      <w:pPr>
        <w:pStyle w:val="Cuerpo"/>
        <w:spacing w:after="0"/>
        <w:jc w:val="center"/>
        <w:rPr>
          <w:lang w:val="es-EC"/>
          <w:rPrChange w:id="62" w:author="(Estudiante) Andres Marcelo Olmedo Coronel" w:date="2026-10-26T20:49:00Z" w16du:dateUtc="2026-10-27T01:49:00Z">
            <w:rPr/>
          </w:rPrChange>
        </w:rPr>
      </w:pPr>
      <w:r w:rsidRPr="004D4A21">
        <w:rPr>
          <w:lang w:val="es-EC"/>
          <w:rPrChange w:id="63" w:author="(Estudiante) Andres Marcelo Olmedo Coronel" w:date="2026-10-26T20:49:00Z" w16du:dateUtc="2026-10-27T01:49:00Z">
            <w:rPr/>
          </w:rPrChange>
        </w:rPr>
        <w:t>________________________________</w:t>
      </w:r>
    </w:p>
    <w:p w14:paraId="7BBDF13A" w14:textId="77777777" w:rsidR="003C53B1" w:rsidRPr="004D4A21" w:rsidRDefault="00000000">
      <w:pPr>
        <w:pStyle w:val="Cuerpo"/>
        <w:spacing w:after="240"/>
        <w:jc w:val="center"/>
        <w:rPr>
          <w:lang w:val="es-EC"/>
          <w:rPrChange w:id="64" w:author="(Estudiante) Andres Marcelo Olmedo Coronel" w:date="2026-10-26T20:49:00Z" w16du:dateUtc="2026-10-27T01:49:00Z">
            <w:rPr/>
          </w:rPrChange>
        </w:rPr>
      </w:pPr>
      <w:r w:rsidRPr="004D4A21">
        <w:rPr>
          <w:lang w:val="es-EC"/>
          <w:rPrChange w:id="65" w:author="(Estudiante) Andres Marcelo Olmedo Coronel" w:date="2026-10-26T20:49:00Z" w16du:dateUtc="2026-10-27T01:49:00Z">
            <w:rPr/>
          </w:rPrChange>
        </w:rPr>
        <w:t>García Mora Félix Antonio</w:t>
      </w:r>
    </w:p>
    <w:p w14:paraId="7BBDF13B" w14:textId="77777777" w:rsidR="003C53B1" w:rsidRPr="004D4A21" w:rsidRDefault="003C53B1">
      <w:pPr>
        <w:pStyle w:val="Cuerpo"/>
        <w:jc w:val="center"/>
        <w:rPr>
          <w:lang w:val="es-EC"/>
          <w:rPrChange w:id="66" w:author="(Estudiante) Andres Marcelo Olmedo Coronel" w:date="2026-10-26T20:49:00Z" w16du:dateUtc="2026-10-27T01:49:00Z">
            <w:rPr/>
          </w:rPrChange>
        </w:rPr>
      </w:pPr>
    </w:p>
    <w:p w14:paraId="7BBDF13C" w14:textId="77777777" w:rsidR="003C53B1" w:rsidRPr="004D4A21" w:rsidRDefault="00000000">
      <w:pPr>
        <w:pStyle w:val="Cuerpo"/>
        <w:spacing w:after="0"/>
        <w:jc w:val="center"/>
        <w:rPr>
          <w:lang w:val="es-EC"/>
          <w:rPrChange w:id="67" w:author="(Estudiante) Andres Marcelo Olmedo Coronel" w:date="2026-10-26T20:49:00Z" w16du:dateUtc="2026-10-27T01:49:00Z">
            <w:rPr/>
          </w:rPrChange>
        </w:rPr>
      </w:pPr>
      <w:r w:rsidRPr="004D4A21">
        <w:rPr>
          <w:lang w:val="es-EC"/>
          <w:rPrChange w:id="68" w:author="(Estudiante) Andres Marcelo Olmedo Coronel" w:date="2026-10-26T20:49:00Z" w16du:dateUtc="2026-10-27T01:49:00Z">
            <w:rPr/>
          </w:rPrChange>
        </w:rPr>
        <w:t>________________________________</w:t>
      </w:r>
    </w:p>
    <w:p w14:paraId="7BBDF13D" w14:textId="77777777" w:rsidR="003C53B1" w:rsidRPr="004D4A21" w:rsidRDefault="00000000">
      <w:pPr>
        <w:pStyle w:val="Cuerpo"/>
        <w:spacing w:after="240"/>
        <w:jc w:val="center"/>
        <w:rPr>
          <w:lang w:val="es-EC"/>
          <w:rPrChange w:id="69" w:author="(Estudiante) Andres Marcelo Olmedo Coronel" w:date="2026-10-26T20:49:00Z" w16du:dateUtc="2026-10-27T01:49:00Z">
            <w:rPr/>
          </w:rPrChange>
        </w:rPr>
      </w:pPr>
      <w:r w:rsidRPr="004D4A21">
        <w:rPr>
          <w:lang w:val="es-EC"/>
          <w:rPrChange w:id="70" w:author="(Estudiante) Andres Marcelo Olmedo Coronel" w:date="2026-10-26T20:49:00Z" w16du:dateUtc="2026-10-27T01:49:00Z">
            <w:rPr/>
          </w:rPrChange>
        </w:rPr>
        <w:t>Olmedo Coronel Andrés Marcelo</w:t>
      </w:r>
    </w:p>
    <w:p w14:paraId="7BBDF13E" w14:textId="77777777" w:rsidR="003C53B1" w:rsidRPr="004D4A21" w:rsidRDefault="003C53B1">
      <w:pPr>
        <w:pStyle w:val="Cuerpo"/>
        <w:jc w:val="center"/>
        <w:rPr>
          <w:lang w:val="es-EC"/>
          <w:rPrChange w:id="71" w:author="(Estudiante) Andres Marcelo Olmedo Coronel" w:date="2026-10-26T20:49:00Z" w16du:dateUtc="2026-10-27T01:49:00Z">
            <w:rPr/>
          </w:rPrChange>
        </w:rPr>
      </w:pPr>
    </w:p>
    <w:p w14:paraId="7BBDF13F" w14:textId="77777777" w:rsidR="003C53B1" w:rsidRPr="004D4A21" w:rsidRDefault="00000000">
      <w:pPr>
        <w:pStyle w:val="Cuerpo"/>
        <w:spacing w:after="0"/>
        <w:jc w:val="center"/>
        <w:rPr>
          <w:lang w:val="es-EC"/>
          <w:rPrChange w:id="72" w:author="(Estudiante) Andres Marcelo Olmedo Coronel" w:date="2026-10-26T20:49:00Z" w16du:dateUtc="2026-10-27T01:49:00Z">
            <w:rPr/>
          </w:rPrChange>
        </w:rPr>
      </w:pPr>
      <w:r w:rsidRPr="004D4A21">
        <w:rPr>
          <w:lang w:val="es-EC"/>
          <w:rPrChange w:id="73" w:author="(Estudiante) Andres Marcelo Olmedo Coronel" w:date="2026-10-26T20:49:00Z" w16du:dateUtc="2026-10-27T01:49:00Z">
            <w:rPr/>
          </w:rPrChange>
        </w:rPr>
        <w:t>________________________________</w:t>
      </w:r>
    </w:p>
    <w:p w14:paraId="7BBDF140" w14:textId="77777777" w:rsidR="003C53B1" w:rsidRPr="004D4A21" w:rsidRDefault="00000000">
      <w:pPr>
        <w:pStyle w:val="Cuerpo"/>
        <w:spacing w:after="240"/>
        <w:jc w:val="center"/>
        <w:rPr>
          <w:lang w:val="es-EC"/>
          <w:rPrChange w:id="74" w:author="(Estudiante) Andres Marcelo Olmedo Coronel" w:date="2026-10-26T20:49:00Z" w16du:dateUtc="2026-10-27T01:49:00Z">
            <w:rPr/>
          </w:rPrChange>
        </w:rPr>
      </w:pPr>
      <w:r w:rsidRPr="004D4A21">
        <w:rPr>
          <w:lang w:val="es-EC"/>
          <w:rPrChange w:id="75" w:author="(Estudiante) Andres Marcelo Olmedo Coronel" w:date="2026-10-26T20:49:00Z" w16du:dateUtc="2026-10-27T01:49:00Z">
            <w:rPr/>
          </w:rPrChange>
        </w:rPr>
        <w:t>Suasnavas Gutiérrez Ibeth Liliana</w:t>
      </w:r>
    </w:p>
    <w:p w14:paraId="7BBDF141" w14:textId="77777777" w:rsidR="003C53B1" w:rsidRPr="004D4A21" w:rsidRDefault="00000000" w:rsidP="001D6706">
      <w:pPr>
        <w:pStyle w:val="TtuloTDC"/>
        <w:pageBreakBefore/>
        <w:jc w:val="center"/>
        <w:rPr>
          <w:rStyle w:val="Ninguno"/>
          <w:color w:val="000000"/>
          <w:u w:color="000000"/>
          <w:lang w:val="es-EC" w:eastAsia="en-US"/>
          <w:rPrChange w:id="76" w:author="(Estudiante) Andres Marcelo Olmedo Coronel" w:date="2026-10-26T20:49:00Z" w16du:dateUtc="2026-10-27T01:49:00Z">
            <w:rPr>
              <w:rStyle w:val="Ninguno"/>
              <w:color w:val="000000"/>
              <w:u w:color="000000"/>
              <w:lang w:val="en-US" w:eastAsia="en-US"/>
            </w:rPr>
          </w:rPrChange>
        </w:rPr>
        <w:pPrChange w:id="77" w:author="(Estudiante) Andres Marcelo Olmedo Coronel" w:date="2026-10-26T20:27:00Z" w16du:dateUtc="2026-10-27T01:27:00Z">
          <w:pPr>
            <w:pStyle w:val="TtuloTDC"/>
            <w:pageBreakBefore/>
          </w:pPr>
        </w:pPrChange>
      </w:pPr>
      <w:r w:rsidRPr="004D4A21">
        <w:rPr>
          <w:rStyle w:val="Ninguno"/>
          <w:color w:val="000000"/>
          <w:u w:color="000000"/>
          <w:lang w:val="es-EC"/>
          <w:rPrChange w:id="78" w:author="(Estudiante) Andres Marcelo Olmedo Coronel" w:date="2026-10-26T20:49:00Z" w16du:dateUtc="2026-10-27T01:49:00Z">
            <w:rPr>
              <w:rStyle w:val="Ninguno"/>
              <w:color w:val="000000"/>
              <w:u w:color="000000"/>
            </w:rPr>
          </w:rPrChange>
        </w:rPr>
        <w:lastRenderedPageBreak/>
        <w:t>Contenido</w:t>
      </w:r>
    </w:p>
    <w:customXmlInsRangeStart w:id="79" w:author="(Estudiante) Andres Marcelo Olmedo Coronel" w:date="2026-10-26T20:26:00Z"/>
    <w:sdt>
      <w:sdtPr>
        <w:rPr>
          <w:color w:val="auto"/>
          <w:lang w:val="es-EC" w:eastAsia="en-US"/>
        </w:rPr>
        <w:id w:val="-1822485816"/>
        <w:docPartObj>
          <w:docPartGallery w:val="Table of Contents"/>
          <w:docPartUnique/>
        </w:docPartObj>
      </w:sdtPr>
      <w:sdtEndPr>
        <w:rPr>
          <w:b/>
        </w:rPr>
      </w:sdtEndPr>
      <w:sdtContent>
        <w:customXmlInsRangeEnd w:id="79"/>
        <w:p w14:paraId="74F14978" w14:textId="4A4415F6" w:rsidR="001D6706" w:rsidRPr="004D4A21" w:rsidRDefault="001D6706">
          <w:pPr>
            <w:pStyle w:val="TtuloTDC"/>
            <w:rPr>
              <w:ins w:id="80" w:author="(Estudiante) Andres Marcelo Olmedo Coronel" w:date="2026-10-26T20:26:00Z" w16du:dateUtc="2026-10-27T01:26:00Z"/>
              <w:lang w:val="es-EC"/>
              <w:rPrChange w:id="81" w:author="(Estudiante) Andres Marcelo Olmedo Coronel" w:date="2026-10-26T20:49:00Z" w16du:dateUtc="2026-10-27T01:49:00Z">
                <w:rPr>
                  <w:ins w:id="82" w:author="(Estudiante) Andres Marcelo Olmedo Coronel" w:date="2026-10-26T20:26:00Z" w16du:dateUtc="2026-10-27T01:26:00Z"/>
                </w:rPr>
              </w:rPrChange>
            </w:rPr>
          </w:pPr>
        </w:p>
        <w:p w14:paraId="1047A75A" w14:textId="54D7246B" w:rsidR="001D6706" w:rsidRPr="004D4A21" w:rsidRDefault="001D6706">
          <w:pPr>
            <w:pStyle w:val="TDC3"/>
            <w:rPr>
              <w:rFonts w:asciiTheme="minorHAnsi" w:eastAsiaTheme="minorEastAsia" w:hAnsiTheme="minorHAnsi" w:cstheme="minorBidi"/>
              <w:color w:val="auto"/>
              <w:kern w:val="2"/>
              <w:lang w:val="es-EC"/>
              <w14:ligatures w14:val="standardContextual"/>
              <w:rPrChange w:id="83"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ins w:id="84" w:author="(Estudiante) Andres Marcelo Olmedo Coronel" w:date="2026-10-26T20:26:00Z" w16du:dateUtc="2026-10-27T01:26:00Z">
            <w:r w:rsidRPr="004D4A21">
              <w:rPr>
                <w:lang w:val="es-EC"/>
                <w:rPrChange w:id="85" w:author="(Estudiante) Andres Marcelo Olmedo Coronel" w:date="2026-10-26T20:49:00Z" w16du:dateUtc="2026-10-27T01:49:00Z">
                  <w:rPr/>
                </w:rPrChange>
              </w:rPr>
              <w:fldChar w:fldCharType="begin"/>
            </w:r>
            <w:r w:rsidRPr="004D4A21">
              <w:rPr>
                <w:lang w:val="es-EC"/>
                <w:rPrChange w:id="86" w:author="(Estudiante) Andres Marcelo Olmedo Coronel" w:date="2026-10-26T20:49:00Z" w16du:dateUtc="2026-10-27T01:49:00Z">
                  <w:rPr/>
                </w:rPrChange>
              </w:rPr>
              <w:instrText xml:space="preserve"> TOC \o "1-3" \h \z \u </w:instrText>
            </w:r>
            <w:r w:rsidRPr="004D4A21">
              <w:rPr>
                <w:lang w:val="es-EC"/>
                <w:rPrChange w:id="87" w:author="(Estudiante) Andres Marcelo Olmedo Coronel" w:date="2026-10-26T20:49:00Z" w16du:dateUtc="2026-10-27T01:49:00Z">
                  <w:rPr/>
                </w:rPrChange>
              </w:rPr>
              <w:fldChar w:fldCharType="separate"/>
            </w:r>
          </w:ins>
          <w:r w:rsidRPr="004D4A21">
            <w:rPr>
              <w:lang w:val="es-EC"/>
              <w:rPrChange w:id="88" w:author="(Estudiante) Andres Marcelo Olmedo Coronel" w:date="2026-10-26T20:49:00Z" w16du:dateUtc="2026-10-27T01:49:00Z">
                <w:rPr/>
              </w:rPrChange>
            </w:rPr>
            <w:fldChar w:fldCharType="begin"/>
          </w:r>
          <w:r w:rsidRPr="004D4A21">
            <w:rPr>
              <w:lang w:val="es-EC"/>
              <w:rPrChange w:id="89" w:author="(Estudiante) Andres Marcelo Olmedo Coronel" w:date="2026-10-26T20:49:00Z" w16du:dateUtc="2026-10-27T01:49:00Z">
                <w:rPr/>
              </w:rPrChange>
            </w:rPr>
            <w:instrText>HYPERLINK \l "_Toc243938828"</w:instrText>
          </w:r>
          <w:r w:rsidRPr="004D4A21">
            <w:rPr>
              <w:lang w:val="es-EC"/>
              <w:rPrChange w:id="90" w:author="(Estudiante) Andres Marcelo Olmedo Coronel" w:date="2026-10-26T20:49:00Z" w16du:dateUtc="2026-10-27T01:49:00Z">
                <w:rPr/>
              </w:rPrChange>
            </w:rPr>
          </w:r>
          <w:r w:rsidRPr="004D4A21">
            <w:rPr>
              <w:lang w:val="es-EC"/>
              <w:rPrChange w:id="91" w:author="(Estudiante) Andres Marcelo Olmedo Coronel" w:date="2026-10-26T20:49:00Z" w16du:dateUtc="2026-10-27T01:49:00Z">
                <w:rPr/>
              </w:rPrChange>
            </w:rPr>
            <w:fldChar w:fldCharType="separate"/>
          </w:r>
          <w:r w:rsidRPr="004D4A21">
            <w:rPr>
              <w:rStyle w:val="Hipervnculo"/>
              <w:rFonts w:eastAsia="Arial Unicode MS"/>
              <w:lang w:val="es-EC"/>
              <w:rPrChange w:id="92" w:author="(Estudiante) Andres Marcelo Olmedo Coronel" w:date="2026-10-26T20:49:00Z" w16du:dateUtc="2026-10-27T01:49:00Z">
                <w:rPr>
                  <w:rStyle w:val="Hipervnculo"/>
                  <w:rFonts w:eastAsia="Arial Unicode MS"/>
                  <w:noProof/>
                </w:rPr>
              </w:rPrChange>
            </w:rPr>
            <w:t>Resumen</w:t>
          </w:r>
          <w:r w:rsidRPr="004D4A21">
            <w:rPr>
              <w:webHidden/>
              <w:lang w:val="es-EC"/>
              <w:rPrChange w:id="93" w:author="(Estudiante) Andres Marcelo Olmedo Coronel" w:date="2026-10-26T20:49:00Z" w16du:dateUtc="2026-10-27T01:49:00Z">
                <w:rPr>
                  <w:noProof/>
                  <w:webHidden/>
                </w:rPr>
              </w:rPrChange>
            </w:rPr>
            <w:tab/>
          </w:r>
          <w:r w:rsidRPr="004D4A21">
            <w:rPr>
              <w:webHidden/>
              <w:lang w:val="es-EC"/>
              <w:rPrChange w:id="94" w:author="(Estudiante) Andres Marcelo Olmedo Coronel" w:date="2026-10-26T20:49:00Z" w16du:dateUtc="2026-10-27T01:49:00Z">
                <w:rPr>
                  <w:noProof/>
                  <w:webHidden/>
                </w:rPr>
              </w:rPrChange>
            </w:rPr>
            <w:fldChar w:fldCharType="begin"/>
          </w:r>
          <w:r w:rsidRPr="004D4A21">
            <w:rPr>
              <w:webHidden/>
              <w:lang w:val="es-EC"/>
              <w:rPrChange w:id="95" w:author="(Estudiante) Andres Marcelo Olmedo Coronel" w:date="2026-10-26T20:49:00Z" w16du:dateUtc="2026-10-27T01:49:00Z">
                <w:rPr>
                  <w:noProof/>
                  <w:webHidden/>
                </w:rPr>
              </w:rPrChange>
            </w:rPr>
            <w:instrText xml:space="preserve"> PAGEREF _Toc243938828 \h </w:instrText>
          </w:r>
          <w:r w:rsidRPr="004D4A21">
            <w:rPr>
              <w:webHidden/>
              <w:lang w:val="es-EC"/>
              <w:rPrChange w:id="96" w:author="(Estudiante) Andres Marcelo Olmedo Coronel" w:date="2026-10-26T20:49:00Z" w16du:dateUtc="2026-10-27T01:49:00Z">
                <w:rPr>
                  <w:noProof/>
                  <w:webHidden/>
                </w:rPr>
              </w:rPrChange>
            </w:rPr>
          </w:r>
          <w:r w:rsidRPr="004D4A21">
            <w:rPr>
              <w:webHidden/>
              <w:lang w:val="es-EC"/>
              <w:rPrChange w:id="97" w:author="(Estudiante) Andres Marcelo Olmedo Coronel" w:date="2026-10-26T20:49:00Z" w16du:dateUtc="2026-10-27T01:49:00Z">
                <w:rPr>
                  <w:noProof/>
                  <w:webHidden/>
                </w:rPr>
              </w:rPrChange>
            </w:rPr>
            <w:fldChar w:fldCharType="separate"/>
          </w:r>
          <w:r w:rsidRPr="004D4A21">
            <w:rPr>
              <w:webHidden/>
              <w:lang w:val="es-EC"/>
              <w:rPrChange w:id="98" w:author="(Estudiante) Andres Marcelo Olmedo Coronel" w:date="2026-10-26T20:49:00Z" w16du:dateUtc="2026-10-27T01:49:00Z">
                <w:rPr>
                  <w:noProof/>
                  <w:webHidden/>
                </w:rPr>
              </w:rPrChange>
            </w:rPr>
            <w:t>2</w:t>
          </w:r>
          <w:r w:rsidRPr="004D4A21">
            <w:rPr>
              <w:webHidden/>
              <w:lang w:val="es-EC"/>
              <w:rPrChange w:id="99" w:author="(Estudiante) Andres Marcelo Olmedo Coronel" w:date="2026-10-26T20:49:00Z" w16du:dateUtc="2026-10-27T01:49:00Z">
                <w:rPr>
                  <w:noProof/>
                  <w:webHidden/>
                </w:rPr>
              </w:rPrChange>
            </w:rPr>
            <w:fldChar w:fldCharType="end"/>
          </w:r>
          <w:r w:rsidRPr="004D4A21">
            <w:rPr>
              <w:lang w:val="es-EC"/>
              <w:rPrChange w:id="100" w:author="(Estudiante) Andres Marcelo Olmedo Coronel" w:date="2026-10-26T20:49:00Z" w16du:dateUtc="2026-10-27T01:49:00Z">
                <w:rPr/>
              </w:rPrChange>
            </w:rPr>
            <w:fldChar w:fldCharType="end"/>
          </w:r>
        </w:p>
        <w:p w14:paraId="27EBEC7B" w14:textId="0D526E8D" w:rsidR="001D6706" w:rsidRPr="004D4A21" w:rsidRDefault="001D6706">
          <w:pPr>
            <w:pStyle w:val="TDC3"/>
            <w:rPr>
              <w:rFonts w:asciiTheme="minorHAnsi" w:eastAsiaTheme="minorEastAsia" w:hAnsiTheme="minorHAnsi" w:cstheme="minorBidi"/>
              <w:color w:val="auto"/>
              <w:kern w:val="2"/>
              <w:lang w:val="es-EC"/>
              <w14:ligatures w14:val="standardContextual"/>
              <w:rPrChange w:id="101"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102" w:author="(Estudiante) Andres Marcelo Olmedo Coronel" w:date="2026-10-26T20:49:00Z" w16du:dateUtc="2026-10-27T01:49:00Z">
                <w:rPr/>
              </w:rPrChange>
            </w:rPr>
            <w:fldChar w:fldCharType="begin"/>
          </w:r>
          <w:r w:rsidRPr="004D4A21">
            <w:rPr>
              <w:lang w:val="es-EC"/>
              <w:rPrChange w:id="103" w:author="(Estudiante) Andres Marcelo Olmedo Coronel" w:date="2026-10-26T20:49:00Z" w16du:dateUtc="2026-10-27T01:49:00Z">
                <w:rPr/>
              </w:rPrChange>
            </w:rPr>
            <w:instrText>HYPERLINK \l "_Toc243938829"</w:instrText>
          </w:r>
          <w:r w:rsidRPr="004D4A21">
            <w:rPr>
              <w:lang w:val="es-EC"/>
              <w:rPrChange w:id="104" w:author="(Estudiante) Andres Marcelo Olmedo Coronel" w:date="2026-10-26T20:49:00Z" w16du:dateUtc="2026-10-27T01:49:00Z">
                <w:rPr/>
              </w:rPrChange>
            </w:rPr>
          </w:r>
          <w:r w:rsidRPr="004D4A21">
            <w:rPr>
              <w:lang w:val="es-EC"/>
              <w:rPrChange w:id="105" w:author="(Estudiante) Andres Marcelo Olmedo Coronel" w:date="2026-10-26T20:49:00Z" w16du:dateUtc="2026-10-27T01:49:00Z">
                <w:rPr/>
              </w:rPrChange>
            </w:rPr>
            <w:fldChar w:fldCharType="separate"/>
          </w:r>
          <w:r w:rsidRPr="004D4A21">
            <w:rPr>
              <w:rStyle w:val="Hipervnculo"/>
              <w:rFonts w:eastAsia="Arial Unicode MS"/>
              <w:lang w:val="es-EC"/>
              <w:rPrChange w:id="106" w:author="(Estudiante) Andres Marcelo Olmedo Coronel" w:date="2026-10-26T20:49:00Z" w16du:dateUtc="2026-10-27T01:49:00Z">
                <w:rPr>
                  <w:rStyle w:val="Hipervnculo"/>
                  <w:rFonts w:eastAsia="Arial Unicode MS"/>
                  <w:noProof/>
                  <w:lang w:val="en-US"/>
                </w:rPr>
              </w:rPrChange>
            </w:rPr>
            <w:t>Abstract</w:t>
          </w:r>
          <w:r w:rsidRPr="004D4A21">
            <w:rPr>
              <w:webHidden/>
              <w:lang w:val="es-EC"/>
              <w:rPrChange w:id="107" w:author="(Estudiante) Andres Marcelo Olmedo Coronel" w:date="2026-10-26T20:49:00Z" w16du:dateUtc="2026-10-27T01:49:00Z">
                <w:rPr>
                  <w:noProof/>
                  <w:webHidden/>
                </w:rPr>
              </w:rPrChange>
            </w:rPr>
            <w:tab/>
          </w:r>
          <w:r w:rsidRPr="004D4A21">
            <w:rPr>
              <w:webHidden/>
              <w:lang w:val="es-EC"/>
              <w:rPrChange w:id="108" w:author="(Estudiante) Andres Marcelo Olmedo Coronel" w:date="2026-10-26T20:49:00Z" w16du:dateUtc="2026-10-27T01:49:00Z">
                <w:rPr>
                  <w:noProof/>
                  <w:webHidden/>
                </w:rPr>
              </w:rPrChange>
            </w:rPr>
            <w:fldChar w:fldCharType="begin"/>
          </w:r>
          <w:r w:rsidRPr="004D4A21">
            <w:rPr>
              <w:webHidden/>
              <w:lang w:val="es-EC"/>
              <w:rPrChange w:id="109" w:author="(Estudiante) Andres Marcelo Olmedo Coronel" w:date="2026-10-26T20:49:00Z" w16du:dateUtc="2026-10-27T01:49:00Z">
                <w:rPr>
                  <w:noProof/>
                  <w:webHidden/>
                </w:rPr>
              </w:rPrChange>
            </w:rPr>
            <w:instrText xml:space="preserve"> PAGEREF _Toc243938829 \h </w:instrText>
          </w:r>
          <w:r w:rsidRPr="004D4A21">
            <w:rPr>
              <w:webHidden/>
              <w:lang w:val="es-EC"/>
              <w:rPrChange w:id="110" w:author="(Estudiante) Andres Marcelo Olmedo Coronel" w:date="2026-10-26T20:49:00Z" w16du:dateUtc="2026-10-27T01:49:00Z">
                <w:rPr>
                  <w:noProof/>
                  <w:webHidden/>
                </w:rPr>
              </w:rPrChange>
            </w:rPr>
          </w:r>
          <w:r w:rsidRPr="004D4A21">
            <w:rPr>
              <w:webHidden/>
              <w:lang w:val="es-EC"/>
              <w:rPrChange w:id="111" w:author="(Estudiante) Andres Marcelo Olmedo Coronel" w:date="2026-10-26T20:49:00Z" w16du:dateUtc="2026-10-27T01:49:00Z">
                <w:rPr>
                  <w:noProof/>
                  <w:webHidden/>
                </w:rPr>
              </w:rPrChange>
            </w:rPr>
            <w:fldChar w:fldCharType="separate"/>
          </w:r>
          <w:r w:rsidRPr="004D4A21">
            <w:rPr>
              <w:webHidden/>
              <w:lang w:val="es-EC"/>
              <w:rPrChange w:id="112" w:author="(Estudiante) Andres Marcelo Olmedo Coronel" w:date="2026-10-26T20:49:00Z" w16du:dateUtc="2026-10-27T01:49:00Z">
                <w:rPr>
                  <w:noProof/>
                  <w:webHidden/>
                </w:rPr>
              </w:rPrChange>
            </w:rPr>
            <w:t>3</w:t>
          </w:r>
          <w:r w:rsidRPr="004D4A21">
            <w:rPr>
              <w:webHidden/>
              <w:lang w:val="es-EC"/>
              <w:rPrChange w:id="113" w:author="(Estudiante) Andres Marcelo Olmedo Coronel" w:date="2026-10-26T20:49:00Z" w16du:dateUtc="2026-10-27T01:49:00Z">
                <w:rPr>
                  <w:noProof/>
                  <w:webHidden/>
                </w:rPr>
              </w:rPrChange>
            </w:rPr>
            <w:fldChar w:fldCharType="end"/>
          </w:r>
          <w:r w:rsidRPr="004D4A21">
            <w:rPr>
              <w:lang w:val="es-EC"/>
              <w:rPrChange w:id="114" w:author="(Estudiante) Andres Marcelo Olmedo Coronel" w:date="2026-10-26T20:49:00Z" w16du:dateUtc="2026-10-27T01:49:00Z">
                <w:rPr/>
              </w:rPrChange>
            </w:rPr>
            <w:fldChar w:fldCharType="end"/>
          </w:r>
        </w:p>
        <w:p w14:paraId="20DBFAC9" w14:textId="5EAFC882" w:rsidR="001D6706" w:rsidRPr="004D4A21" w:rsidRDefault="001D6706">
          <w:pPr>
            <w:pStyle w:val="TDC1"/>
            <w:rPr>
              <w:rFonts w:asciiTheme="minorHAnsi" w:eastAsiaTheme="minorEastAsia" w:hAnsiTheme="minorHAnsi" w:cstheme="minorBidi"/>
              <w:color w:val="auto"/>
              <w:kern w:val="2"/>
              <w:lang w:val="es-EC"/>
              <w14:ligatures w14:val="standardContextual"/>
              <w:rPrChange w:id="115"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116" w:author="(Estudiante) Andres Marcelo Olmedo Coronel" w:date="2026-10-26T20:49:00Z" w16du:dateUtc="2026-10-27T01:49:00Z">
                <w:rPr/>
              </w:rPrChange>
            </w:rPr>
            <w:fldChar w:fldCharType="begin"/>
          </w:r>
          <w:r w:rsidRPr="004D4A21">
            <w:rPr>
              <w:lang w:val="es-EC"/>
              <w:rPrChange w:id="117" w:author="(Estudiante) Andres Marcelo Olmedo Coronel" w:date="2026-10-26T20:49:00Z" w16du:dateUtc="2026-10-27T01:49:00Z">
                <w:rPr/>
              </w:rPrChange>
            </w:rPr>
            <w:instrText>HYPERLINK \l "_Toc243938830"</w:instrText>
          </w:r>
          <w:r w:rsidRPr="004D4A21">
            <w:rPr>
              <w:lang w:val="es-EC"/>
              <w:rPrChange w:id="118" w:author="(Estudiante) Andres Marcelo Olmedo Coronel" w:date="2026-10-26T20:49:00Z" w16du:dateUtc="2026-10-27T01:49:00Z">
                <w:rPr/>
              </w:rPrChange>
            </w:rPr>
          </w:r>
          <w:r w:rsidRPr="004D4A21">
            <w:rPr>
              <w:lang w:val="es-EC"/>
              <w:rPrChange w:id="119" w:author="(Estudiante) Andres Marcelo Olmedo Coronel" w:date="2026-10-26T20:49:00Z" w16du:dateUtc="2026-10-27T01:49:00Z">
                <w:rPr/>
              </w:rPrChange>
            </w:rPr>
            <w:fldChar w:fldCharType="separate"/>
          </w:r>
          <w:r w:rsidRPr="004D4A21">
            <w:rPr>
              <w:rStyle w:val="Hipervnculo"/>
              <w:rFonts w:eastAsia="Arial"/>
              <w:lang w:val="es-EC"/>
              <w:rPrChange w:id="120" w:author="(Estudiante) Andres Marcelo Olmedo Coronel" w:date="2026-10-26T20:49:00Z" w16du:dateUtc="2026-10-27T01:49:00Z">
                <w:rPr>
                  <w:rStyle w:val="Hipervnculo"/>
                  <w:rFonts w:eastAsia="Arial"/>
                  <w:noProof/>
                </w:rPr>
              </w:rPrChange>
            </w:rPr>
            <w:t>1.</w:t>
          </w:r>
          <w:r w:rsidRPr="004D4A21">
            <w:rPr>
              <w:rFonts w:asciiTheme="minorHAnsi" w:eastAsiaTheme="minorEastAsia" w:hAnsiTheme="minorHAnsi" w:cstheme="minorBidi"/>
              <w:color w:val="auto"/>
              <w:kern w:val="2"/>
              <w:lang w:val="es-EC"/>
              <w14:ligatures w14:val="standardContextual"/>
              <w:rPrChange w:id="121"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122" w:author="(Estudiante) Andres Marcelo Olmedo Coronel" w:date="2026-10-26T20:49:00Z" w16du:dateUtc="2026-10-27T01:49:00Z">
                <w:rPr>
                  <w:rStyle w:val="Hipervnculo"/>
                  <w:noProof/>
                </w:rPr>
              </w:rPrChange>
            </w:rPr>
            <w:t>Introducción</w:t>
          </w:r>
          <w:r w:rsidRPr="004D4A21">
            <w:rPr>
              <w:webHidden/>
              <w:lang w:val="es-EC"/>
              <w:rPrChange w:id="123" w:author="(Estudiante) Andres Marcelo Olmedo Coronel" w:date="2026-10-26T20:49:00Z" w16du:dateUtc="2026-10-27T01:49:00Z">
                <w:rPr>
                  <w:noProof/>
                  <w:webHidden/>
                </w:rPr>
              </w:rPrChange>
            </w:rPr>
            <w:tab/>
          </w:r>
          <w:r w:rsidRPr="004D4A21">
            <w:rPr>
              <w:webHidden/>
              <w:lang w:val="es-EC"/>
              <w:rPrChange w:id="124" w:author="(Estudiante) Andres Marcelo Olmedo Coronel" w:date="2026-10-26T20:49:00Z" w16du:dateUtc="2026-10-27T01:49:00Z">
                <w:rPr>
                  <w:noProof/>
                  <w:webHidden/>
                </w:rPr>
              </w:rPrChange>
            </w:rPr>
            <w:fldChar w:fldCharType="begin"/>
          </w:r>
          <w:r w:rsidRPr="004D4A21">
            <w:rPr>
              <w:webHidden/>
              <w:lang w:val="es-EC"/>
              <w:rPrChange w:id="125" w:author="(Estudiante) Andres Marcelo Olmedo Coronel" w:date="2026-10-26T20:49:00Z" w16du:dateUtc="2026-10-27T01:49:00Z">
                <w:rPr>
                  <w:noProof/>
                  <w:webHidden/>
                </w:rPr>
              </w:rPrChange>
            </w:rPr>
            <w:instrText xml:space="preserve"> PAGEREF _Toc243938830 \h </w:instrText>
          </w:r>
          <w:r w:rsidRPr="004D4A21">
            <w:rPr>
              <w:webHidden/>
              <w:lang w:val="es-EC"/>
              <w:rPrChange w:id="126" w:author="(Estudiante) Andres Marcelo Olmedo Coronel" w:date="2026-10-26T20:49:00Z" w16du:dateUtc="2026-10-27T01:49:00Z">
                <w:rPr>
                  <w:noProof/>
                  <w:webHidden/>
                </w:rPr>
              </w:rPrChange>
            </w:rPr>
          </w:r>
          <w:r w:rsidRPr="004D4A21">
            <w:rPr>
              <w:webHidden/>
              <w:lang w:val="es-EC"/>
              <w:rPrChange w:id="127" w:author="(Estudiante) Andres Marcelo Olmedo Coronel" w:date="2026-10-26T20:49:00Z" w16du:dateUtc="2026-10-27T01:49:00Z">
                <w:rPr>
                  <w:noProof/>
                  <w:webHidden/>
                </w:rPr>
              </w:rPrChange>
            </w:rPr>
            <w:fldChar w:fldCharType="separate"/>
          </w:r>
          <w:r w:rsidRPr="004D4A21">
            <w:rPr>
              <w:webHidden/>
              <w:lang w:val="es-EC"/>
              <w:rPrChange w:id="128" w:author="(Estudiante) Andres Marcelo Olmedo Coronel" w:date="2026-10-26T20:49:00Z" w16du:dateUtc="2026-10-27T01:49:00Z">
                <w:rPr>
                  <w:noProof/>
                  <w:webHidden/>
                </w:rPr>
              </w:rPrChange>
            </w:rPr>
            <w:t>4</w:t>
          </w:r>
          <w:r w:rsidRPr="004D4A21">
            <w:rPr>
              <w:webHidden/>
              <w:lang w:val="es-EC"/>
              <w:rPrChange w:id="129" w:author="(Estudiante) Andres Marcelo Olmedo Coronel" w:date="2026-10-26T20:49:00Z" w16du:dateUtc="2026-10-27T01:49:00Z">
                <w:rPr>
                  <w:noProof/>
                  <w:webHidden/>
                </w:rPr>
              </w:rPrChange>
            </w:rPr>
            <w:fldChar w:fldCharType="end"/>
          </w:r>
          <w:r w:rsidRPr="004D4A21">
            <w:rPr>
              <w:lang w:val="es-EC"/>
              <w:rPrChange w:id="130" w:author="(Estudiante) Andres Marcelo Olmedo Coronel" w:date="2026-10-26T20:49:00Z" w16du:dateUtc="2026-10-27T01:49:00Z">
                <w:rPr/>
              </w:rPrChange>
            </w:rPr>
            <w:fldChar w:fldCharType="end"/>
          </w:r>
        </w:p>
        <w:p w14:paraId="3230AB2A" w14:textId="1BECA643" w:rsidR="001D6706" w:rsidRPr="004D4A21" w:rsidRDefault="001D6706">
          <w:pPr>
            <w:pStyle w:val="TDC2"/>
            <w:rPr>
              <w:rFonts w:asciiTheme="minorHAnsi" w:eastAsiaTheme="minorEastAsia" w:hAnsiTheme="minorHAnsi" w:cstheme="minorBidi"/>
              <w:color w:val="auto"/>
              <w:kern w:val="2"/>
              <w:lang w:val="es-EC"/>
              <w14:ligatures w14:val="standardContextual"/>
              <w:rPrChange w:id="131"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132" w:author="(Estudiante) Andres Marcelo Olmedo Coronel" w:date="2026-10-26T20:49:00Z" w16du:dateUtc="2026-10-27T01:49:00Z">
                <w:rPr/>
              </w:rPrChange>
            </w:rPr>
            <w:fldChar w:fldCharType="begin"/>
          </w:r>
          <w:r w:rsidRPr="004D4A21">
            <w:rPr>
              <w:lang w:val="es-EC"/>
              <w:rPrChange w:id="133" w:author="(Estudiante) Andres Marcelo Olmedo Coronel" w:date="2026-10-26T20:49:00Z" w16du:dateUtc="2026-10-27T01:49:00Z">
                <w:rPr/>
              </w:rPrChange>
            </w:rPr>
            <w:instrText>HYPERLINK \l "_Toc243938831"</w:instrText>
          </w:r>
          <w:r w:rsidRPr="004D4A21">
            <w:rPr>
              <w:lang w:val="es-EC"/>
              <w:rPrChange w:id="134" w:author="(Estudiante) Andres Marcelo Olmedo Coronel" w:date="2026-10-26T20:49:00Z" w16du:dateUtc="2026-10-27T01:49:00Z">
                <w:rPr/>
              </w:rPrChange>
            </w:rPr>
          </w:r>
          <w:r w:rsidRPr="004D4A21">
            <w:rPr>
              <w:lang w:val="es-EC"/>
              <w:rPrChange w:id="135" w:author="(Estudiante) Andres Marcelo Olmedo Coronel" w:date="2026-10-26T20:49:00Z" w16du:dateUtc="2026-10-27T01:49:00Z">
                <w:rPr/>
              </w:rPrChange>
            </w:rPr>
            <w:fldChar w:fldCharType="separate"/>
          </w:r>
          <w:r w:rsidRPr="004D4A21">
            <w:rPr>
              <w:rStyle w:val="Hipervnculo"/>
              <w:rFonts w:eastAsia="Arial"/>
              <w:lang w:val="es-EC"/>
              <w:rPrChange w:id="136" w:author="(Estudiante) Andres Marcelo Olmedo Coronel" w:date="2026-10-26T20:49:00Z" w16du:dateUtc="2026-10-27T01:49:00Z">
                <w:rPr>
                  <w:rStyle w:val="Hipervnculo"/>
                  <w:rFonts w:eastAsia="Arial"/>
                  <w:noProof/>
                </w:rPr>
              </w:rPrChange>
            </w:rPr>
            <w:t>1.1.</w:t>
          </w:r>
          <w:r w:rsidRPr="004D4A21">
            <w:rPr>
              <w:rStyle w:val="Hipervnculo"/>
              <w:lang w:val="es-EC"/>
              <w:rPrChange w:id="137" w:author="(Estudiante) Andres Marcelo Olmedo Coronel" w:date="2026-10-26T20:49:00Z" w16du:dateUtc="2026-10-27T01:49:00Z">
                <w:rPr>
                  <w:rStyle w:val="Hipervnculo"/>
                  <w:noProof/>
                </w:rPr>
              </w:rPrChange>
            </w:rPr>
            <w:t xml:space="preserve"> Identificación y descripción del problema o necesidad</w:t>
          </w:r>
          <w:r w:rsidRPr="004D4A21">
            <w:rPr>
              <w:webHidden/>
              <w:lang w:val="es-EC"/>
              <w:rPrChange w:id="138" w:author="(Estudiante) Andres Marcelo Olmedo Coronel" w:date="2026-10-26T20:49:00Z" w16du:dateUtc="2026-10-27T01:49:00Z">
                <w:rPr>
                  <w:noProof/>
                  <w:webHidden/>
                </w:rPr>
              </w:rPrChange>
            </w:rPr>
            <w:tab/>
          </w:r>
          <w:r w:rsidRPr="004D4A21">
            <w:rPr>
              <w:webHidden/>
              <w:lang w:val="es-EC"/>
              <w:rPrChange w:id="139" w:author="(Estudiante) Andres Marcelo Olmedo Coronel" w:date="2026-10-26T20:49:00Z" w16du:dateUtc="2026-10-27T01:49:00Z">
                <w:rPr>
                  <w:noProof/>
                  <w:webHidden/>
                </w:rPr>
              </w:rPrChange>
            </w:rPr>
            <w:fldChar w:fldCharType="begin"/>
          </w:r>
          <w:r w:rsidRPr="004D4A21">
            <w:rPr>
              <w:webHidden/>
              <w:lang w:val="es-EC"/>
              <w:rPrChange w:id="140" w:author="(Estudiante) Andres Marcelo Olmedo Coronel" w:date="2026-10-26T20:49:00Z" w16du:dateUtc="2026-10-27T01:49:00Z">
                <w:rPr>
                  <w:noProof/>
                  <w:webHidden/>
                </w:rPr>
              </w:rPrChange>
            </w:rPr>
            <w:instrText xml:space="preserve"> PAGEREF _Toc243938831 \h </w:instrText>
          </w:r>
          <w:r w:rsidRPr="004D4A21">
            <w:rPr>
              <w:webHidden/>
              <w:lang w:val="es-EC"/>
              <w:rPrChange w:id="141" w:author="(Estudiante) Andres Marcelo Olmedo Coronel" w:date="2026-10-26T20:49:00Z" w16du:dateUtc="2026-10-27T01:49:00Z">
                <w:rPr>
                  <w:noProof/>
                  <w:webHidden/>
                </w:rPr>
              </w:rPrChange>
            </w:rPr>
          </w:r>
          <w:r w:rsidRPr="004D4A21">
            <w:rPr>
              <w:webHidden/>
              <w:lang w:val="es-EC"/>
              <w:rPrChange w:id="142" w:author="(Estudiante) Andres Marcelo Olmedo Coronel" w:date="2026-10-26T20:49:00Z" w16du:dateUtc="2026-10-27T01:49:00Z">
                <w:rPr>
                  <w:noProof/>
                  <w:webHidden/>
                </w:rPr>
              </w:rPrChange>
            </w:rPr>
            <w:fldChar w:fldCharType="separate"/>
          </w:r>
          <w:r w:rsidRPr="004D4A21">
            <w:rPr>
              <w:webHidden/>
              <w:lang w:val="es-EC"/>
              <w:rPrChange w:id="143" w:author="(Estudiante) Andres Marcelo Olmedo Coronel" w:date="2026-10-26T20:49:00Z" w16du:dateUtc="2026-10-27T01:49:00Z">
                <w:rPr>
                  <w:noProof/>
                  <w:webHidden/>
                </w:rPr>
              </w:rPrChange>
            </w:rPr>
            <w:t>4</w:t>
          </w:r>
          <w:r w:rsidRPr="004D4A21">
            <w:rPr>
              <w:webHidden/>
              <w:lang w:val="es-EC"/>
              <w:rPrChange w:id="144" w:author="(Estudiante) Andres Marcelo Olmedo Coronel" w:date="2026-10-26T20:49:00Z" w16du:dateUtc="2026-10-27T01:49:00Z">
                <w:rPr>
                  <w:noProof/>
                  <w:webHidden/>
                </w:rPr>
              </w:rPrChange>
            </w:rPr>
            <w:fldChar w:fldCharType="end"/>
          </w:r>
          <w:r w:rsidRPr="004D4A21">
            <w:rPr>
              <w:lang w:val="es-EC"/>
              <w:rPrChange w:id="145" w:author="(Estudiante) Andres Marcelo Olmedo Coronel" w:date="2026-10-26T20:49:00Z" w16du:dateUtc="2026-10-27T01:49:00Z">
                <w:rPr/>
              </w:rPrChange>
            </w:rPr>
            <w:fldChar w:fldCharType="end"/>
          </w:r>
        </w:p>
        <w:p w14:paraId="1023424D" w14:textId="4F606807" w:rsidR="001D6706" w:rsidRPr="004D4A21" w:rsidRDefault="001D6706">
          <w:pPr>
            <w:pStyle w:val="TDC2"/>
            <w:rPr>
              <w:rFonts w:asciiTheme="minorHAnsi" w:eastAsiaTheme="minorEastAsia" w:hAnsiTheme="minorHAnsi" w:cstheme="minorBidi"/>
              <w:color w:val="auto"/>
              <w:kern w:val="2"/>
              <w:lang w:val="es-EC"/>
              <w14:ligatures w14:val="standardContextual"/>
              <w:rPrChange w:id="146"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147" w:author="(Estudiante) Andres Marcelo Olmedo Coronel" w:date="2026-10-26T20:49:00Z" w16du:dateUtc="2026-10-27T01:49:00Z">
                <w:rPr/>
              </w:rPrChange>
            </w:rPr>
            <w:fldChar w:fldCharType="begin"/>
          </w:r>
          <w:r w:rsidRPr="004D4A21">
            <w:rPr>
              <w:lang w:val="es-EC"/>
              <w:rPrChange w:id="148" w:author="(Estudiante) Andres Marcelo Olmedo Coronel" w:date="2026-10-26T20:49:00Z" w16du:dateUtc="2026-10-27T01:49:00Z">
                <w:rPr/>
              </w:rPrChange>
            </w:rPr>
            <w:instrText>HYPERLINK \l "_Toc243938832"</w:instrText>
          </w:r>
          <w:r w:rsidRPr="004D4A21">
            <w:rPr>
              <w:lang w:val="es-EC"/>
              <w:rPrChange w:id="149" w:author="(Estudiante) Andres Marcelo Olmedo Coronel" w:date="2026-10-26T20:49:00Z" w16du:dateUtc="2026-10-27T01:49:00Z">
                <w:rPr/>
              </w:rPrChange>
            </w:rPr>
          </w:r>
          <w:r w:rsidRPr="004D4A21">
            <w:rPr>
              <w:lang w:val="es-EC"/>
              <w:rPrChange w:id="150" w:author="(Estudiante) Andres Marcelo Olmedo Coronel" w:date="2026-10-26T20:49:00Z" w16du:dateUtc="2026-10-27T01:49:00Z">
                <w:rPr/>
              </w:rPrChange>
            </w:rPr>
            <w:fldChar w:fldCharType="separate"/>
          </w:r>
          <w:r w:rsidRPr="004D4A21">
            <w:rPr>
              <w:rStyle w:val="Hipervnculo"/>
              <w:rFonts w:eastAsia="Arial"/>
              <w:lang w:val="es-EC"/>
              <w:rPrChange w:id="151" w:author="(Estudiante) Andres Marcelo Olmedo Coronel" w:date="2026-10-26T20:49:00Z" w16du:dateUtc="2026-10-27T01:49:00Z">
                <w:rPr>
                  <w:rStyle w:val="Hipervnculo"/>
                  <w:rFonts w:eastAsia="Arial"/>
                  <w:noProof/>
                </w:rPr>
              </w:rPrChange>
            </w:rPr>
            <w:t>1.2.</w:t>
          </w:r>
          <w:r w:rsidRPr="004D4A21">
            <w:rPr>
              <w:rStyle w:val="Hipervnculo"/>
              <w:lang w:val="es-EC"/>
              <w:rPrChange w:id="152" w:author="(Estudiante) Andres Marcelo Olmedo Coronel" w:date="2026-10-26T20:49:00Z" w16du:dateUtc="2026-10-27T01:49:00Z">
                <w:rPr>
                  <w:rStyle w:val="Hipervnculo"/>
                  <w:noProof/>
                </w:rPr>
              </w:rPrChange>
            </w:rPr>
            <w:t xml:space="preserve"> Descripción de la organización</w:t>
          </w:r>
          <w:r w:rsidRPr="004D4A21">
            <w:rPr>
              <w:webHidden/>
              <w:lang w:val="es-EC"/>
              <w:rPrChange w:id="153" w:author="(Estudiante) Andres Marcelo Olmedo Coronel" w:date="2026-10-26T20:49:00Z" w16du:dateUtc="2026-10-27T01:49:00Z">
                <w:rPr>
                  <w:noProof/>
                  <w:webHidden/>
                </w:rPr>
              </w:rPrChange>
            </w:rPr>
            <w:tab/>
          </w:r>
          <w:r w:rsidRPr="004D4A21">
            <w:rPr>
              <w:webHidden/>
              <w:lang w:val="es-EC"/>
              <w:rPrChange w:id="154" w:author="(Estudiante) Andres Marcelo Olmedo Coronel" w:date="2026-10-26T20:49:00Z" w16du:dateUtc="2026-10-27T01:49:00Z">
                <w:rPr>
                  <w:noProof/>
                  <w:webHidden/>
                </w:rPr>
              </w:rPrChange>
            </w:rPr>
            <w:fldChar w:fldCharType="begin"/>
          </w:r>
          <w:r w:rsidRPr="004D4A21">
            <w:rPr>
              <w:webHidden/>
              <w:lang w:val="es-EC"/>
              <w:rPrChange w:id="155" w:author="(Estudiante) Andres Marcelo Olmedo Coronel" w:date="2026-10-26T20:49:00Z" w16du:dateUtc="2026-10-27T01:49:00Z">
                <w:rPr>
                  <w:noProof/>
                  <w:webHidden/>
                </w:rPr>
              </w:rPrChange>
            </w:rPr>
            <w:instrText xml:space="preserve"> PAGEREF _Toc243938832 \h </w:instrText>
          </w:r>
          <w:r w:rsidRPr="004D4A21">
            <w:rPr>
              <w:webHidden/>
              <w:lang w:val="es-EC"/>
              <w:rPrChange w:id="156" w:author="(Estudiante) Andres Marcelo Olmedo Coronel" w:date="2026-10-26T20:49:00Z" w16du:dateUtc="2026-10-27T01:49:00Z">
                <w:rPr>
                  <w:noProof/>
                  <w:webHidden/>
                </w:rPr>
              </w:rPrChange>
            </w:rPr>
          </w:r>
          <w:r w:rsidRPr="004D4A21">
            <w:rPr>
              <w:webHidden/>
              <w:lang w:val="es-EC"/>
              <w:rPrChange w:id="157" w:author="(Estudiante) Andres Marcelo Olmedo Coronel" w:date="2026-10-26T20:49:00Z" w16du:dateUtc="2026-10-27T01:49:00Z">
                <w:rPr>
                  <w:noProof/>
                  <w:webHidden/>
                </w:rPr>
              </w:rPrChange>
            </w:rPr>
            <w:fldChar w:fldCharType="separate"/>
          </w:r>
          <w:r w:rsidRPr="004D4A21">
            <w:rPr>
              <w:webHidden/>
              <w:lang w:val="es-EC"/>
              <w:rPrChange w:id="158" w:author="(Estudiante) Andres Marcelo Olmedo Coronel" w:date="2026-10-26T20:49:00Z" w16du:dateUtc="2026-10-27T01:49:00Z">
                <w:rPr>
                  <w:noProof/>
                  <w:webHidden/>
                </w:rPr>
              </w:rPrChange>
            </w:rPr>
            <w:t>5</w:t>
          </w:r>
          <w:r w:rsidRPr="004D4A21">
            <w:rPr>
              <w:webHidden/>
              <w:lang w:val="es-EC"/>
              <w:rPrChange w:id="159" w:author="(Estudiante) Andres Marcelo Olmedo Coronel" w:date="2026-10-26T20:49:00Z" w16du:dateUtc="2026-10-27T01:49:00Z">
                <w:rPr>
                  <w:noProof/>
                  <w:webHidden/>
                </w:rPr>
              </w:rPrChange>
            </w:rPr>
            <w:fldChar w:fldCharType="end"/>
          </w:r>
          <w:r w:rsidRPr="004D4A21">
            <w:rPr>
              <w:lang w:val="es-EC"/>
              <w:rPrChange w:id="160" w:author="(Estudiante) Andres Marcelo Olmedo Coronel" w:date="2026-10-26T20:49:00Z" w16du:dateUtc="2026-10-27T01:49:00Z">
                <w:rPr/>
              </w:rPrChange>
            </w:rPr>
            <w:fldChar w:fldCharType="end"/>
          </w:r>
        </w:p>
        <w:p w14:paraId="33B347DC" w14:textId="19A5962B" w:rsidR="001D6706" w:rsidRPr="004D4A21" w:rsidRDefault="001D6706">
          <w:pPr>
            <w:pStyle w:val="TDC1"/>
            <w:rPr>
              <w:rFonts w:asciiTheme="minorHAnsi" w:eastAsiaTheme="minorEastAsia" w:hAnsiTheme="minorHAnsi" w:cstheme="minorBidi"/>
              <w:color w:val="auto"/>
              <w:kern w:val="2"/>
              <w:lang w:val="es-EC"/>
              <w14:ligatures w14:val="standardContextual"/>
              <w:rPrChange w:id="161"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162" w:author="(Estudiante) Andres Marcelo Olmedo Coronel" w:date="2026-10-26T20:49:00Z" w16du:dateUtc="2026-10-27T01:49:00Z">
                <w:rPr/>
              </w:rPrChange>
            </w:rPr>
            <w:fldChar w:fldCharType="begin"/>
          </w:r>
          <w:r w:rsidRPr="004D4A21">
            <w:rPr>
              <w:lang w:val="es-EC"/>
              <w:rPrChange w:id="163" w:author="(Estudiante) Andres Marcelo Olmedo Coronel" w:date="2026-10-26T20:49:00Z" w16du:dateUtc="2026-10-27T01:49:00Z">
                <w:rPr/>
              </w:rPrChange>
            </w:rPr>
            <w:instrText>HYPERLINK \l "_Toc243938833"</w:instrText>
          </w:r>
          <w:r w:rsidRPr="004D4A21">
            <w:rPr>
              <w:lang w:val="es-EC"/>
              <w:rPrChange w:id="164" w:author="(Estudiante) Andres Marcelo Olmedo Coronel" w:date="2026-10-26T20:49:00Z" w16du:dateUtc="2026-10-27T01:49:00Z">
                <w:rPr/>
              </w:rPrChange>
            </w:rPr>
          </w:r>
          <w:r w:rsidRPr="004D4A21">
            <w:rPr>
              <w:lang w:val="es-EC"/>
              <w:rPrChange w:id="165" w:author="(Estudiante) Andres Marcelo Olmedo Coronel" w:date="2026-10-26T20:49:00Z" w16du:dateUtc="2026-10-27T01:49:00Z">
                <w:rPr/>
              </w:rPrChange>
            </w:rPr>
            <w:fldChar w:fldCharType="separate"/>
          </w:r>
          <w:r w:rsidRPr="004D4A21">
            <w:rPr>
              <w:rStyle w:val="Hipervnculo"/>
              <w:rFonts w:eastAsia="Arial"/>
              <w:lang w:val="es-EC"/>
              <w:rPrChange w:id="166" w:author="(Estudiante) Andres Marcelo Olmedo Coronel" w:date="2026-10-26T20:49:00Z" w16du:dateUtc="2026-10-27T01:49:00Z">
                <w:rPr>
                  <w:rStyle w:val="Hipervnculo"/>
                  <w:rFonts w:eastAsia="Arial"/>
                  <w:noProof/>
                </w:rPr>
              </w:rPrChange>
            </w:rPr>
            <w:t>2.</w:t>
          </w:r>
          <w:r w:rsidRPr="004D4A21">
            <w:rPr>
              <w:rFonts w:asciiTheme="minorHAnsi" w:eastAsiaTheme="minorEastAsia" w:hAnsiTheme="minorHAnsi" w:cstheme="minorBidi"/>
              <w:color w:val="auto"/>
              <w:kern w:val="2"/>
              <w:lang w:val="es-EC"/>
              <w14:ligatures w14:val="standardContextual"/>
              <w:rPrChange w:id="167"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168" w:author="(Estudiante) Andres Marcelo Olmedo Coronel" w:date="2026-10-26T20:49:00Z" w16du:dateUtc="2026-10-27T01:49:00Z">
                <w:rPr>
                  <w:rStyle w:val="Hipervnculo"/>
                  <w:noProof/>
                </w:rPr>
              </w:rPrChange>
            </w:rPr>
            <w:t>Análisis de posibles soluciones</w:t>
          </w:r>
          <w:r w:rsidRPr="004D4A21">
            <w:rPr>
              <w:webHidden/>
              <w:lang w:val="es-EC"/>
              <w:rPrChange w:id="169" w:author="(Estudiante) Andres Marcelo Olmedo Coronel" w:date="2026-10-26T20:49:00Z" w16du:dateUtc="2026-10-27T01:49:00Z">
                <w:rPr>
                  <w:noProof/>
                  <w:webHidden/>
                </w:rPr>
              </w:rPrChange>
            </w:rPr>
            <w:tab/>
          </w:r>
          <w:r w:rsidRPr="004D4A21">
            <w:rPr>
              <w:webHidden/>
              <w:lang w:val="es-EC"/>
              <w:rPrChange w:id="170" w:author="(Estudiante) Andres Marcelo Olmedo Coronel" w:date="2026-10-26T20:49:00Z" w16du:dateUtc="2026-10-27T01:49:00Z">
                <w:rPr>
                  <w:noProof/>
                  <w:webHidden/>
                </w:rPr>
              </w:rPrChange>
            </w:rPr>
            <w:fldChar w:fldCharType="begin"/>
          </w:r>
          <w:r w:rsidRPr="004D4A21">
            <w:rPr>
              <w:webHidden/>
              <w:lang w:val="es-EC"/>
              <w:rPrChange w:id="171" w:author="(Estudiante) Andres Marcelo Olmedo Coronel" w:date="2026-10-26T20:49:00Z" w16du:dateUtc="2026-10-27T01:49:00Z">
                <w:rPr>
                  <w:noProof/>
                  <w:webHidden/>
                </w:rPr>
              </w:rPrChange>
            </w:rPr>
            <w:instrText xml:space="preserve"> PAGEREF _Toc243938833 \h </w:instrText>
          </w:r>
          <w:r w:rsidRPr="004D4A21">
            <w:rPr>
              <w:webHidden/>
              <w:lang w:val="es-EC"/>
              <w:rPrChange w:id="172" w:author="(Estudiante) Andres Marcelo Olmedo Coronel" w:date="2026-10-26T20:49:00Z" w16du:dateUtc="2026-10-27T01:49:00Z">
                <w:rPr>
                  <w:noProof/>
                  <w:webHidden/>
                </w:rPr>
              </w:rPrChange>
            </w:rPr>
          </w:r>
          <w:r w:rsidRPr="004D4A21">
            <w:rPr>
              <w:webHidden/>
              <w:lang w:val="es-EC"/>
              <w:rPrChange w:id="173" w:author="(Estudiante) Andres Marcelo Olmedo Coronel" w:date="2026-10-26T20:49:00Z" w16du:dateUtc="2026-10-27T01:49:00Z">
                <w:rPr>
                  <w:noProof/>
                  <w:webHidden/>
                </w:rPr>
              </w:rPrChange>
            </w:rPr>
            <w:fldChar w:fldCharType="separate"/>
          </w:r>
          <w:r w:rsidRPr="004D4A21">
            <w:rPr>
              <w:webHidden/>
              <w:lang w:val="es-EC"/>
              <w:rPrChange w:id="174" w:author="(Estudiante) Andres Marcelo Olmedo Coronel" w:date="2026-10-26T20:49:00Z" w16du:dateUtc="2026-10-27T01:49:00Z">
                <w:rPr>
                  <w:noProof/>
                  <w:webHidden/>
                </w:rPr>
              </w:rPrChange>
            </w:rPr>
            <w:t>7</w:t>
          </w:r>
          <w:r w:rsidRPr="004D4A21">
            <w:rPr>
              <w:webHidden/>
              <w:lang w:val="es-EC"/>
              <w:rPrChange w:id="175" w:author="(Estudiante) Andres Marcelo Olmedo Coronel" w:date="2026-10-26T20:49:00Z" w16du:dateUtc="2026-10-27T01:49:00Z">
                <w:rPr>
                  <w:noProof/>
                  <w:webHidden/>
                </w:rPr>
              </w:rPrChange>
            </w:rPr>
            <w:fldChar w:fldCharType="end"/>
          </w:r>
          <w:r w:rsidRPr="004D4A21">
            <w:rPr>
              <w:lang w:val="es-EC"/>
              <w:rPrChange w:id="176" w:author="(Estudiante) Andres Marcelo Olmedo Coronel" w:date="2026-10-26T20:49:00Z" w16du:dateUtc="2026-10-27T01:49:00Z">
                <w:rPr/>
              </w:rPrChange>
            </w:rPr>
            <w:fldChar w:fldCharType="end"/>
          </w:r>
        </w:p>
        <w:p w14:paraId="7FD88C20" w14:textId="1812676D" w:rsidR="001D6706" w:rsidRPr="004D4A21" w:rsidRDefault="001D6706">
          <w:pPr>
            <w:pStyle w:val="TDC2"/>
            <w:rPr>
              <w:rFonts w:asciiTheme="minorHAnsi" w:eastAsiaTheme="minorEastAsia" w:hAnsiTheme="minorHAnsi" w:cstheme="minorBidi"/>
              <w:color w:val="auto"/>
              <w:kern w:val="2"/>
              <w:lang w:val="es-EC"/>
              <w14:ligatures w14:val="standardContextual"/>
              <w:rPrChange w:id="177"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178" w:author="(Estudiante) Andres Marcelo Olmedo Coronel" w:date="2026-10-26T20:49:00Z" w16du:dateUtc="2026-10-27T01:49:00Z">
                <w:rPr/>
              </w:rPrChange>
            </w:rPr>
            <w:fldChar w:fldCharType="begin"/>
          </w:r>
          <w:r w:rsidRPr="004D4A21">
            <w:rPr>
              <w:lang w:val="es-EC"/>
              <w:rPrChange w:id="179" w:author="(Estudiante) Andres Marcelo Olmedo Coronel" w:date="2026-10-26T20:49:00Z" w16du:dateUtc="2026-10-27T01:49:00Z">
                <w:rPr/>
              </w:rPrChange>
            </w:rPr>
            <w:instrText>HYPERLINK \l "_Toc243938834"</w:instrText>
          </w:r>
          <w:r w:rsidRPr="004D4A21">
            <w:rPr>
              <w:lang w:val="es-EC"/>
              <w:rPrChange w:id="180" w:author="(Estudiante) Andres Marcelo Olmedo Coronel" w:date="2026-10-26T20:49:00Z" w16du:dateUtc="2026-10-27T01:49:00Z">
                <w:rPr/>
              </w:rPrChange>
            </w:rPr>
          </w:r>
          <w:r w:rsidRPr="004D4A21">
            <w:rPr>
              <w:lang w:val="es-EC"/>
              <w:rPrChange w:id="181" w:author="(Estudiante) Andres Marcelo Olmedo Coronel" w:date="2026-10-26T20:49:00Z" w16du:dateUtc="2026-10-27T01:49:00Z">
                <w:rPr/>
              </w:rPrChange>
            </w:rPr>
            <w:fldChar w:fldCharType="separate"/>
          </w:r>
          <w:r w:rsidRPr="004D4A21">
            <w:rPr>
              <w:rStyle w:val="Hipervnculo"/>
              <w:rFonts w:eastAsia="Arial"/>
              <w:lang w:val="es-EC"/>
              <w:rPrChange w:id="182" w:author="(Estudiante) Andres Marcelo Olmedo Coronel" w:date="2026-10-26T20:49:00Z" w16du:dateUtc="2026-10-27T01:49:00Z">
                <w:rPr>
                  <w:rStyle w:val="Hipervnculo"/>
                  <w:rFonts w:eastAsia="Arial"/>
                  <w:noProof/>
                </w:rPr>
              </w:rPrChange>
            </w:rPr>
            <w:t>2.1.</w:t>
          </w:r>
          <w:r w:rsidRPr="004D4A21">
            <w:rPr>
              <w:rStyle w:val="Hipervnculo"/>
              <w:lang w:val="es-EC"/>
              <w:rPrChange w:id="183" w:author="(Estudiante) Andres Marcelo Olmedo Coronel" w:date="2026-10-26T20:49:00Z" w16du:dateUtc="2026-10-27T01:49:00Z">
                <w:rPr>
                  <w:rStyle w:val="Hipervnculo"/>
                  <w:noProof/>
                </w:rPr>
              </w:rPrChange>
            </w:rPr>
            <w:t xml:space="preserve"> Identificación y selección de la mejor solución</w:t>
          </w:r>
          <w:r w:rsidRPr="004D4A21">
            <w:rPr>
              <w:webHidden/>
              <w:lang w:val="es-EC"/>
              <w:rPrChange w:id="184" w:author="(Estudiante) Andres Marcelo Olmedo Coronel" w:date="2026-10-26T20:49:00Z" w16du:dateUtc="2026-10-27T01:49:00Z">
                <w:rPr>
                  <w:noProof/>
                  <w:webHidden/>
                </w:rPr>
              </w:rPrChange>
            </w:rPr>
            <w:tab/>
          </w:r>
          <w:r w:rsidRPr="004D4A21">
            <w:rPr>
              <w:webHidden/>
              <w:lang w:val="es-EC"/>
              <w:rPrChange w:id="185" w:author="(Estudiante) Andres Marcelo Olmedo Coronel" w:date="2026-10-26T20:49:00Z" w16du:dateUtc="2026-10-27T01:49:00Z">
                <w:rPr>
                  <w:noProof/>
                  <w:webHidden/>
                </w:rPr>
              </w:rPrChange>
            </w:rPr>
            <w:fldChar w:fldCharType="begin"/>
          </w:r>
          <w:r w:rsidRPr="004D4A21">
            <w:rPr>
              <w:webHidden/>
              <w:lang w:val="es-EC"/>
              <w:rPrChange w:id="186" w:author="(Estudiante) Andres Marcelo Olmedo Coronel" w:date="2026-10-26T20:49:00Z" w16du:dateUtc="2026-10-27T01:49:00Z">
                <w:rPr>
                  <w:noProof/>
                  <w:webHidden/>
                </w:rPr>
              </w:rPrChange>
            </w:rPr>
            <w:instrText xml:space="preserve"> PAGEREF _Toc243938834 \h </w:instrText>
          </w:r>
          <w:r w:rsidRPr="004D4A21">
            <w:rPr>
              <w:webHidden/>
              <w:lang w:val="es-EC"/>
              <w:rPrChange w:id="187" w:author="(Estudiante) Andres Marcelo Olmedo Coronel" w:date="2026-10-26T20:49:00Z" w16du:dateUtc="2026-10-27T01:49:00Z">
                <w:rPr>
                  <w:noProof/>
                  <w:webHidden/>
                </w:rPr>
              </w:rPrChange>
            </w:rPr>
          </w:r>
          <w:r w:rsidRPr="004D4A21">
            <w:rPr>
              <w:webHidden/>
              <w:lang w:val="es-EC"/>
              <w:rPrChange w:id="188" w:author="(Estudiante) Andres Marcelo Olmedo Coronel" w:date="2026-10-26T20:49:00Z" w16du:dateUtc="2026-10-27T01:49:00Z">
                <w:rPr>
                  <w:noProof/>
                  <w:webHidden/>
                </w:rPr>
              </w:rPrChange>
            </w:rPr>
            <w:fldChar w:fldCharType="separate"/>
          </w:r>
          <w:r w:rsidRPr="004D4A21">
            <w:rPr>
              <w:webHidden/>
              <w:lang w:val="es-EC"/>
              <w:rPrChange w:id="189" w:author="(Estudiante) Andres Marcelo Olmedo Coronel" w:date="2026-10-26T20:49:00Z" w16du:dateUtc="2026-10-27T01:49:00Z">
                <w:rPr>
                  <w:noProof/>
                  <w:webHidden/>
                </w:rPr>
              </w:rPrChange>
            </w:rPr>
            <w:t>7</w:t>
          </w:r>
          <w:r w:rsidRPr="004D4A21">
            <w:rPr>
              <w:webHidden/>
              <w:lang w:val="es-EC"/>
              <w:rPrChange w:id="190" w:author="(Estudiante) Andres Marcelo Olmedo Coronel" w:date="2026-10-26T20:49:00Z" w16du:dateUtc="2026-10-27T01:49:00Z">
                <w:rPr>
                  <w:noProof/>
                  <w:webHidden/>
                </w:rPr>
              </w:rPrChange>
            </w:rPr>
            <w:fldChar w:fldCharType="end"/>
          </w:r>
          <w:r w:rsidRPr="004D4A21">
            <w:rPr>
              <w:lang w:val="es-EC"/>
              <w:rPrChange w:id="191" w:author="(Estudiante) Andres Marcelo Olmedo Coronel" w:date="2026-10-26T20:49:00Z" w16du:dateUtc="2026-10-27T01:49:00Z">
                <w:rPr/>
              </w:rPrChange>
            </w:rPr>
            <w:fldChar w:fldCharType="end"/>
          </w:r>
        </w:p>
        <w:p w14:paraId="31849339" w14:textId="1A335149" w:rsidR="001D6706" w:rsidRPr="004D4A21" w:rsidRDefault="001D6706">
          <w:pPr>
            <w:pStyle w:val="TDC2"/>
            <w:rPr>
              <w:rFonts w:asciiTheme="minorHAnsi" w:eastAsiaTheme="minorEastAsia" w:hAnsiTheme="minorHAnsi" w:cstheme="minorBidi"/>
              <w:color w:val="auto"/>
              <w:kern w:val="2"/>
              <w:lang w:val="es-EC"/>
              <w14:ligatures w14:val="standardContextual"/>
              <w:rPrChange w:id="192"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193" w:author="(Estudiante) Andres Marcelo Olmedo Coronel" w:date="2026-10-26T20:49:00Z" w16du:dateUtc="2026-10-27T01:49:00Z">
                <w:rPr/>
              </w:rPrChange>
            </w:rPr>
            <w:fldChar w:fldCharType="begin"/>
          </w:r>
          <w:r w:rsidRPr="004D4A21">
            <w:rPr>
              <w:lang w:val="es-EC"/>
              <w:rPrChange w:id="194" w:author="(Estudiante) Andres Marcelo Olmedo Coronel" w:date="2026-10-26T20:49:00Z" w16du:dateUtc="2026-10-27T01:49:00Z">
                <w:rPr/>
              </w:rPrChange>
            </w:rPr>
            <w:instrText>HYPERLINK \l "_Toc243938835"</w:instrText>
          </w:r>
          <w:r w:rsidRPr="004D4A21">
            <w:rPr>
              <w:lang w:val="es-EC"/>
              <w:rPrChange w:id="195" w:author="(Estudiante) Andres Marcelo Olmedo Coronel" w:date="2026-10-26T20:49:00Z" w16du:dateUtc="2026-10-27T01:49:00Z">
                <w:rPr/>
              </w:rPrChange>
            </w:rPr>
          </w:r>
          <w:r w:rsidRPr="004D4A21">
            <w:rPr>
              <w:lang w:val="es-EC"/>
              <w:rPrChange w:id="196" w:author="(Estudiante) Andres Marcelo Olmedo Coronel" w:date="2026-10-26T20:49:00Z" w16du:dateUtc="2026-10-27T01:49:00Z">
                <w:rPr/>
              </w:rPrChange>
            </w:rPr>
            <w:fldChar w:fldCharType="separate"/>
          </w:r>
          <w:r w:rsidRPr="004D4A21">
            <w:rPr>
              <w:rStyle w:val="Hipervnculo"/>
              <w:rFonts w:eastAsia="Arial"/>
              <w:lang w:val="es-EC"/>
              <w:rPrChange w:id="197" w:author="(Estudiante) Andres Marcelo Olmedo Coronel" w:date="2026-10-26T20:49:00Z" w16du:dateUtc="2026-10-27T01:49:00Z">
                <w:rPr>
                  <w:rStyle w:val="Hipervnculo"/>
                  <w:rFonts w:eastAsia="Arial"/>
                  <w:noProof/>
                </w:rPr>
              </w:rPrChange>
            </w:rPr>
            <w:t>2.2.</w:t>
          </w:r>
          <w:r w:rsidRPr="004D4A21">
            <w:rPr>
              <w:rStyle w:val="Hipervnculo"/>
              <w:lang w:val="es-EC"/>
              <w:rPrChange w:id="198" w:author="(Estudiante) Andres Marcelo Olmedo Coronel" w:date="2026-10-26T20:49:00Z" w16du:dateUtc="2026-10-27T01:49:00Z">
                <w:rPr>
                  <w:rStyle w:val="Hipervnculo"/>
                  <w:noProof/>
                </w:rPr>
              </w:rPrChange>
            </w:rPr>
            <w:t xml:space="preserve"> Impacto del proyecto en la sociedad</w:t>
          </w:r>
          <w:r w:rsidRPr="004D4A21">
            <w:rPr>
              <w:webHidden/>
              <w:lang w:val="es-EC"/>
              <w:rPrChange w:id="199" w:author="(Estudiante) Andres Marcelo Olmedo Coronel" w:date="2026-10-26T20:49:00Z" w16du:dateUtc="2026-10-27T01:49:00Z">
                <w:rPr>
                  <w:noProof/>
                  <w:webHidden/>
                </w:rPr>
              </w:rPrChange>
            </w:rPr>
            <w:tab/>
          </w:r>
          <w:r w:rsidRPr="004D4A21">
            <w:rPr>
              <w:webHidden/>
              <w:lang w:val="es-EC"/>
              <w:rPrChange w:id="200" w:author="(Estudiante) Andres Marcelo Olmedo Coronel" w:date="2026-10-26T20:49:00Z" w16du:dateUtc="2026-10-27T01:49:00Z">
                <w:rPr>
                  <w:noProof/>
                  <w:webHidden/>
                </w:rPr>
              </w:rPrChange>
            </w:rPr>
            <w:fldChar w:fldCharType="begin"/>
          </w:r>
          <w:r w:rsidRPr="004D4A21">
            <w:rPr>
              <w:webHidden/>
              <w:lang w:val="es-EC"/>
              <w:rPrChange w:id="201" w:author="(Estudiante) Andres Marcelo Olmedo Coronel" w:date="2026-10-26T20:49:00Z" w16du:dateUtc="2026-10-27T01:49:00Z">
                <w:rPr>
                  <w:noProof/>
                  <w:webHidden/>
                </w:rPr>
              </w:rPrChange>
            </w:rPr>
            <w:instrText xml:space="preserve"> PAGEREF _Toc243938835 \h </w:instrText>
          </w:r>
          <w:r w:rsidRPr="004D4A21">
            <w:rPr>
              <w:webHidden/>
              <w:lang w:val="es-EC"/>
              <w:rPrChange w:id="202" w:author="(Estudiante) Andres Marcelo Olmedo Coronel" w:date="2026-10-26T20:49:00Z" w16du:dateUtc="2026-10-27T01:49:00Z">
                <w:rPr>
                  <w:noProof/>
                  <w:webHidden/>
                </w:rPr>
              </w:rPrChange>
            </w:rPr>
          </w:r>
          <w:r w:rsidRPr="004D4A21">
            <w:rPr>
              <w:webHidden/>
              <w:lang w:val="es-EC"/>
              <w:rPrChange w:id="203" w:author="(Estudiante) Andres Marcelo Olmedo Coronel" w:date="2026-10-26T20:49:00Z" w16du:dateUtc="2026-10-27T01:49:00Z">
                <w:rPr>
                  <w:noProof/>
                  <w:webHidden/>
                </w:rPr>
              </w:rPrChange>
            </w:rPr>
            <w:fldChar w:fldCharType="separate"/>
          </w:r>
          <w:r w:rsidRPr="004D4A21">
            <w:rPr>
              <w:webHidden/>
              <w:lang w:val="es-EC"/>
              <w:rPrChange w:id="204" w:author="(Estudiante) Andres Marcelo Olmedo Coronel" w:date="2026-10-26T20:49:00Z" w16du:dateUtc="2026-10-27T01:49:00Z">
                <w:rPr>
                  <w:noProof/>
                  <w:webHidden/>
                </w:rPr>
              </w:rPrChange>
            </w:rPr>
            <w:t>10</w:t>
          </w:r>
          <w:r w:rsidRPr="004D4A21">
            <w:rPr>
              <w:webHidden/>
              <w:lang w:val="es-EC"/>
              <w:rPrChange w:id="205" w:author="(Estudiante) Andres Marcelo Olmedo Coronel" w:date="2026-10-26T20:49:00Z" w16du:dateUtc="2026-10-27T01:49:00Z">
                <w:rPr>
                  <w:noProof/>
                  <w:webHidden/>
                </w:rPr>
              </w:rPrChange>
            </w:rPr>
            <w:fldChar w:fldCharType="end"/>
          </w:r>
          <w:r w:rsidRPr="004D4A21">
            <w:rPr>
              <w:lang w:val="es-EC"/>
              <w:rPrChange w:id="206" w:author="(Estudiante) Andres Marcelo Olmedo Coronel" w:date="2026-10-26T20:49:00Z" w16du:dateUtc="2026-10-27T01:49:00Z">
                <w:rPr/>
              </w:rPrChange>
            </w:rPr>
            <w:fldChar w:fldCharType="end"/>
          </w:r>
        </w:p>
        <w:p w14:paraId="4610C541" w14:textId="597323FA" w:rsidR="001D6706" w:rsidRPr="004D4A21" w:rsidRDefault="001D6706">
          <w:pPr>
            <w:pStyle w:val="TDC1"/>
            <w:rPr>
              <w:rFonts w:asciiTheme="minorHAnsi" w:eastAsiaTheme="minorEastAsia" w:hAnsiTheme="minorHAnsi" w:cstheme="minorBidi"/>
              <w:color w:val="auto"/>
              <w:kern w:val="2"/>
              <w:lang w:val="es-EC"/>
              <w14:ligatures w14:val="standardContextual"/>
              <w:rPrChange w:id="207"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208" w:author="(Estudiante) Andres Marcelo Olmedo Coronel" w:date="2026-10-26T20:49:00Z" w16du:dateUtc="2026-10-27T01:49:00Z">
                <w:rPr/>
              </w:rPrChange>
            </w:rPr>
            <w:fldChar w:fldCharType="begin"/>
          </w:r>
          <w:r w:rsidRPr="004D4A21">
            <w:rPr>
              <w:lang w:val="es-EC"/>
              <w:rPrChange w:id="209" w:author="(Estudiante) Andres Marcelo Olmedo Coronel" w:date="2026-10-26T20:49:00Z" w16du:dateUtc="2026-10-27T01:49:00Z">
                <w:rPr/>
              </w:rPrChange>
            </w:rPr>
            <w:instrText>HYPERLINK \l "_Toc243938836"</w:instrText>
          </w:r>
          <w:r w:rsidRPr="004D4A21">
            <w:rPr>
              <w:lang w:val="es-EC"/>
              <w:rPrChange w:id="210" w:author="(Estudiante) Andres Marcelo Olmedo Coronel" w:date="2026-10-26T20:49:00Z" w16du:dateUtc="2026-10-27T01:49:00Z">
                <w:rPr/>
              </w:rPrChange>
            </w:rPr>
          </w:r>
          <w:r w:rsidRPr="004D4A21">
            <w:rPr>
              <w:lang w:val="es-EC"/>
              <w:rPrChange w:id="211" w:author="(Estudiante) Andres Marcelo Olmedo Coronel" w:date="2026-10-26T20:49:00Z" w16du:dateUtc="2026-10-27T01:49:00Z">
                <w:rPr/>
              </w:rPrChange>
            </w:rPr>
            <w:fldChar w:fldCharType="separate"/>
          </w:r>
          <w:r w:rsidRPr="004D4A21">
            <w:rPr>
              <w:rStyle w:val="Hipervnculo"/>
              <w:rFonts w:eastAsia="Arial"/>
              <w:lang w:val="es-EC"/>
              <w:rPrChange w:id="212" w:author="(Estudiante) Andres Marcelo Olmedo Coronel" w:date="2026-10-26T20:49:00Z" w16du:dateUtc="2026-10-27T01:49:00Z">
                <w:rPr>
                  <w:rStyle w:val="Hipervnculo"/>
                  <w:rFonts w:eastAsia="Arial"/>
                  <w:noProof/>
                </w:rPr>
              </w:rPrChange>
            </w:rPr>
            <w:t>3.</w:t>
          </w:r>
          <w:r w:rsidRPr="004D4A21">
            <w:rPr>
              <w:rFonts w:asciiTheme="minorHAnsi" w:eastAsiaTheme="minorEastAsia" w:hAnsiTheme="minorHAnsi" w:cstheme="minorBidi"/>
              <w:color w:val="auto"/>
              <w:kern w:val="2"/>
              <w:lang w:val="es-EC"/>
              <w14:ligatures w14:val="standardContextual"/>
              <w:rPrChange w:id="213"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214" w:author="(Estudiante) Andres Marcelo Olmedo Coronel" w:date="2026-10-26T20:49:00Z" w16du:dateUtc="2026-10-27T01:49:00Z">
                <w:rPr>
                  <w:rStyle w:val="Hipervnculo"/>
                  <w:noProof/>
                </w:rPr>
              </w:rPrChange>
            </w:rPr>
            <w:t>Objetivos</w:t>
          </w:r>
          <w:r w:rsidRPr="004D4A21">
            <w:rPr>
              <w:webHidden/>
              <w:lang w:val="es-EC"/>
              <w:rPrChange w:id="215" w:author="(Estudiante) Andres Marcelo Olmedo Coronel" w:date="2026-10-26T20:49:00Z" w16du:dateUtc="2026-10-27T01:49:00Z">
                <w:rPr>
                  <w:noProof/>
                  <w:webHidden/>
                </w:rPr>
              </w:rPrChange>
            </w:rPr>
            <w:tab/>
          </w:r>
          <w:r w:rsidRPr="004D4A21">
            <w:rPr>
              <w:webHidden/>
              <w:lang w:val="es-EC"/>
              <w:rPrChange w:id="216" w:author="(Estudiante) Andres Marcelo Olmedo Coronel" w:date="2026-10-26T20:49:00Z" w16du:dateUtc="2026-10-27T01:49:00Z">
                <w:rPr>
                  <w:noProof/>
                  <w:webHidden/>
                </w:rPr>
              </w:rPrChange>
            </w:rPr>
            <w:fldChar w:fldCharType="begin"/>
          </w:r>
          <w:r w:rsidRPr="004D4A21">
            <w:rPr>
              <w:webHidden/>
              <w:lang w:val="es-EC"/>
              <w:rPrChange w:id="217" w:author="(Estudiante) Andres Marcelo Olmedo Coronel" w:date="2026-10-26T20:49:00Z" w16du:dateUtc="2026-10-27T01:49:00Z">
                <w:rPr>
                  <w:noProof/>
                  <w:webHidden/>
                </w:rPr>
              </w:rPrChange>
            </w:rPr>
            <w:instrText xml:space="preserve"> PAGEREF _Toc243938836 \h </w:instrText>
          </w:r>
          <w:r w:rsidRPr="004D4A21">
            <w:rPr>
              <w:webHidden/>
              <w:lang w:val="es-EC"/>
              <w:rPrChange w:id="218" w:author="(Estudiante) Andres Marcelo Olmedo Coronel" w:date="2026-10-26T20:49:00Z" w16du:dateUtc="2026-10-27T01:49:00Z">
                <w:rPr>
                  <w:noProof/>
                  <w:webHidden/>
                </w:rPr>
              </w:rPrChange>
            </w:rPr>
          </w:r>
          <w:r w:rsidRPr="004D4A21">
            <w:rPr>
              <w:webHidden/>
              <w:lang w:val="es-EC"/>
              <w:rPrChange w:id="219" w:author="(Estudiante) Andres Marcelo Olmedo Coronel" w:date="2026-10-26T20:49:00Z" w16du:dateUtc="2026-10-27T01:49:00Z">
                <w:rPr>
                  <w:noProof/>
                  <w:webHidden/>
                </w:rPr>
              </w:rPrChange>
            </w:rPr>
            <w:fldChar w:fldCharType="separate"/>
          </w:r>
          <w:r w:rsidRPr="004D4A21">
            <w:rPr>
              <w:webHidden/>
              <w:lang w:val="es-EC"/>
              <w:rPrChange w:id="220" w:author="(Estudiante) Andres Marcelo Olmedo Coronel" w:date="2026-10-26T20:49:00Z" w16du:dateUtc="2026-10-27T01:49:00Z">
                <w:rPr>
                  <w:noProof/>
                  <w:webHidden/>
                </w:rPr>
              </w:rPrChange>
            </w:rPr>
            <w:t>11</w:t>
          </w:r>
          <w:r w:rsidRPr="004D4A21">
            <w:rPr>
              <w:webHidden/>
              <w:lang w:val="es-EC"/>
              <w:rPrChange w:id="221" w:author="(Estudiante) Andres Marcelo Olmedo Coronel" w:date="2026-10-26T20:49:00Z" w16du:dateUtc="2026-10-27T01:49:00Z">
                <w:rPr>
                  <w:noProof/>
                  <w:webHidden/>
                </w:rPr>
              </w:rPrChange>
            </w:rPr>
            <w:fldChar w:fldCharType="end"/>
          </w:r>
          <w:r w:rsidRPr="004D4A21">
            <w:rPr>
              <w:lang w:val="es-EC"/>
              <w:rPrChange w:id="222" w:author="(Estudiante) Andres Marcelo Olmedo Coronel" w:date="2026-10-26T20:49:00Z" w16du:dateUtc="2026-10-27T01:49:00Z">
                <w:rPr/>
              </w:rPrChange>
            </w:rPr>
            <w:fldChar w:fldCharType="end"/>
          </w:r>
        </w:p>
        <w:p w14:paraId="0C6C1666" w14:textId="4CE6D770" w:rsidR="001D6706" w:rsidRPr="004D4A21" w:rsidRDefault="001D6706">
          <w:pPr>
            <w:pStyle w:val="TDC2"/>
            <w:rPr>
              <w:rFonts w:asciiTheme="minorHAnsi" w:eastAsiaTheme="minorEastAsia" w:hAnsiTheme="minorHAnsi" w:cstheme="minorBidi"/>
              <w:color w:val="auto"/>
              <w:kern w:val="2"/>
              <w:lang w:val="es-EC"/>
              <w14:ligatures w14:val="standardContextual"/>
              <w:rPrChange w:id="223"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224" w:author="(Estudiante) Andres Marcelo Olmedo Coronel" w:date="2026-10-26T20:49:00Z" w16du:dateUtc="2026-10-27T01:49:00Z">
                <w:rPr/>
              </w:rPrChange>
            </w:rPr>
            <w:fldChar w:fldCharType="begin"/>
          </w:r>
          <w:r w:rsidRPr="004D4A21">
            <w:rPr>
              <w:lang w:val="es-EC"/>
              <w:rPrChange w:id="225" w:author="(Estudiante) Andres Marcelo Olmedo Coronel" w:date="2026-10-26T20:49:00Z" w16du:dateUtc="2026-10-27T01:49:00Z">
                <w:rPr/>
              </w:rPrChange>
            </w:rPr>
            <w:instrText>HYPERLINK \l "_Toc243938837"</w:instrText>
          </w:r>
          <w:r w:rsidRPr="004D4A21">
            <w:rPr>
              <w:lang w:val="es-EC"/>
              <w:rPrChange w:id="226" w:author="(Estudiante) Andres Marcelo Olmedo Coronel" w:date="2026-10-26T20:49:00Z" w16du:dateUtc="2026-10-27T01:49:00Z">
                <w:rPr/>
              </w:rPrChange>
            </w:rPr>
          </w:r>
          <w:r w:rsidRPr="004D4A21">
            <w:rPr>
              <w:lang w:val="es-EC"/>
              <w:rPrChange w:id="227" w:author="(Estudiante) Andres Marcelo Olmedo Coronel" w:date="2026-10-26T20:49:00Z" w16du:dateUtc="2026-10-27T01:49:00Z">
                <w:rPr/>
              </w:rPrChange>
            </w:rPr>
            <w:fldChar w:fldCharType="separate"/>
          </w:r>
          <w:r w:rsidRPr="004D4A21">
            <w:rPr>
              <w:rStyle w:val="Hipervnculo"/>
              <w:rFonts w:eastAsia="Arial"/>
              <w:lang w:val="es-EC"/>
              <w:rPrChange w:id="228" w:author="(Estudiante) Andres Marcelo Olmedo Coronel" w:date="2026-10-26T20:49:00Z" w16du:dateUtc="2026-10-27T01:49:00Z">
                <w:rPr>
                  <w:rStyle w:val="Hipervnculo"/>
                  <w:rFonts w:eastAsia="Arial"/>
                  <w:noProof/>
                </w:rPr>
              </w:rPrChange>
            </w:rPr>
            <w:t>3.1.</w:t>
          </w:r>
          <w:r w:rsidRPr="004D4A21">
            <w:rPr>
              <w:rStyle w:val="Hipervnculo"/>
              <w:lang w:val="es-EC"/>
              <w:rPrChange w:id="229" w:author="(Estudiante) Andres Marcelo Olmedo Coronel" w:date="2026-10-26T20:49:00Z" w16du:dateUtc="2026-10-27T01:49:00Z">
                <w:rPr>
                  <w:rStyle w:val="Hipervnculo"/>
                  <w:noProof/>
                </w:rPr>
              </w:rPrChange>
            </w:rPr>
            <w:t xml:space="preserve"> Objetivo General</w:t>
          </w:r>
          <w:r w:rsidRPr="004D4A21">
            <w:rPr>
              <w:webHidden/>
              <w:lang w:val="es-EC"/>
              <w:rPrChange w:id="230" w:author="(Estudiante) Andres Marcelo Olmedo Coronel" w:date="2026-10-26T20:49:00Z" w16du:dateUtc="2026-10-27T01:49:00Z">
                <w:rPr>
                  <w:noProof/>
                  <w:webHidden/>
                </w:rPr>
              </w:rPrChange>
            </w:rPr>
            <w:tab/>
          </w:r>
          <w:r w:rsidRPr="004D4A21">
            <w:rPr>
              <w:webHidden/>
              <w:lang w:val="es-EC"/>
              <w:rPrChange w:id="231" w:author="(Estudiante) Andres Marcelo Olmedo Coronel" w:date="2026-10-26T20:49:00Z" w16du:dateUtc="2026-10-27T01:49:00Z">
                <w:rPr>
                  <w:noProof/>
                  <w:webHidden/>
                </w:rPr>
              </w:rPrChange>
            </w:rPr>
            <w:fldChar w:fldCharType="begin"/>
          </w:r>
          <w:r w:rsidRPr="004D4A21">
            <w:rPr>
              <w:webHidden/>
              <w:lang w:val="es-EC"/>
              <w:rPrChange w:id="232" w:author="(Estudiante) Andres Marcelo Olmedo Coronel" w:date="2026-10-26T20:49:00Z" w16du:dateUtc="2026-10-27T01:49:00Z">
                <w:rPr>
                  <w:noProof/>
                  <w:webHidden/>
                </w:rPr>
              </w:rPrChange>
            </w:rPr>
            <w:instrText xml:space="preserve"> PAGEREF _Toc243938837 \h </w:instrText>
          </w:r>
          <w:r w:rsidRPr="004D4A21">
            <w:rPr>
              <w:webHidden/>
              <w:lang w:val="es-EC"/>
              <w:rPrChange w:id="233" w:author="(Estudiante) Andres Marcelo Olmedo Coronel" w:date="2026-10-26T20:49:00Z" w16du:dateUtc="2026-10-27T01:49:00Z">
                <w:rPr>
                  <w:noProof/>
                  <w:webHidden/>
                </w:rPr>
              </w:rPrChange>
            </w:rPr>
          </w:r>
          <w:r w:rsidRPr="004D4A21">
            <w:rPr>
              <w:webHidden/>
              <w:lang w:val="es-EC"/>
              <w:rPrChange w:id="234" w:author="(Estudiante) Andres Marcelo Olmedo Coronel" w:date="2026-10-26T20:49:00Z" w16du:dateUtc="2026-10-27T01:49:00Z">
                <w:rPr>
                  <w:noProof/>
                  <w:webHidden/>
                </w:rPr>
              </w:rPrChange>
            </w:rPr>
            <w:fldChar w:fldCharType="separate"/>
          </w:r>
          <w:r w:rsidRPr="004D4A21">
            <w:rPr>
              <w:webHidden/>
              <w:lang w:val="es-EC"/>
              <w:rPrChange w:id="235" w:author="(Estudiante) Andres Marcelo Olmedo Coronel" w:date="2026-10-26T20:49:00Z" w16du:dateUtc="2026-10-27T01:49:00Z">
                <w:rPr>
                  <w:noProof/>
                  <w:webHidden/>
                </w:rPr>
              </w:rPrChange>
            </w:rPr>
            <w:t>11</w:t>
          </w:r>
          <w:r w:rsidRPr="004D4A21">
            <w:rPr>
              <w:webHidden/>
              <w:lang w:val="es-EC"/>
              <w:rPrChange w:id="236" w:author="(Estudiante) Andres Marcelo Olmedo Coronel" w:date="2026-10-26T20:49:00Z" w16du:dateUtc="2026-10-27T01:49:00Z">
                <w:rPr>
                  <w:noProof/>
                  <w:webHidden/>
                </w:rPr>
              </w:rPrChange>
            </w:rPr>
            <w:fldChar w:fldCharType="end"/>
          </w:r>
          <w:r w:rsidRPr="004D4A21">
            <w:rPr>
              <w:lang w:val="es-EC"/>
              <w:rPrChange w:id="237" w:author="(Estudiante) Andres Marcelo Olmedo Coronel" w:date="2026-10-26T20:49:00Z" w16du:dateUtc="2026-10-27T01:49:00Z">
                <w:rPr/>
              </w:rPrChange>
            </w:rPr>
            <w:fldChar w:fldCharType="end"/>
          </w:r>
        </w:p>
        <w:p w14:paraId="29A3FAFB" w14:textId="128E8E59" w:rsidR="001D6706" w:rsidRPr="004D4A21" w:rsidRDefault="001D6706">
          <w:pPr>
            <w:pStyle w:val="TDC2"/>
            <w:rPr>
              <w:rFonts w:asciiTheme="minorHAnsi" w:eastAsiaTheme="minorEastAsia" w:hAnsiTheme="minorHAnsi" w:cstheme="minorBidi"/>
              <w:color w:val="auto"/>
              <w:kern w:val="2"/>
              <w:lang w:val="es-EC"/>
              <w14:ligatures w14:val="standardContextual"/>
              <w:rPrChange w:id="238"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239" w:author="(Estudiante) Andres Marcelo Olmedo Coronel" w:date="2026-10-26T20:49:00Z" w16du:dateUtc="2026-10-27T01:49:00Z">
                <w:rPr/>
              </w:rPrChange>
            </w:rPr>
            <w:fldChar w:fldCharType="begin"/>
          </w:r>
          <w:r w:rsidRPr="004D4A21">
            <w:rPr>
              <w:lang w:val="es-EC"/>
              <w:rPrChange w:id="240" w:author="(Estudiante) Andres Marcelo Olmedo Coronel" w:date="2026-10-26T20:49:00Z" w16du:dateUtc="2026-10-27T01:49:00Z">
                <w:rPr/>
              </w:rPrChange>
            </w:rPr>
            <w:instrText>HYPERLINK \l "_Toc243938838"</w:instrText>
          </w:r>
          <w:r w:rsidRPr="004D4A21">
            <w:rPr>
              <w:lang w:val="es-EC"/>
              <w:rPrChange w:id="241" w:author="(Estudiante) Andres Marcelo Olmedo Coronel" w:date="2026-10-26T20:49:00Z" w16du:dateUtc="2026-10-27T01:49:00Z">
                <w:rPr/>
              </w:rPrChange>
            </w:rPr>
          </w:r>
          <w:r w:rsidRPr="004D4A21">
            <w:rPr>
              <w:lang w:val="es-EC"/>
              <w:rPrChange w:id="242" w:author="(Estudiante) Andres Marcelo Olmedo Coronel" w:date="2026-10-26T20:49:00Z" w16du:dateUtc="2026-10-27T01:49:00Z">
                <w:rPr/>
              </w:rPrChange>
            </w:rPr>
            <w:fldChar w:fldCharType="separate"/>
          </w:r>
          <w:r w:rsidRPr="004D4A21">
            <w:rPr>
              <w:rStyle w:val="Hipervnculo"/>
              <w:rFonts w:eastAsia="Arial"/>
              <w:lang w:val="es-EC"/>
              <w:rPrChange w:id="243" w:author="(Estudiante) Andres Marcelo Olmedo Coronel" w:date="2026-10-26T20:49:00Z" w16du:dateUtc="2026-10-27T01:49:00Z">
                <w:rPr>
                  <w:rStyle w:val="Hipervnculo"/>
                  <w:rFonts w:eastAsia="Arial"/>
                  <w:noProof/>
                </w:rPr>
              </w:rPrChange>
            </w:rPr>
            <w:t>3.2.</w:t>
          </w:r>
          <w:r w:rsidRPr="004D4A21">
            <w:rPr>
              <w:rStyle w:val="Hipervnculo"/>
              <w:lang w:val="es-EC"/>
              <w:rPrChange w:id="244" w:author="(Estudiante) Andres Marcelo Olmedo Coronel" w:date="2026-10-26T20:49:00Z" w16du:dateUtc="2026-10-27T01:49:00Z">
                <w:rPr>
                  <w:rStyle w:val="Hipervnculo"/>
                  <w:noProof/>
                </w:rPr>
              </w:rPrChange>
            </w:rPr>
            <w:t xml:space="preserve"> Objetivos Específicos</w:t>
          </w:r>
          <w:r w:rsidRPr="004D4A21">
            <w:rPr>
              <w:webHidden/>
              <w:lang w:val="es-EC"/>
              <w:rPrChange w:id="245" w:author="(Estudiante) Andres Marcelo Olmedo Coronel" w:date="2026-10-26T20:49:00Z" w16du:dateUtc="2026-10-27T01:49:00Z">
                <w:rPr>
                  <w:noProof/>
                  <w:webHidden/>
                </w:rPr>
              </w:rPrChange>
            </w:rPr>
            <w:tab/>
          </w:r>
          <w:r w:rsidRPr="004D4A21">
            <w:rPr>
              <w:webHidden/>
              <w:lang w:val="es-EC"/>
              <w:rPrChange w:id="246" w:author="(Estudiante) Andres Marcelo Olmedo Coronel" w:date="2026-10-26T20:49:00Z" w16du:dateUtc="2026-10-27T01:49:00Z">
                <w:rPr>
                  <w:noProof/>
                  <w:webHidden/>
                </w:rPr>
              </w:rPrChange>
            </w:rPr>
            <w:fldChar w:fldCharType="begin"/>
          </w:r>
          <w:r w:rsidRPr="004D4A21">
            <w:rPr>
              <w:webHidden/>
              <w:lang w:val="es-EC"/>
              <w:rPrChange w:id="247" w:author="(Estudiante) Andres Marcelo Olmedo Coronel" w:date="2026-10-26T20:49:00Z" w16du:dateUtc="2026-10-27T01:49:00Z">
                <w:rPr>
                  <w:noProof/>
                  <w:webHidden/>
                </w:rPr>
              </w:rPrChange>
            </w:rPr>
            <w:instrText xml:space="preserve"> PAGEREF _Toc243938838 \h </w:instrText>
          </w:r>
          <w:r w:rsidRPr="004D4A21">
            <w:rPr>
              <w:webHidden/>
              <w:lang w:val="es-EC"/>
              <w:rPrChange w:id="248" w:author="(Estudiante) Andres Marcelo Olmedo Coronel" w:date="2026-10-26T20:49:00Z" w16du:dateUtc="2026-10-27T01:49:00Z">
                <w:rPr>
                  <w:noProof/>
                  <w:webHidden/>
                </w:rPr>
              </w:rPrChange>
            </w:rPr>
          </w:r>
          <w:r w:rsidRPr="004D4A21">
            <w:rPr>
              <w:webHidden/>
              <w:lang w:val="es-EC"/>
              <w:rPrChange w:id="249" w:author="(Estudiante) Andres Marcelo Olmedo Coronel" w:date="2026-10-26T20:49:00Z" w16du:dateUtc="2026-10-27T01:49:00Z">
                <w:rPr>
                  <w:noProof/>
                  <w:webHidden/>
                </w:rPr>
              </w:rPrChange>
            </w:rPr>
            <w:fldChar w:fldCharType="separate"/>
          </w:r>
          <w:r w:rsidRPr="004D4A21">
            <w:rPr>
              <w:webHidden/>
              <w:lang w:val="es-EC"/>
              <w:rPrChange w:id="250" w:author="(Estudiante) Andres Marcelo Olmedo Coronel" w:date="2026-10-26T20:49:00Z" w16du:dateUtc="2026-10-27T01:49:00Z">
                <w:rPr>
                  <w:noProof/>
                  <w:webHidden/>
                </w:rPr>
              </w:rPrChange>
            </w:rPr>
            <w:t>11</w:t>
          </w:r>
          <w:r w:rsidRPr="004D4A21">
            <w:rPr>
              <w:webHidden/>
              <w:lang w:val="es-EC"/>
              <w:rPrChange w:id="251" w:author="(Estudiante) Andres Marcelo Olmedo Coronel" w:date="2026-10-26T20:49:00Z" w16du:dateUtc="2026-10-27T01:49:00Z">
                <w:rPr>
                  <w:noProof/>
                  <w:webHidden/>
                </w:rPr>
              </w:rPrChange>
            </w:rPr>
            <w:fldChar w:fldCharType="end"/>
          </w:r>
          <w:r w:rsidRPr="004D4A21">
            <w:rPr>
              <w:lang w:val="es-EC"/>
              <w:rPrChange w:id="252" w:author="(Estudiante) Andres Marcelo Olmedo Coronel" w:date="2026-10-26T20:49:00Z" w16du:dateUtc="2026-10-27T01:49:00Z">
                <w:rPr/>
              </w:rPrChange>
            </w:rPr>
            <w:fldChar w:fldCharType="end"/>
          </w:r>
        </w:p>
        <w:p w14:paraId="12E0444E" w14:textId="12F442CC" w:rsidR="001D6706" w:rsidRPr="004D4A21" w:rsidRDefault="001D6706">
          <w:pPr>
            <w:pStyle w:val="TDC1"/>
            <w:rPr>
              <w:rFonts w:asciiTheme="minorHAnsi" w:eastAsiaTheme="minorEastAsia" w:hAnsiTheme="minorHAnsi" w:cstheme="minorBidi"/>
              <w:color w:val="auto"/>
              <w:kern w:val="2"/>
              <w:lang w:val="es-EC"/>
              <w14:ligatures w14:val="standardContextual"/>
              <w:rPrChange w:id="253"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254" w:author="(Estudiante) Andres Marcelo Olmedo Coronel" w:date="2026-10-26T20:49:00Z" w16du:dateUtc="2026-10-27T01:49:00Z">
                <w:rPr/>
              </w:rPrChange>
            </w:rPr>
            <w:fldChar w:fldCharType="begin"/>
          </w:r>
          <w:r w:rsidRPr="004D4A21">
            <w:rPr>
              <w:lang w:val="es-EC"/>
              <w:rPrChange w:id="255" w:author="(Estudiante) Andres Marcelo Olmedo Coronel" w:date="2026-10-26T20:49:00Z" w16du:dateUtc="2026-10-27T01:49:00Z">
                <w:rPr/>
              </w:rPrChange>
            </w:rPr>
            <w:instrText>HYPERLINK \l "_Toc243938839"</w:instrText>
          </w:r>
          <w:r w:rsidRPr="004D4A21">
            <w:rPr>
              <w:lang w:val="es-EC"/>
              <w:rPrChange w:id="256" w:author="(Estudiante) Andres Marcelo Olmedo Coronel" w:date="2026-10-26T20:49:00Z" w16du:dateUtc="2026-10-27T01:49:00Z">
                <w:rPr/>
              </w:rPrChange>
            </w:rPr>
          </w:r>
          <w:r w:rsidRPr="004D4A21">
            <w:rPr>
              <w:lang w:val="es-EC"/>
              <w:rPrChange w:id="257" w:author="(Estudiante) Andres Marcelo Olmedo Coronel" w:date="2026-10-26T20:49:00Z" w16du:dateUtc="2026-10-27T01:49:00Z">
                <w:rPr/>
              </w:rPrChange>
            </w:rPr>
            <w:fldChar w:fldCharType="separate"/>
          </w:r>
          <w:r w:rsidRPr="004D4A21">
            <w:rPr>
              <w:rStyle w:val="Hipervnculo"/>
              <w:rFonts w:eastAsia="Arial"/>
              <w:lang w:val="es-EC"/>
              <w:rPrChange w:id="258" w:author="(Estudiante) Andres Marcelo Olmedo Coronel" w:date="2026-10-26T20:49:00Z" w16du:dateUtc="2026-10-27T01:49:00Z">
                <w:rPr>
                  <w:rStyle w:val="Hipervnculo"/>
                  <w:rFonts w:eastAsia="Arial"/>
                  <w:noProof/>
                </w:rPr>
              </w:rPrChange>
            </w:rPr>
            <w:t>4.</w:t>
          </w:r>
          <w:r w:rsidRPr="004D4A21">
            <w:rPr>
              <w:rFonts w:asciiTheme="minorHAnsi" w:eastAsiaTheme="minorEastAsia" w:hAnsiTheme="minorHAnsi" w:cstheme="minorBidi"/>
              <w:color w:val="auto"/>
              <w:kern w:val="2"/>
              <w:lang w:val="es-EC"/>
              <w14:ligatures w14:val="standardContextual"/>
              <w:rPrChange w:id="259"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260" w:author="(Estudiante) Andres Marcelo Olmedo Coronel" w:date="2026-10-26T20:49:00Z" w16du:dateUtc="2026-10-27T01:49:00Z">
                <w:rPr>
                  <w:rStyle w:val="Hipervnculo"/>
                  <w:noProof/>
                </w:rPr>
              </w:rPrChange>
            </w:rPr>
            <w:t>Alcance</w:t>
          </w:r>
          <w:r w:rsidRPr="004D4A21">
            <w:rPr>
              <w:webHidden/>
              <w:lang w:val="es-EC"/>
              <w:rPrChange w:id="261" w:author="(Estudiante) Andres Marcelo Olmedo Coronel" w:date="2026-10-26T20:49:00Z" w16du:dateUtc="2026-10-27T01:49:00Z">
                <w:rPr>
                  <w:noProof/>
                  <w:webHidden/>
                </w:rPr>
              </w:rPrChange>
            </w:rPr>
            <w:tab/>
          </w:r>
          <w:r w:rsidRPr="004D4A21">
            <w:rPr>
              <w:webHidden/>
              <w:lang w:val="es-EC"/>
              <w:rPrChange w:id="262" w:author="(Estudiante) Andres Marcelo Olmedo Coronel" w:date="2026-10-26T20:49:00Z" w16du:dateUtc="2026-10-27T01:49:00Z">
                <w:rPr>
                  <w:noProof/>
                  <w:webHidden/>
                </w:rPr>
              </w:rPrChange>
            </w:rPr>
            <w:fldChar w:fldCharType="begin"/>
          </w:r>
          <w:r w:rsidRPr="004D4A21">
            <w:rPr>
              <w:webHidden/>
              <w:lang w:val="es-EC"/>
              <w:rPrChange w:id="263" w:author="(Estudiante) Andres Marcelo Olmedo Coronel" w:date="2026-10-26T20:49:00Z" w16du:dateUtc="2026-10-27T01:49:00Z">
                <w:rPr>
                  <w:noProof/>
                  <w:webHidden/>
                </w:rPr>
              </w:rPrChange>
            </w:rPr>
            <w:instrText xml:space="preserve"> PAGEREF _Toc243938839 \h </w:instrText>
          </w:r>
          <w:r w:rsidRPr="004D4A21">
            <w:rPr>
              <w:webHidden/>
              <w:lang w:val="es-EC"/>
              <w:rPrChange w:id="264" w:author="(Estudiante) Andres Marcelo Olmedo Coronel" w:date="2026-10-26T20:49:00Z" w16du:dateUtc="2026-10-27T01:49:00Z">
                <w:rPr>
                  <w:noProof/>
                  <w:webHidden/>
                </w:rPr>
              </w:rPrChange>
            </w:rPr>
          </w:r>
          <w:r w:rsidRPr="004D4A21">
            <w:rPr>
              <w:webHidden/>
              <w:lang w:val="es-EC"/>
              <w:rPrChange w:id="265" w:author="(Estudiante) Andres Marcelo Olmedo Coronel" w:date="2026-10-26T20:49:00Z" w16du:dateUtc="2026-10-27T01:49:00Z">
                <w:rPr>
                  <w:noProof/>
                  <w:webHidden/>
                </w:rPr>
              </w:rPrChange>
            </w:rPr>
            <w:fldChar w:fldCharType="separate"/>
          </w:r>
          <w:r w:rsidRPr="004D4A21">
            <w:rPr>
              <w:webHidden/>
              <w:lang w:val="es-EC"/>
              <w:rPrChange w:id="266" w:author="(Estudiante) Andres Marcelo Olmedo Coronel" w:date="2026-10-26T20:49:00Z" w16du:dateUtc="2026-10-27T01:49:00Z">
                <w:rPr>
                  <w:noProof/>
                  <w:webHidden/>
                </w:rPr>
              </w:rPrChange>
            </w:rPr>
            <w:t>12</w:t>
          </w:r>
          <w:r w:rsidRPr="004D4A21">
            <w:rPr>
              <w:webHidden/>
              <w:lang w:val="es-EC"/>
              <w:rPrChange w:id="267" w:author="(Estudiante) Andres Marcelo Olmedo Coronel" w:date="2026-10-26T20:49:00Z" w16du:dateUtc="2026-10-27T01:49:00Z">
                <w:rPr>
                  <w:noProof/>
                  <w:webHidden/>
                </w:rPr>
              </w:rPrChange>
            </w:rPr>
            <w:fldChar w:fldCharType="end"/>
          </w:r>
          <w:r w:rsidRPr="004D4A21">
            <w:rPr>
              <w:lang w:val="es-EC"/>
              <w:rPrChange w:id="268" w:author="(Estudiante) Andres Marcelo Olmedo Coronel" w:date="2026-10-26T20:49:00Z" w16du:dateUtc="2026-10-27T01:49:00Z">
                <w:rPr/>
              </w:rPrChange>
            </w:rPr>
            <w:fldChar w:fldCharType="end"/>
          </w:r>
        </w:p>
        <w:p w14:paraId="40A92500" w14:textId="5CE88BA7" w:rsidR="001D6706" w:rsidRPr="004D4A21" w:rsidRDefault="001D6706">
          <w:pPr>
            <w:pStyle w:val="TDC2"/>
            <w:rPr>
              <w:rFonts w:asciiTheme="minorHAnsi" w:eastAsiaTheme="minorEastAsia" w:hAnsiTheme="minorHAnsi" w:cstheme="minorBidi"/>
              <w:color w:val="auto"/>
              <w:kern w:val="2"/>
              <w:lang w:val="es-EC"/>
              <w14:ligatures w14:val="standardContextual"/>
              <w:rPrChange w:id="269"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270" w:author="(Estudiante) Andres Marcelo Olmedo Coronel" w:date="2026-10-26T20:49:00Z" w16du:dateUtc="2026-10-27T01:49:00Z">
                <w:rPr/>
              </w:rPrChange>
            </w:rPr>
            <w:fldChar w:fldCharType="begin"/>
          </w:r>
          <w:r w:rsidRPr="004D4A21">
            <w:rPr>
              <w:lang w:val="es-EC"/>
              <w:rPrChange w:id="271" w:author="(Estudiante) Andres Marcelo Olmedo Coronel" w:date="2026-10-26T20:49:00Z" w16du:dateUtc="2026-10-27T01:49:00Z">
                <w:rPr/>
              </w:rPrChange>
            </w:rPr>
            <w:instrText>HYPERLINK \l "_Toc243938840"</w:instrText>
          </w:r>
          <w:r w:rsidRPr="004D4A21">
            <w:rPr>
              <w:lang w:val="es-EC"/>
              <w:rPrChange w:id="272" w:author="(Estudiante) Andres Marcelo Olmedo Coronel" w:date="2026-10-26T20:49:00Z" w16du:dateUtc="2026-10-27T01:49:00Z">
                <w:rPr/>
              </w:rPrChange>
            </w:rPr>
          </w:r>
          <w:r w:rsidRPr="004D4A21">
            <w:rPr>
              <w:lang w:val="es-EC"/>
              <w:rPrChange w:id="273" w:author="(Estudiante) Andres Marcelo Olmedo Coronel" w:date="2026-10-26T20:49:00Z" w16du:dateUtc="2026-10-27T01:49:00Z">
                <w:rPr/>
              </w:rPrChange>
            </w:rPr>
            <w:fldChar w:fldCharType="separate"/>
          </w:r>
          <w:r w:rsidRPr="004D4A21">
            <w:rPr>
              <w:rStyle w:val="Hipervnculo"/>
              <w:rFonts w:eastAsia="Arial"/>
              <w:lang w:val="es-EC"/>
              <w:rPrChange w:id="274" w:author="(Estudiante) Andres Marcelo Olmedo Coronel" w:date="2026-10-26T20:49:00Z" w16du:dateUtc="2026-10-27T01:49:00Z">
                <w:rPr>
                  <w:rStyle w:val="Hipervnculo"/>
                  <w:rFonts w:eastAsia="Arial"/>
                  <w:noProof/>
                </w:rPr>
              </w:rPrChange>
            </w:rPr>
            <w:t>4.1.</w:t>
          </w:r>
          <w:r w:rsidRPr="004D4A21">
            <w:rPr>
              <w:rStyle w:val="Hipervnculo"/>
              <w:lang w:val="es-EC"/>
              <w:rPrChange w:id="275" w:author="(Estudiante) Andres Marcelo Olmedo Coronel" w:date="2026-10-26T20:49:00Z" w16du:dateUtc="2026-10-27T01:49:00Z">
                <w:rPr>
                  <w:rStyle w:val="Hipervnculo"/>
                  <w:noProof/>
                </w:rPr>
              </w:rPrChange>
            </w:rPr>
            <w:t xml:space="preserve"> Alcance de la solución seleccionada</w:t>
          </w:r>
          <w:r w:rsidRPr="004D4A21">
            <w:rPr>
              <w:webHidden/>
              <w:lang w:val="es-EC"/>
              <w:rPrChange w:id="276" w:author="(Estudiante) Andres Marcelo Olmedo Coronel" w:date="2026-10-26T20:49:00Z" w16du:dateUtc="2026-10-27T01:49:00Z">
                <w:rPr>
                  <w:noProof/>
                  <w:webHidden/>
                </w:rPr>
              </w:rPrChange>
            </w:rPr>
            <w:tab/>
          </w:r>
          <w:r w:rsidRPr="004D4A21">
            <w:rPr>
              <w:webHidden/>
              <w:lang w:val="es-EC"/>
              <w:rPrChange w:id="277" w:author="(Estudiante) Andres Marcelo Olmedo Coronel" w:date="2026-10-26T20:49:00Z" w16du:dateUtc="2026-10-27T01:49:00Z">
                <w:rPr>
                  <w:noProof/>
                  <w:webHidden/>
                </w:rPr>
              </w:rPrChange>
            </w:rPr>
            <w:fldChar w:fldCharType="begin"/>
          </w:r>
          <w:r w:rsidRPr="004D4A21">
            <w:rPr>
              <w:webHidden/>
              <w:lang w:val="es-EC"/>
              <w:rPrChange w:id="278" w:author="(Estudiante) Andres Marcelo Olmedo Coronel" w:date="2026-10-26T20:49:00Z" w16du:dateUtc="2026-10-27T01:49:00Z">
                <w:rPr>
                  <w:noProof/>
                  <w:webHidden/>
                </w:rPr>
              </w:rPrChange>
            </w:rPr>
            <w:instrText xml:space="preserve"> PAGEREF _Toc243938840 \h </w:instrText>
          </w:r>
          <w:r w:rsidRPr="004D4A21">
            <w:rPr>
              <w:webHidden/>
              <w:lang w:val="es-EC"/>
              <w:rPrChange w:id="279" w:author="(Estudiante) Andres Marcelo Olmedo Coronel" w:date="2026-10-26T20:49:00Z" w16du:dateUtc="2026-10-27T01:49:00Z">
                <w:rPr>
                  <w:noProof/>
                  <w:webHidden/>
                </w:rPr>
              </w:rPrChange>
            </w:rPr>
          </w:r>
          <w:r w:rsidRPr="004D4A21">
            <w:rPr>
              <w:webHidden/>
              <w:lang w:val="es-EC"/>
              <w:rPrChange w:id="280" w:author="(Estudiante) Andres Marcelo Olmedo Coronel" w:date="2026-10-26T20:49:00Z" w16du:dateUtc="2026-10-27T01:49:00Z">
                <w:rPr>
                  <w:noProof/>
                  <w:webHidden/>
                </w:rPr>
              </w:rPrChange>
            </w:rPr>
            <w:fldChar w:fldCharType="separate"/>
          </w:r>
          <w:r w:rsidRPr="004D4A21">
            <w:rPr>
              <w:webHidden/>
              <w:lang w:val="es-EC"/>
              <w:rPrChange w:id="281" w:author="(Estudiante) Andres Marcelo Olmedo Coronel" w:date="2026-10-26T20:49:00Z" w16du:dateUtc="2026-10-27T01:49:00Z">
                <w:rPr>
                  <w:noProof/>
                  <w:webHidden/>
                </w:rPr>
              </w:rPrChange>
            </w:rPr>
            <w:t>12</w:t>
          </w:r>
          <w:r w:rsidRPr="004D4A21">
            <w:rPr>
              <w:webHidden/>
              <w:lang w:val="es-EC"/>
              <w:rPrChange w:id="282" w:author="(Estudiante) Andres Marcelo Olmedo Coronel" w:date="2026-10-26T20:49:00Z" w16du:dateUtc="2026-10-27T01:49:00Z">
                <w:rPr>
                  <w:noProof/>
                  <w:webHidden/>
                </w:rPr>
              </w:rPrChange>
            </w:rPr>
            <w:fldChar w:fldCharType="end"/>
          </w:r>
          <w:r w:rsidRPr="004D4A21">
            <w:rPr>
              <w:lang w:val="es-EC"/>
              <w:rPrChange w:id="283" w:author="(Estudiante) Andres Marcelo Olmedo Coronel" w:date="2026-10-26T20:49:00Z" w16du:dateUtc="2026-10-27T01:49:00Z">
                <w:rPr/>
              </w:rPrChange>
            </w:rPr>
            <w:fldChar w:fldCharType="end"/>
          </w:r>
        </w:p>
        <w:p w14:paraId="33FD4179" w14:textId="7189DF87" w:rsidR="001D6706" w:rsidRPr="004D4A21" w:rsidRDefault="001D6706">
          <w:pPr>
            <w:pStyle w:val="TDC2"/>
            <w:rPr>
              <w:rFonts w:asciiTheme="minorHAnsi" w:eastAsiaTheme="minorEastAsia" w:hAnsiTheme="minorHAnsi" w:cstheme="minorBidi"/>
              <w:color w:val="auto"/>
              <w:kern w:val="2"/>
              <w:lang w:val="es-EC"/>
              <w14:ligatures w14:val="standardContextual"/>
              <w:rPrChange w:id="284"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285" w:author="(Estudiante) Andres Marcelo Olmedo Coronel" w:date="2026-10-26T20:49:00Z" w16du:dateUtc="2026-10-27T01:49:00Z">
                <w:rPr/>
              </w:rPrChange>
            </w:rPr>
            <w:fldChar w:fldCharType="begin"/>
          </w:r>
          <w:r w:rsidRPr="004D4A21">
            <w:rPr>
              <w:lang w:val="es-EC"/>
              <w:rPrChange w:id="286" w:author="(Estudiante) Andres Marcelo Olmedo Coronel" w:date="2026-10-26T20:49:00Z" w16du:dateUtc="2026-10-27T01:49:00Z">
                <w:rPr/>
              </w:rPrChange>
            </w:rPr>
            <w:instrText>HYPERLINK \l "_Toc243938841"</w:instrText>
          </w:r>
          <w:r w:rsidRPr="004D4A21">
            <w:rPr>
              <w:lang w:val="es-EC"/>
              <w:rPrChange w:id="287" w:author="(Estudiante) Andres Marcelo Olmedo Coronel" w:date="2026-10-26T20:49:00Z" w16du:dateUtc="2026-10-27T01:49:00Z">
                <w:rPr/>
              </w:rPrChange>
            </w:rPr>
          </w:r>
          <w:r w:rsidRPr="004D4A21">
            <w:rPr>
              <w:lang w:val="es-EC"/>
              <w:rPrChange w:id="288" w:author="(Estudiante) Andres Marcelo Olmedo Coronel" w:date="2026-10-26T20:49:00Z" w16du:dateUtc="2026-10-27T01:49:00Z">
                <w:rPr/>
              </w:rPrChange>
            </w:rPr>
            <w:fldChar w:fldCharType="separate"/>
          </w:r>
          <w:r w:rsidRPr="004D4A21">
            <w:rPr>
              <w:rStyle w:val="Hipervnculo"/>
              <w:rFonts w:eastAsia="Arial"/>
              <w:lang w:val="es-EC"/>
              <w:rPrChange w:id="289" w:author="(Estudiante) Andres Marcelo Olmedo Coronel" w:date="2026-10-26T20:49:00Z" w16du:dateUtc="2026-10-27T01:49:00Z">
                <w:rPr>
                  <w:rStyle w:val="Hipervnculo"/>
                  <w:rFonts w:eastAsia="Arial"/>
                  <w:noProof/>
                </w:rPr>
              </w:rPrChange>
            </w:rPr>
            <w:t>4.2.</w:t>
          </w:r>
          <w:r w:rsidRPr="004D4A21">
            <w:rPr>
              <w:rStyle w:val="Hipervnculo"/>
              <w:lang w:val="es-EC"/>
              <w:rPrChange w:id="290" w:author="(Estudiante) Andres Marcelo Olmedo Coronel" w:date="2026-10-26T20:49:00Z" w16du:dateUtc="2026-10-27T01:49:00Z">
                <w:rPr>
                  <w:rStyle w:val="Hipervnculo"/>
                  <w:noProof/>
                </w:rPr>
              </w:rPrChange>
            </w:rPr>
            <w:t xml:space="preserve"> Limitaciones y restricciones del proyecto</w:t>
          </w:r>
          <w:r w:rsidRPr="004D4A21">
            <w:rPr>
              <w:webHidden/>
              <w:lang w:val="es-EC"/>
              <w:rPrChange w:id="291" w:author="(Estudiante) Andres Marcelo Olmedo Coronel" w:date="2026-10-26T20:49:00Z" w16du:dateUtc="2026-10-27T01:49:00Z">
                <w:rPr>
                  <w:noProof/>
                  <w:webHidden/>
                </w:rPr>
              </w:rPrChange>
            </w:rPr>
            <w:tab/>
          </w:r>
          <w:r w:rsidRPr="004D4A21">
            <w:rPr>
              <w:webHidden/>
              <w:lang w:val="es-EC"/>
              <w:rPrChange w:id="292" w:author="(Estudiante) Andres Marcelo Olmedo Coronel" w:date="2026-10-26T20:49:00Z" w16du:dateUtc="2026-10-27T01:49:00Z">
                <w:rPr>
                  <w:noProof/>
                  <w:webHidden/>
                </w:rPr>
              </w:rPrChange>
            </w:rPr>
            <w:fldChar w:fldCharType="begin"/>
          </w:r>
          <w:r w:rsidRPr="004D4A21">
            <w:rPr>
              <w:webHidden/>
              <w:lang w:val="es-EC"/>
              <w:rPrChange w:id="293" w:author="(Estudiante) Andres Marcelo Olmedo Coronel" w:date="2026-10-26T20:49:00Z" w16du:dateUtc="2026-10-27T01:49:00Z">
                <w:rPr>
                  <w:noProof/>
                  <w:webHidden/>
                </w:rPr>
              </w:rPrChange>
            </w:rPr>
            <w:instrText xml:space="preserve"> PAGEREF _Toc243938841 \h </w:instrText>
          </w:r>
          <w:r w:rsidRPr="004D4A21">
            <w:rPr>
              <w:webHidden/>
              <w:lang w:val="es-EC"/>
              <w:rPrChange w:id="294" w:author="(Estudiante) Andres Marcelo Olmedo Coronel" w:date="2026-10-26T20:49:00Z" w16du:dateUtc="2026-10-27T01:49:00Z">
                <w:rPr>
                  <w:noProof/>
                  <w:webHidden/>
                </w:rPr>
              </w:rPrChange>
            </w:rPr>
          </w:r>
          <w:r w:rsidRPr="004D4A21">
            <w:rPr>
              <w:webHidden/>
              <w:lang w:val="es-EC"/>
              <w:rPrChange w:id="295" w:author="(Estudiante) Andres Marcelo Olmedo Coronel" w:date="2026-10-26T20:49:00Z" w16du:dateUtc="2026-10-27T01:49:00Z">
                <w:rPr>
                  <w:noProof/>
                  <w:webHidden/>
                </w:rPr>
              </w:rPrChange>
            </w:rPr>
            <w:fldChar w:fldCharType="separate"/>
          </w:r>
          <w:r w:rsidRPr="004D4A21">
            <w:rPr>
              <w:webHidden/>
              <w:lang w:val="es-EC"/>
              <w:rPrChange w:id="296" w:author="(Estudiante) Andres Marcelo Olmedo Coronel" w:date="2026-10-26T20:49:00Z" w16du:dateUtc="2026-10-27T01:49:00Z">
                <w:rPr>
                  <w:noProof/>
                  <w:webHidden/>
                </w:rPr>
              </w:rPrChange>
            </w:rPr>
            <w:t>12</w:t>
          </w:r>
          <w:r w:rsidRPr="004D4A21">
            <w:rPr>
              <w:webHidden/>
              <w:lang w:val="es-EC"/>
              <w:rPrChange w:id="297" w:author="(Estudiante) Andres Marcelo Olmedo Coronel" w:date="2026-10-26T20:49:00Z" w16du:dateUtc="2026-10-27T01:49:00Z">
                <w:rPr>
                  <w:noProof/>
                  <w:webHidden/>
                </w:rPr>
              </w:rPrChange>
            </w:rPr>
            <w:fldChar w:fldCharType="end"/>
          </w:r>
          <w:r w:rsidRPr="004D4A21">
            <w:rPr>
              <w:lang w:val="es-EC"/>
              <w:rPrChange w:id="298" w:author="(Estudiante) Andres Marcelo Olmedo Coronel" w:date="2026-10-26T20:49:00Z" w16du:dateUtc="2026-10-27T01:49:00Z">
                <w:rPr/>
              </w:rPrChange>
            </w:rPr>
            <w:fldChar w:fldCharType="end"/>
          </w:r>
        </w:p>
        <w:p w14:paraId="15C59BF2" w14:textId="33B9D50D" w:rsidR="001D6706" w:rsidRPr="004D4A21" w:rsidRDefault="001D6706">
          <w:pPr>
            <w:pStyle w:val="TDC1"/>
            <w:rPr>
              <w:rFonts w:asciiTheme="minorHAnsi" w:eastAsiaTheme="minorEastAsia" w:hAnsiTheme="minorHAnsi" w:cstheme="minorBidi"/>
              <w:color w:val="auto"/>
              <w:kern w:val="2"/>
              <w:lang w:val="es-EC"/>
              <w14:ligatures w14:val="standardContextual"/>
              <w:rPrChange w:id="299"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300" w:author="(Estudiante) Andres Marcelo Olmedo Coronel" w:date="2026-10-26T20:49:00Z" w16du:dateUtc="2026-10-27T01:49:00Z">
                <w:rPr/>
              </w:rPrChange>
            </w:rPr>
            <w:fldChar w:fldCharType="begin"/>
          </w:r>
          <w:r w:rsidRPr="004D4A21">
            <w:rPr>
              <w:lang w:val="es-EC"/>
              <w:rPrChange w:id="301" w:author="(Estudiante) Andres Marcelo Olmedo Coronel" w:date="2026-10-26T20:49:00Z" w16du:dateUtc="2026-10-27T01:49:00Z">
                <w:rPr/>
              </w:rPrChange>
            </w:rPr>
            <w:instrText>HYPERLINK \l "_Toc243938842"</w:instrText>
          </w:r>
          <w:r w:rsidRPr="004D4A21">
            <w:rPr>
              <w:lang w:val="es-EC"/>
              <w:rPrChange w:id="302" w:author="(Estudiante) Andres Marcelo Olmedo Coronel" w:date="2026-10-26T20:49:00Z" w16du:dateUtc="2026-10-27T01:49:00Z">
                <w:rPr/>
              </w:rPrChange>
            </w:rPr>
          </w:r>
          <w:r w:rsidRPr="004D4A21">
            <w:rPr>
              <w:lang w:val="es-EC"/>
              <w:rPrChange w:id="303" w:author="(Estudiante) Andres Marcelo Olmedo Coronel" w:date="2026-10-26T20:49:00Z" w16du:dateUtc="2026-10-27T01:49:00Z">
                <w:rPr/>
              </w:rPrChange>
            </w:rPr>
            <w:fldChar w:fldCharType="separate"/>
          </w:r>
          <w:r w:rsidRPr="004D4A21">
            <w:rPr>
              <w:rStyle w:val="Hipervnculo"/>
              <w:rFonts w:eastAsia="Arial"/>
              <w:lang w:val="es-EC"/>
              <w:rPrChange w:id="304" w:author="(Estudiante) Andres Marcelo Olmedo Coronel" w:date="2026-10-26T20:49:00Z" w16du:dateUtc="2026-10-27T01:49:00Z">
                <w:rPr>
                  <w:rStyle w:val="Hipervnculo"/>
                  <w:rFonts w:eastAsia="Arial"/>
                  <w:noProof/>
                </w:rPr>
              </w:rPrChange>
            </w:rPr>
            <w:t>5.</w:t>
          </w:r>
          <w:r w:rsidRPr="004D4A21">
            <w:rPr>
              <w:rFonts w:asciiTheme="minorHAnsi" w:eastAsiaTheme="minorEastAsia" w:hAnsiTheme="minorHAnsi" w:cstheme="minorBidi"/>
              <w:color w:val="auto"/>
              <w:kern w:val="2"/>
              <w:lang w:val="es-EC"/>
              <w14:ligatures w14:val="standardContextual"/>
              <w:rPrChange w:id="305"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306" w:author="(Estudiante) Andres Marcelo Olmedo Coronel" w:date="2026-10-26T20:49:00Z" w16du:dateUtc="2026-10-27T01:49:00Z">
                <w:rPr>
                  <w:rStyle w:val="Hipervnculo"/>
                  <w:noProof/>
                </w:rPr>
              </w:rPrChange>
            </w:rPr>
            <w:t>Planificación y costos del proyecto</w:t>
          </w:r>
          <w:r w:rsidRPr="004D4A21">
            <w:rPr>
              <w:webHidden/>
              <w:lang w:val="es-EC"/>
              <w:rPrChange w:id="307" w:author="(Estudiante) Andres Marcelo Olmedo Coronel" w:date="2026-10-26T20:49:00Z" w16du:dateUtc="2026-10-27T01:49:00Z">
                <w:rPr>
                  <w:noProof/>
                  <w:webHidden/>
                </w:rPr>
              </w:rPrChange>
            </w:rPr>
            <w:tab/>
          </w:r>
          <w:r w:rsidRPr="004D4A21">
            <w:rPr>
              <w:webHidden/>
              <w:lang w:val="es-EC"/>
              <w:rPrChange w:id="308" w:author="(Estudiante) Andres Marcelo Olmedo Coronel" w:date="2026-10-26T20:49:00Z" w16du:dateUtc="2026-10-27T01:49:00Z">
                <w:rPr>
                  <w:noProof/>
                  <w:webHidden/>
                </w:rPr>
              </w:rPrChange>
            </w:rPr>
            <w:fldChar w:fldCharType="begin"/>
          </w:r>
          <w:r w:rsidRPr="004D4A21">
            <w:rPr>
              <w:webHidden/>
              <w:lang w:val="es-EC"/>
              <w:rPrChange w:id="309" w:author="(Estudiante) Andres Marcelo Olmedo Coronel" w:date="2026-10-26T20:49:00Z" w16du:dateUtc="2026-10-27T01:49:00Z">
                <w:rPr>
                  <w:noProof/>
                  <w:webHidden/>
                </w:rPr>
              </w:rPrChange>
            </w:rPr>
            <w:instrText xml:space="preserve"> PAGEREF _Toc243938842 \h </w:instrText>
          </w:r>
          <w:r w:rsidRPr="004D4A21">
            <w:rPr>
              <w:webHidden/>
              <w:lang w:val="es-EC"/>
              <w:rPrChange w:id="310" w:author="(Estudiante) Andres Marcelo Olmedo Coronel" w:date="2026-10-26T20:49:00Z" w16du:dateUtc="2026-10-27T01:49:00Z">
                <w:rPr>
                  <w:noProof/>
                  <w:webHidden/>
                </w:rPr>
              </w:rPrChange>
            </w:rPr>
          </w:r>
          <w:r w:rsidRPr="004D4A21">
            <w:rPr>
              <w:webHidden/>
              <w:lang w:val="es-EC"/>
              <w:rPrChange w:id="311" w:author="(Estudiante) Andres Marcelo Olmedo Coronel" w:date="2026-10-26T20:49:00Z" w16du:dateUtc="2026-10-27T01:49:00Z">
                <w:rPr>
                  <w:noProof/>
                  <w:webHidden/>
                </w:rPr>
              </w:rPrChange>
            </w:rPr>
            <w:fldChar w:fldCharType="separate"/>
          </w:r>
          <w:r w:rsidRPr="004D4A21">
            <w:rPr>
              <w:webHidden/>
              <w:lang w:val="es-EC"/>
              <w:rPrChange w:id="312" w:author="(Estudiante) Andres Marcelo Olmedo Coronel" w:date="2026-10-26T20:49:00Z" w16du:dateUtc="2026-10-27T01:49:00Z">
                <w:rPr>
                  <w:noProof/>
                  <w:webHidden/>
                </w:rPr>
              </w:rPrChange>
            </w:rPr>
            <w:t>13</w:t>
          </w:r>
          <w:r w:rsidRPr="004D4A21">
            <w:rPr>
              <w:webHidden/>
              <w:lang w:val="es-EC"/>
              <w:rPrChange w:id="313" w:author="(Estudiante) Andres Marcelo Olmedo Coronel" w:date="2026-10-26T20:49:00Z" w16du:dateUtc="2026-10-27T01:49:00Z">
                <w:rPr>
                  <w:noProof/>
                  <w:webHidden/>
                </w:rPr>
              </w:rPrChange>
            </w:rPr>
            <w:fldChar w:fldCharType="end"/>
          </w:r>
          <w:r w:rsidRPr="004D4A21">
            <w:rPr>
              <w:lang w:val="es-EC"/>
              <w:rPrChange w:id="314" w:author="(Estudiante) Andres Marcelo Olmedo Coronel" w:date="2026-10-26T20:49:00Z" w16du:dateUtc="2026-10-27T01:49:00Z">
                <w:rPr/>
              </w:rPrChange>
            </w:rPr>
            <w:fldChar w:fldCharType="end"/>
          </w:r>
        </w:p>
        <w:p w14:paraId="58FC5659" w14:textId="58FA0141" w:rsidR="001D6706" w:rsidRPr="004D4A21" w:rsidRDefault="001D6706">
          <w:pPr>
            <w:pStyle w:val="TDC1"/>
            <w:rPr>
              <w:rFonts w:asciiTheme="minorHAnsi" w:eastAsiaTheme="minorEastAsia" w:hAnsiTheme="minorHAnsi" w:cstheme="minorBidi"/>
              <w:color w:val="auto"/>
              <w:kern w:val="2"/>
              <w:lang w:val="es-EC"/>
              <w14:ligatures w14:val="standardContextual"/>
              <w:rPrChange w:id="315"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316" w:author="(Estudiante) Andres Marcelo Olmedo Coronel" w:date="2026-10-26T20:49:00Z" w16du:dateUtc="2026-10-27T01:49:00Z">
                <w:rPr/>
              </w:rPrChange>
            </w:rPr>
            <w:fldChar w:fldCharType="begin"/>
          </w:r>
          <w:r w:rsidRPr="004D4A21">
            <w:rPr>
              <w:lang w:val="es-EC"/>
              <w:rPrChange w:id="317" w:author="(Estudiante) Andres Marcelo Olmedo Coronel" w:date="2026-10-26T20:49:00Z" w16du:dateUtc="2026-10-27T01:49:00Z">
                <w:rPr/>
              </w:rPrChange>
            </w:rPr>
            <w:instrText>HYPERLINK \l "_Toc243938843"</w:instrText>
          </w:r>
          <w:r w:rsidRPr="004D4A21">
            <w:rPr>
              <w:lang w:val="es-EC"/>
              <w:rPrChange w:id="318" w:author="(Estudiante) Andres Marcelo Olmedo Coronel" w:date="2026-10-26T20:49:00Z" w16du:dateUtc="2026-10-27T01:49:00Z">
                <w:rPr/>
              </w:rPrChange>
            </w:rPr>
          </w:r>
          <w:r w:rsidRPr="004D4A21">
            <w:rPr>
              <w:lang w:val="es-EC"/>
              <w:rPrChange w:id="319" w:author="(Estudiante) Andres Marcelo Olmedo Coronel" w:date="2026-10-26T20:49:00Z" w16du:dateUtc="2026-10-27T01:49:00Z">
                <w:rPr/>
              </w:rPrChange>
            </w:rPr>
            <w:fldChar w:fldCharType="separate"/>
          </w:r>
          <w:r w:rsidRPr="004D4A21">
            <w:rPr>
              <w:rStyle w:val="Hipervnculo"/>
              <w:rFonts w:eastAsia="Arial"/>
              <w:lang w:val="es-EC"/>
              <w:rPrChange w:id="320" w:author="(Estudiante) Andres Marcelo Olmedo Coronel" w:date="2026-10-26T20:49:00Z" w16du:dateUtc="2026-10-27T01:49:00Z">
                <w:rPr>
                  <w:rStyle w:val="Hipervnculo"/>
                  <w:rFonts w:eastAsia="Arial"/>
                  <w:noProof/>
                </w:rPr>
              </w:rPrChange>
            </w:rPr>
            <w:t>6.</w:t>
          </w:r>
          <w:r w:rsidRPr="004D4A21">
            <w:rPr>
              <w:rFonts w:asciiTheme="minorHAnsi" w:eastAsiaTheme="minorEastAsia" w:hAnsiTheme="minorHAnsi" w:cstheme="minorBidi"/>
              <w:color w:val="auto"/>
              <w:kern w:val="2"/>
              <w:lang w:val="es-EC"/>
              <w14:ligatures w14:val="standardContextual"/>
              <w:rPrChange w:id="321"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322" w:author="(Estudiante) Andres Marcelo Olmedo Coronel" w:date="2026-10-26T20:49:00Z" w16du:dateUtc="2026-10-27T01:49:00Z">
                <w:rPr>
                  <w:rStyle w:val="Hipervnculo"/>
                  <w:noProof/>
                </w:rPr>
              </w:rPrChange>
            </w:rPr>
            <w:t>Estado del arte y estudios realizados</w:t>
          </w:r>
          <w:r w:rsidRPr="004D4A21">
            <w:rPr>
              <w:webHidden/>
              <w:lang w:val="es-EC"/>
              <w:rPrChange w:id="323" w:author="(Estudiante) Andres Marcelo Olmedo Coronel" w:date="2026-10-26T20:49:00Z" w16du:dateUtc="2026-10-27T01:49:00Z">
                <w:rPr>
                  <w:noProof/>
                  <w:webHidden/>
                </w:rPr>
              </w:rPrChange>
            </w:rPr>
            <w:tab/>
          </w:r>
          <w:r w:rsidRPr="004D4A21">
            <w:rPr>
              <w:webHidden/>
              <w:lang w:val="es-EC"/>
              <w:rPrChange w:id="324" w:author="(Estudiante) Andres Marcelo Olmedo Coronel" w:date="2026-10-26T20:49:00Z" w16du:dateUtc="2026-10-27T01:49:00Z">
                <w:rPr>
                  <w:noProof/>
                  <w:webHidden/>
                </w:rPr>
              </w:rPrChange>
            </w:rPr>
            <w:fldChar w:fldCharType="begin"/>
          </w:r>
          <w:r w:rsidRPr="004D4A21">
            <w:rPr>
              <w:webHidden/>
              <w:lang w:val="es-EC"/>
              <w:rPrChange w:id="325" w:author="(Estudiante) Andres Marcelo Olmedo Coronel" w:date="2026-10-26T20:49:00Z" w16du:dateUtc="2026-10-27T01:49:00Z">
                <w:rPr>
                  <w:noProof/>
                  <w:webHidden/>
                </w:rPr>
              </w:rPrChange>
            </w:rPr>
            <w:instrText xml:space="preserve"> PAGEREF _Toc243938843 \h </w:instrText>
          </w:r>
          <w:r w:rsidRPr="004D4A21">
            <w:rPr>
              <w:webHidden/>
              <w:lang w:val="es-EC"/>
              <w:rPrChange w:id="326" w:author="(Estudiante) Andres Marcelo Olmedo Coronel" w:date="2026-10-26T20:49:00Z" w16du:dateUtc="2026-10-27T01:49:00Z">
                <w:rPr>
                  <w:noProof/>
                  <w:webHidden/>
                </w:rPr>
              </w:rPrChange>
            </w:rPr>
          </w:r>
          <w:r w:rsidRPr="004D4A21">
            <w:rPr>
              <w:webHidden/>
              <w:lang w:val="es-EC"/>
              <w:rPrChange w:id="327" w:author="(Estudiante) Andres Marcelo Olmedo Coronel" w:date="2026-10-26T20:49:00Z" w16du:dateUtc="2026-10-27T01:49:00Z">
                <w:rPr>
                  <w:noProof/>
                  <w:webHidden/>
                </w:rPr>
              </w:rPrChange>
            </w:rPr>
            <w:fldChar w:fldCharType="separate"/>
          </w:r>
          <w:r w:rsidRPr="004D4A21">
            <w:rPr>
              <w:webHidden/>
              <w:lang w:val="es-EC"/>
              <w:rPrChange w:id="328" w:author="(Estudiante) Andres Marcelo Olmedo Coronel" w:date="2026-10-26T20:49:00Z" w16du:dateUtc="2026-10-27T01:49:00Z">
                <w:rPr>
                  <w:noProof/>
                  <w:webHidden/>
                </w:rPr>
              </w:rPrChange>
            </w:rPr>
            <w:t>16</w:t>
          </w:r>
          <w:r w:rsidRPr="004D4A21">
            <w:rPr>
              <w:webHidden/>
              <w:lang w:val="es-EC"/>
              <w:rPrChange w:id="329" w:author="(Estudiante) Andres Marcelo Olmedo Coronel" w:date="2026-10-26T20:49:00Z" w16du:dateUtc="2026-10-27T01:49:00Z">
                <w:rPr>
                  <w:noProof/>
                  <w:webHidden/>
                </w:rPr>
              </w:rPrChange>
            </w:rPr>
            <w:fldChar w:fldCharType="end"/>
          </w:r>
          <w:r w:rsidRPr="004D4A21">
            <w:rPr>
              <w:lang w:val="es-EC"/>
              <w:rPrChange w:id="330" w:author="(Estudiante) Andres Marcelo Olmedo Coronel" w:date="2026-10-26T20:49:00Z" w16du:dateUtc="2026-10-27T01:49:00Z">
                <w:rPr/>
              </w:rPrChange>
            </w:rPr>
            <w:fldChar w:fldCharType="end"/>
          </w:r>
        </w:p>
        <w:p w14:paraId="63898074" w14:textId="7D65798C" w:rsidR="001D6706" w:rsidRPr="004D4A21" w:rsidRDefault="001D6706">
          <w:pPr>
            <w:pStyle w:val="TDC2"/>
            <w:rPr>
              <w:rFonts w:asciiTheme="minorHAnsi" w:eastAsiaTheme="minorEastAsia" w:hAnsiTheme="minorHAnsi" w:cstheme="minorBidi"/>
              <w:color w:val="auto"/>
              <w:kern w:val="2"/>
              <w:lang w:val="es-EC"/>
              <w14:ligatures w14:val="standardContextual"/>
              <w:rPrChange w:id="331"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332" w:author="(Estudiante) Andres Marcelo Olmedo Coronel" w:date="2026-10-26T20:49:00Z" w16du:dateUtc="2026-10-27T01:49:00Z">
                <w:rPr/>
              </w:rPrChange>
            </w:rPr>
            <w:fldChar w:fldCharType="begin"/>
          </w:r>
          <w:r w:rsidRPr="004D4A21">
            <w:rPr>
              <w:lang w:val="es-EC"/>
              <w:rPrChange w:id="333" w:author="(Estudiante) Andres Marcelo Olmedo Coronel" w:date="2026-10-26T20:49:00Z" w16du:dateUtc="2026-10-27T01:49:00Z">
                <w:rPr/>
              </w:rPrChange>
            </w:rPr>
            <w:instrText>HYPERLINK \l "_Toc243938844"</w:instrText>
          </w:r>
          <w:r w:rsidRPr="004D4A21">
            <w:rPr>
              <w:lang w:val="es-EC"/>
              <w:rPrChange w:id="334" w:author="(Estudiante) Andres Marcelo Olmedo Coronel" w:date="2026-10-26T20:49:00Z" w16du:dateUtc="2026-10-27T01:49:00Z">
                <w:rPr/>
              </w:rPrChange>
            </w:rPr>
          </w:r>
          <w:r w:rsidRPr="004D4A21">
            <w:rPr>
              <w:lang w:val="es-EC"/>
              <w:rPrChange w:id="335" w:author="(Estudiante) Andres Marcelo Olmedo Coronel" w:date="2026-10-26T20:49:00Z" w16du:dateUtc="2026-10-27T01:49:00Z">
                <w:rPr/>
              </w:rPrChange>
            </w:rPr>
            <w:fldChar w:fldCharType="separate"/>
          </w:r>
          <w:r w:rsidRPr="004D4A21">
            <w:rPr>
              <w:rStyle w:val="Hipervnculo"/>
              <w:rFonts w:eastAsia="Arial"/>
              <w:lang w:val="es-EC"/>
              <w:rPrChange w:id="336" w:author="(Estudiante) Andres Marcelo Olmedo Coronel" w:date="2026-10-26T20:49:00Z" w16du:dateUtc="2026-10-27T01:49:00Z">
                <w:rPr>
                  <w:rStyle w:val="Hipervnculo"/>
                  <w:rFonts w:eastAsia="Arial"/>
                  <w:noProof/>
                </w:rPr>
              </w:rPrChange>
            </w:rPr>
            <w:t>6.1.</w:t>
          </w:r>
          <w:r w:rsidRPr="004D4A21">
            <w:rPr>
              <w:rStyle w:val="Hipervnculo"/>
              <w:lang w:val="es-EC"/>
              <w:rPrChange w:id="337" w:author="(Estudiante) Andres Marcelo Olmedo Coronel" w:date="2026-10-26T20:49:00Z" w16du:dateUtc="2026-10-27T01:49:00Z">
                <w:rPr>
                  <w:rStyle w:val="Hipervnculo"/>
                  <w:noProof/>
                </w:rPr>
              </w:rPrChange>
            </w:rPr>
            <w:t xml:space="preserve"> Estado del arte</w:t>
          </w:r>
          <w:r w:rsidRPr="004D4A21">
            <w:rPr>
              <w:webHidden/>
              <w:lang w:val="es-EC"/>
              <w:rPrChange w:id="338" w:author="(Estudiante) Andres Marcelo Olmedo Coronel" w:date="2026-10-26T20:49:00Z" w16du:dateUtc="2026-10-27T01:49:00Z">
                <w:rPr>
                  <w:noProof/>
                  <w:webHidden/>
                </w:rPr>
              </w:rPrChange>
            </w:rPr>
            <w:tab/>
          </w:r>
          <w:r w:rsidRPr="004D4A21">
            <w:rPr>
              <w:webHidden/>
              <w:lang w:val="es-EC"/>
              <w:rPrChange w:id="339" w:author="(Estudiante) Andres Marcelo Olmedo Coronel" w:date="2026-10-26T20:49:00Z" w16du:dateUtc="2026-10-27T01:49:00Z">
                <w:rPr>
                  <w:noProof/>
                  <w:webHidden/>
                </w:rPr>
              </w:rPrChange>
            </w:rPr>
            <w:fldChar w:fldCharType="begin"/>
          </w:r>
          <w:r w:rsidRPr="004D4A21">
            <w:rPr>
              <w:webHidden/>
              <w:lang w:val="es-EC"/>
              <w:rPrChange w:id="340" w:author="(Estudiante) Andres Marcelo Olmedo Coronel" w:date="2026-10-26T20:49:00Z" w16du:dateUtc="2026-10-27T01:49:00Z">
                <w:rPr>
                  <w:noProof/>
                  <w:webHidden/>
                </w:rPr>
              </w:rPrChange>
            </w:rPr>
            <w:instrText xml:space="preserve"> PAGEREF _Toc243938844 \h </w:instrText>
          </w:r>
          <w:r w:rsidRPr="004D4A21">
            <w:rPr>
              <w:webHidden/>
              <w:lang w:val="es-EC"/>
              <w:rPrChange w:id="341" w:author="(Estudiante) Andres Marcelo Olmedo Coronel" w:date="2026-10-26T20:49:00Z" w16du:dateUtc="2026-10-27T01:49:00Z">
                <w:rPr>
                  <w:noProof/>
                  <w:webHidden/>
                </w:rPr>
              </w:rPrChange>
            </w:rPr>
          </w:r>
          <w:r w:rsidRPr="004D4A21">
            <w:rPr>
              <w:webHidden/>
              <w:lang w:val="es-EC"/>
              <w:rPrChange w:id="342" w:author="(Estudiante) Andres Marcelo Olmedo Coronel" w:date="2026-10-26T20:49:00Z" w16du:dateUtc="2026-10-27T01:49:00Z">
                <w:rPr>
                  <w:noProof/>
                  <w:webHidden/>
                </w:rPr>
              </w:rPrChange>
            </w:rPr>
            <w:fldChar w:fldCharType="separate"/>
          </w:r>
          <w:r w:rsidRPr="004D4A21">
            <w:rPr>
              <w:webHidden/>
              <w:lang w:val="es-EC"/>
              <w:rPrChange w:id="343" w:author="(Estudiante) Andres Marcelo Olmedo Coronel" w:date="2026-10-26T20:49:00Z" w16du:dateUtc="2026-10-27T01:49:00Z">
                <w:rPr>
                  <w:noProof/>
                  <w:webHidden/>
                </w:rPr>
              </w:rPrChange>
            </w:rPr>
            <w:t>16</w:t>
          </w:r>
          <w:r w:rsidRPr="004D4A21">
            <w:rPr>
              <w:webHidden/>
              <w:lang w:val="es-EC"/>
              <w:rPrChange w:id="344" w:author="(Estudiante) Andres Marcelo Olmedo Coronel" w:date="2026-10-26T20:49:00Z" w16du:dateUtc="2026-10-27T01:49:00Z">
                <w:rPr>
                  <w:noProof/>
                  <w:webHidden/>
                </w:rPr>
              </w:rPrChange>
            </w:rPr>
            <w:fldChar w:fldCharType="end"/>
          </w:r>
          <w:r w:rsidRPr="004D4A21">
            <w:rPr>
              <w:lang w:val="es-EC"/>
              <w:rPrChange w:id="345" w:author="(Estudiante) Andres Marcelo Olmedo Coronel" w:date="2026-10-26T20:49:00Z" w16du:dateUtc="2026-10-27T01:49:00Z">
                <w:rPr/>
              </w:rPrChange>
            </w:rPr>
            <w:fldChar w:fldCharType="end"/>
          </w:r>
        </w:p>
        <w:p w14:paraId="2D11C01A" w14:textId="26CFF164" w:rsidR="001D6706" w:rsidRPr="004D4A21" w:rsidRDefault="001D6706">
          <w:pPr>
            <w:pStyle w:val="TDC2"/>
            <w:rPr>
              <w:rFonts w:asciiTheme="minorHAnsi" w:eastAsiaTheme="minorEastAsia" w:hAnsiTheme="minorHAnsi" w:cstheme="minorBidi"/>
              <w:color w:val="auto"/>
              <w:kern w:val="2"/>
              <w:lang w:val="es-EC"/>
              <w14:ligatures w14:val="standardContextual"/>
              <w:rPrChange w:id="346"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347" w:author="(Estudiante) Andres Marcelo Olmedo Coronel" w:date="2026-10-26T20:49:00Z" w16du:dateUtc="2026-10-27T01:49:00Z">
                <w:rPr/>
              </w:rPrChange>
            </w:rPr>
            <w:fldChar w:fldCharType="begin"/>
          </w:r>
          <w:r w:rsidRPr="004D4A21">
            <w:rPr>
              <w:lang w:val="es-EC"/>
              <w:rPrChange w:id="348" w:author="(Estudiante) Andres Marcelo Olmedo Coronel" w:date="2026-10-26T20:49:00Z" w16du:dateUtc="2026-10-27T01:49:00Z">
                <w:rPr/>
              </w:rPrChange>
            </w:rPr>
            <w:instrText>HYPERLINK \l "_Toc243938845"</w:instrText>
          </w:r>
          <w:r w:rsidRPr="004D4A21">
            <w:rPr>
              <w:lang w:val="es-EC"/>
              <w:rPrChange w:id="349" w:author="(Estudiante) Andres Marcelo Olmedo Coronel" w:date="2026-10-26T20:49:00Z" w16du:dateUtc="2026-10-27T01:49:00Z">
                <w:rPr/>
              </w:rPrChange>
            </w:rPr>
          </w:r>
          <w:r w:rsidRPr="004D4A21">
            <w:rPr>
              <w:lang w:val="es-EC"/>
              <w:rPrChange w:id="350" w:author="(Estudiante) Andres Marcelo Olmedo Coronel" w:date="2026-10-26T20:49:00Z" w16du:dateUtc="2026-10-27T01:49:00Z">
                <w:rPr/>
              </w:rPrChange>
            </w:rPr>
            <w:fldChar w:fldCharType="separate"/>
          </w:r>
          <w:r w:rsidRPr="004D4A21">
            <w:rPr>
              <w:rStyle w:val="Hipervnculo"/>
              <w:rFonts w:eastAsia="Arial"/>
              <w:lang w:val="es-EC"/>
              <w:rPrChange w:id="351" w:author="(Estudiante) Andres Marcelo Olmedo Coronel" w:date="2026-10-26T20:49:00Z" w16du:dateUtc="2026-10-27T01:49:00Z">
                <w:rPr>
                  <w:rStyle w:val="Hipervnculo"/>
                  <w:rFonts w:eastAsia="Arial"/>
                  <w:noProof/>
                </w:rPr>
              </w:rPrChange>
            </w:rPr>
            <w:t>6.2.</w:t>
          </w:r>
          <w:r w:rsidRPr="004D4A21">
            <w:rPr>
              <w:rStyle w:val="Hipervnculo"/>
              <w:lang w:val="es-EC"/>
              <w:rPrChange w:id="352" w:author="(Estudiante) Andres Marcelo Olmedo Coronel" w:date="2026-10-26T20:49:00Z" w16du:dateUtc="2026-10-27T01:49:00Z">
                <w:rPr>
                  <w:rStyle w:val="Hipervnculo"/>
                  <w:noProof/>
                </w:rPr>
              </w:rPrChange>
            </w:rPr>
            <w:t xml:space="preserve"> Fuentes de datos</w:t>
          </w:r>
          <w:r w:rsidRPr="004D4A21">
            <w:rPr>
              <w:webHidden/>
              <w:lang w:val="es-EC"/>
              <w:rPrChange w:id="353" w:author="(Estudiante) Andres Marcelo Olmedo Coronel" w:date="2026-10-26T20:49:00Z" w16du:dateUtc="2026-10-27T01:49:00Z">
                <w:rPr>
                  <w:noProof/>
                  <w:webHidden/>
                </w:rPr>
              </w:rPrChange>
            </w:rPr>
            <w:tab/>
          </w:r>
          <w:r w:rsidRPr="004D4A21">
            <w:rPr>
              <w:webHidden/>
              <w:lang w:val="es-EC"/>
              <w:rPrChange w:id="354" w:author="(Estudiante) Andres Marcelo Olmedo Coronel" w:date="2026-10-26T20:49:00Z" w16du:dateUtc="2026-10-27T01:49:00Z">
                <w:rPr>
                  <w:noProof/>
                  <w:webHidden/>
                </w:rPr>
              </w:rPrChange>
            </w:rPr>
            <w:fldChar w:fldCharType="begin"/>
          </w:r>
          <w:r w:rsidRPr="004D4A21">
            <w:rPr>
              <w:webHidden/>
              <w:lang w:val="es-EC"/>
              <w:rPrChange w:id="355" w:author="(Estudiante) Andres Marcelo Olmedo Coronel" w:date="2026-10-26T20:49:00Z" w16du:dateUtc="2026-10-27T01:49:00Z">
                <w:rPr>
                  <w:noProof/>
                  <w:webHidden/>
                </w:rPr>
              </w:rPrChange>
            </w:rPr>
            <w:instrText xml:space="preserve"> PAGEREF _Toc243938845 \h </w:instrText>
          </w:r>
          <w:r w:rsidRPr="004D4A21">
            <w:rPr>
              <w:webHidden/>
              <w:lang w:val="es-EC"/>
              <w:rPrChange w:id="356" w:author="(Estudiante) Andres Marcelo Olmedo Coronel" w:date="2026-10-26T20:49:00Z" w16du:dateUtc="2026-10-27T01:49:00Z">
                <w:rPr>
                  <w:noProof/>
                  <w:webHidden/>
                </w:rPr>
              </w:rPrChange>
            </w:rPr>
          </w:r>
          <w:r w:rsidRPr="004D4A21">
            <w:rPr>
              <w:webHidden/>
              <w:lang w:val="es-EC"/>
              <w:rPrChange w:id="357" w:author="(Estudiante) Andres Marcelo Olmedo Coronel" w:date="2026-10-26T20:49:00Z" w16du:dateUtc="2026-10-27T01:49:00Z">
                <w:rPr>
                  <w:noProof/>
                  <w:webHidden/>
                </w:rPr>
              </w:rPrChange>
            </w:rPr>
            <w:fldChar w:fldCharType="separate"/>
          </w:r>
          <w:r w:rsidRPr="004D4A21">
            <w:rPr>
              <w:webHidden/>
              <w:lang w:val="es-EC"/>
              <w:rPrChange w:id="358" w:author="(Estudiante) Andres Marcelo Olmedo Coronel" w:date="2026-10-26T20:49:00Z" w16du:dateUtc="2026-10-27T01:49:00Z">
                <w:rPr>
                  <w:noProof/>
                  <w:webHidden/>
                </w:rPr>
              </w:rPrChange>
            </w:rPr>
            <w:t>17</w:t>
          </w:r>
          <w:r w:rsidRPr="004D4A21">
            <w:rPr>
              <w:webHidden/>
              <w:lang w:val="es-EC"/>
              <w:rPrChange w:id="359" w:author="(Estudiante) Andres Marcelo Olmedo Coronel" w:date="2026-10-26T20:49:00Z" w16du:dateUtc="2026-10-27T01:49:00Z">
                <w:rPr>
                  <w:noProof/>
                  <w:webHidden/>
                </w:rPr>
              </w:rPrChange>
            </w:rPr>
            <w:fldChar w:fldCharType="end"/>
          </w:r>
          <w:r w:rsidRPr="004D4A21">
            <w:rPr>
              <w:lang w:val="es-EC"/>
              <w:rPrChange w:id="360" w:author="(Estudiante) Andres Marcelo Olmedo Coronel" w:date="2026-10-26T20:49:00Z" w16du:dateUtc="2026-10-27T01:49:00Z">
                <w:rPr/>
              </w:rPrChange>
            </w:rPr>
            <w:fldChar w:fldCharType="end"/>
          </w:r>
        </w:p>
        <w:p w14:paraId="1D0376BF" w14:textId="5F510664" w:rsidR="001D6706" w:rsidRPr="004D4A21" w:rsidRDefault="001D6706">
          <w:pPr>
            <w:pStyle w:val="TDC2"/>
            <w:rPr>
              <w:rFonts w:asciiTheme="minorHAnsi" w:eastAsiaTheme="minorEastAsia" w:hAnsiTheme="minorHAnsi" w:cstheme="minorBidi"/>
              <w:color w:val="auto"/>
              <w:kern w:val="2"/>
              <w:lang w:val="es-EC"/>
              <w14:ligatures w14:val="standardContextual"/>
              <w:rPrChange w:id="361"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362" w:author="(Estudiante) Andres Marcelo Olmedo Coronel" w:date="2026-10-26T20:49:00Z" w16du:dateUtc="2026-10-27T01:49:00Z">
                <w:rPr/>
              </w:rPrChange>
            </w:rPr>
            <w:fldChar w:fldCharType="begin"/>
          </w:r>
          <w:r w:rsidRPr="004D4A21">
            <w:rPr>
              <w:lang w:val="es-EC"/>
              <w:rPrChange w:id="363" w:author="(Estudiante) Andres Marcelo Olmedo Coronel" w:date="2026-10-26T20:49:00Z" w16du:dateUtc="2026-10-27T01:49:00Z">
                <w:rPr/>
              </w:rPrChange>
            </w:rPr>
            <w:instrText>HYPERLINK \l "_Toc243938846"</w:instrText>
          </w:r>
          <w:r w:rsidRPr="004D4A21">
            <w:rPr>
              <w:lang w:val="es-EC"/>
              <w:rPrChange w:id="364" w:author="(Estudiante) Andres Marcelo Olmedo Coronel" w:date="2026-10-26T20:49:00Z" w16du:dateUtc="2026-10-27T01:49:00Z">
                <w:rPr/>
              </w:rPrChange>
            </w:rPr>
          </w:r>
          <w:r w:rsidRPr="004D4A21">
            <w:rPr>
              <w:lang w:val="es-EC"/>
              <w:rPrChange w:id="365" w:author="(Estudiante) Andres Marcelo Olmedo Coronel" w:date="2026-10-26T20:49:00Z" w16du:dateUtc="2026-10-27T01:49:00Z">
                <w:rPr/>
              </w:rPrChange>
            </w:rPr>
            <w:fldChar w:fldCharType="separate"/>
          </w:r>
          <w:r w:rsidRPr="004D4A21">
            <w:rPr>
              <w:rStyle w:val="Hipervnculo"/>
              <w:rFonts w:eastAsia="Arial"/>
              <w:lang w:val="es-EC"/>
              <w:rPrChange w:id="366" w:author="(Estudiante) Andres Marcelo Olmedo Coronel" w:date="2026-10-26T20:49:00Z" w16du:dateUtc="2026-10-27T01:49:00Z">
                <w:rPr>
                  <w:rStyle w:val="Hipervnculo"/>
                  <w:rFonts w:eastAsia="Arial"/>
                  <w:noProof/>
                </w:rPr>
              </w:rPrChange>
            </w:rPr>
            <w:t>6.3.</w:t>
          </w:r>
          <w:r w:rsidRPr="004D4A21">
            <w:rPr>
              <w:rStyle w:val="Hipervnculo"/>
              <w:lang w:val="es-EC"/>
              <w:rPrChange w:id="367" w:author="(Estudiante) Andres Marcelo Olmedo Coronel" w:date="2026-10-26T20:49:00Z" w16du:dateUtc="2026-10-27T01:49:00Z">
                <w:rPr>
                  <w:rStyle w:val="Hipervnculo"/>
                  <w:noProof/>
                </w:rPr>
              </w:rPrChange>
            </w:rPr>
            <w:t xml:space="preserve"> Análisis de la entrevista al Área de Recuperación</w:t>
          </w:r>
          <w:r w:rsidRPr="004D4A21">
            <w:rPr>
              <w:webHidden/>
              <w:lang w:val="es-EC"/>
              <w:rPrChange w:id="368" w:author="(Estudiante) Andres Marcelo Olmedo Coronel" w:date="2026-10-26T20:49:00Z" w16du:dateUtc="2026-10-27T01:49:00Z">
                <w:rPr>
                  <w:noProof/>
                  <w:webHidden/>
                </w:rPr>
              </w:rPrChange>
            </w:rPr>
            <w:tab/>
          </w:r>
          <w:r w:rsidRPr="004D4A21">
            <w:rPr>
              <w:webHidden/>
              <w:lang w:val="es-EC"/>
              <w:rPrChange w:id="369" w:author="(Estudiante) Andres Marcelo Olmedo Coronel" w:date="2026-10-26T20:49:00Z" w16du:dateUtc="2026-10-27T01:49:00Z">
                <w:rPr>
                  <w:noProof/>
                  <w:webHidden/>
                </w:rPr>
              </w:rPrChange>
            </w:rPr>
            <w:fldChar w:fldCharType="begin"/>
          </w:r>
          <w:r w:rsidRPr="004D4A21">
            <w:rPr>
              <w:webHidden/>
              <w:lang w:val="es-EC"/>
              <w:rPrChange w:id="370" w:author="(Estudiante) Andres Marcelo Olmedo Coronel" w:date="2026-10-26T20:49:00Z" w16du:dateUtc="2026-10-27T01:49:00Z">
                <w:rPr>
                  <w:noProof/>
                  <w:webHidden/>
                </w:rPr>
              </w:rPrChange>
            </w:rPr>
            <w:instrText xml:space="preserve"> PAGEREF _Toc243938846 \h </w:instrText>
          </w:r>
          <w:r w:rsidRPr="004D4A21">
            <w:rPr>
              <w:webHidden/>
              <w:lang w:val="es-EC"/>
              <w:rPrChange w:id="371" w:author="(Estudiante) Andres Marcelo Olmedo Coronel" w:date="2026-10-26T20:49:00Z" w16du:dateUtc="2026-10-27T01:49:00Z">
                <w:rPr>
                  <w:noProof/>
                  <w:webHidden/>
                </w:rPr>
              </w:rPrChange>
            </w:rPr>
          </w:r>
          <w:r w:rsidRPr="004D4A21">
            <w:rPr>
              <w:webHidden/>
              <w:lang w:val="es-EC"/>
              <w:rPrChange w:id="372" w:author="(Estudiante) Andres Marcelo Olmedo Coronel" w:date="2026-10-26T20:49:00Z" w16du:dateUtc="2026-10-27T01:49:00Z">
                <w:rPr>
                  <w:noProof/>
                  <w:webHidden/>
                </w:rPr>
              </w:rPrChange>
            </w:rPr>
            <w:fldChar w:fldCharType="separate"/>
          </w:r>
          <w:r w:rsidRPr="004D4A21">
            <w:rPr>
              <w:webHidden/>
              <w:lang w:val="es-EC"/>
              <w:rPrChange w:id="373" w:author="(Estudiante) Andres Marcelo Olmedo Coronel" w:date="2026-10-26T20:49:00Z" w16du:dateUtc="2026-10-27T01:49:00Z">
                <w:rPr>
                  <w:noProof/>
                  <w:webHidden/>
                </w:rPr>
              </w:rPrChange>
            </w:rPr>
            <w:t>17</w:t>
          </w:r>
          <w:r w:rsidRPr="004D4A21">
            <w:rPr>
              <w:webHidden/>
              <w:lang w:val="es-EC"/>
              <w:rPrChange w:id="374" w:author="(Estudiante) Andres Marcelo Olmedo Coronel" w:date="2026-10-26T20:49:00Z" w16du:dateUtc="2026-10-27T01:49:00Z">
                <w:rPr>
                  <w:noProof/>
                  <w:webHidden/>
                </w:rPr>
              </w:rPrChange>
            </w:rPr>
            <w:fldChar w:fldCharType="end"/>
          </w:r>
          <w:r w:rsidRPr="004D4A21">
            <w:rPr>
              <w:lang w:val="es-EC"/>
              <w:rPrChange w:id="375" w:author="(Estudiante) Andres Marcelo Olmedo Coronel" w:date="2026-10-26T20:49:00Z" w16du:dateUtc="2026-10-27T01:49:00Z">
                <w:rPr/>
              </w:rPrChange>
            </w:rPr>
            <w:fldChar w:fldCharType="end"/>
          </w:r>
        </w:p>
        <w:p w14:paraId="28EF33F0" w14:textId="3B8EEE4C" w:rsidR="001D6706" w:rsidRPr="004D4A21" w:rsidRDefault="001D6706">
          <w:pPr>
            <w:pStyle w:val="TDC1"/>
            <w:rPr>
              <w:rFonts w:asciiTheme="minorHAnsi" w:eastAsiaTheme="minorEastAsia" w:hAnsiTheme="minorHAnsi" w:cstheme="minorBidi"/>
              <w:color w:val="auto"/>
              <w:kern w:val="2"/>
              <w:lang w:val="es-EC"/>
              <w14:ligatures w14:val="standardContextual"/>
              <w:rPrChange w:id="376"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377" w:author="(Estudiante) Andres Marcelo Olmedo Coronel" w:date="2026-10-26T20:49:00Z" w16du:dateUtc="2026-10-27T01:49:00Z">
                <w:rPr/>
              </w:rPrChange>
            </w:rPr>
            <w:fldChar w:fldCharType="begin"/>
          </w:r>
          <w:r w:rsidRPr="004D4A21">
            <w:rPr>
              <w:lang w:val="es-EC"/>
              <w:rPrChange w:id="378" w:author="(Estudiante) Andres Marcelo Olmedo Coronel" w:date="2026-10-26T20:49:00Z" w16du:dateUtc="2026-10-27T01:49:00Z">
                <w:rPr/>
              </w:rPrChange>
            </w:rPr>
            <w:instrText>HYPERLINK \l "_Toc243938847"</w:instrText>
          </w:r>
          <w:r w:rsidRPr="004D4A21">
            <w:rPr>
              <w:lang w:val="es-EC"/>
              <w:rPrChange w:id="379" w:author="(Estudiante) Andres Marcelo Olmedo Coronel" w:date="2026-10-26T20:49:00Z" w16du:dateUtc="2026-10-27T01:49:00Z">
                <w:rPr/>
              </w:rPrChange>
            </w:rPr>
          </w:r>
          <w:r w:rsidRPr="004D4A21">
            <w:rPr>
              <w:lang w:val="es-EC"/>
              <w:rPrChange w:id="380" w:author="(Estudiante) Andres Marcelo Olmedo Coronel" w:date="2026-10-26T20:49:00Z" w16du:dateUtc="2026-10-27T01:49:00Z">
                <w:rPr/>
              </w:rPrChange>
            </w:rPr>
            <w:fldChar w:fldCharType="separate"/>
          </w:r>
          <w:r w:rsidRPr="004D4A21">
            <w:rPr>
              <w:rStyle w:val="Hipervnculo"/>
              <w:rFonts w:eastAsia="Arial"/>
              <w:lang w:val="es-EC"/>
              <w:rPrChange w:id="381" w:author="(Estudiante) Andres Marcelo Olmedo Coronel" w:date="2026-10-26T20:49:00Z" w16du:dateUtc="2026-10-27T01:49:00Z">
                <w:rPr>
                  <w:rStyle w:val="Hipervnculo"/>
                  <w:rFonts w:eastAsia="Arial"/>
                  <w:noProof/>
                </w:rPr>
              </w:rPrChange>
            </w:rPr>
            <w:t>7.</w:t>
          </w:r>
          <w:r w:rsidRPr="004D4A21">
            <w:rPr>
              <w:rFonts w:asciiTheme="minorHAnsi" w:eastAsiaTheme="minorEastAsia" w:hAnsiTheme="minorHAnsi" w:cstheme="minorBidi"/>
              <w:color w:val="auto"/>
              <w:kern w:val="2"/>
              <w:lang w:val="es-EC"/>
              <w14:ligatures w14:val="standardContextual"/>
              <w:rPrChange w:id="382"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383" w:author="(Estudiante) Andres Marcelo Olmedo Coronel" w:date="2026-10-26T20:49:00Z" w16du:dateUtc="2026-10-27T01:49:00Z">
                <w:rPr>
                  <w:rStyle w:val="Hipervnculo"/>
                  <w:noProof/>
                </w:rPr>
              </w:rPrChange>
            </w:rPr>
            <w:t>Desarrollo del proyecto</w:t>
          </w:r>
          <w:r w:rsidRPr="004D4A21">
            <w:rPr>
              <w:webHidden/>
              <w:lang w:val="es-EC"/>
              <w:rPrChange w:id="384" w:author="(Estudiante) Andres Marcelo Olmedo Coronel" w:date="2026-10-26T20:49:00Z" w16du:dateUtc="2026-10-27T01:49:00Z">
                <w:rPr>
                  <w:noProof/>
                  <w:webHidden/>
                </w:rPr>
              </w:rPrChange>
            </w:rPr>
            <w:tab/>
          </w:r>
          <w:r w:rsidRPr="004D4A21">
            <w:rPr>
              <w:webHidden/>
              <w:lang w:val="es-EC"/>
              <w:rPrChange w:id="385" w:author="(Estudiante) Andres Marcelo Olmedo Coronel" w:date="2026-10-26T20:49:00Z" w16du:dateUtc="2026-10-27T01:49:00Z">
                <w:rPr>
                  <w:noProof/>
                  <w:webHidden/>
                </w:rPr>
              </w:rPrChange>
            </w:rPr>
            <w:fldChar w:fldCharType="begin"/>
          </w:r>
          <w:r w:rsidRPr="004D4A21">
            <w:rPr>
              <w:webHidden/>
              <w:lang w:val="es-EC"/>
              <w:rPrChange w:id="386" w:author="(Estudiante) Andres Marcelo Olmedo Coronel" w:date="2026-10-26T20:49:00Z" w16du:dateUtc="2026-10-27T01:49:00Z">
                <w:rPr>
                  <w:noProof/>
                  <w:webHidden/>
                </w:rPr>
              </w:rPrChange>
            </w:rPr>
            <w:instrText xml:space="preserve"> PAGEREF _Toc243938847 \h </w:instrText>
          </w:r>
          <w:r w:rsidRPr="004D4A21">
            <w:rPr>
              <w:webHidden/>
              <w:lang w:val="es-EC"/>
              <w:rPrChange w:id="387" w:author="(Estudiante) Andres Marcelo Olmedo Coronel" w:date="2026-10-26T20:49:00Z" w16du:dateUtc="2026-10-27T01:49:00Z">
                <w:rPr>
                  <w:noProof/>
                  <w:webHidden/>
                </w:rPr>
              </w:rPrChange>
            </w:rPr>
          </w:r>
          <w:r w:rsidRPr="004D4A21">
            <w:rPr>
              <w:webHidden/>
              <w:lang w:val="es-EC"/>
              <w:rPrChange w:id="388" w:author="(Estudiante) Andres Marcelo Olmedo Coronel" w:date="2026-10-26T20:49:00Z" w16du:dateUtc="2026-10-27T01:49:00Z">
                <w:rPr>
                  <w:noProof/>
                  <w:webHidden/>
                </w:rPr>
              </w:rPrChange>
            </w:rPr>
            <w:fldChar w:fldCharType="separate"/>
          </w:r>
          <w:r w:rsidRPr="004D4A21">
            <w:rPr>
              <w:webHidden/>
              <w:lang w:val="es-EC"/>
              <w:rPrChange w:id="389" w:author="(Estudiante) Andres Marcelo Olmedo Coronel" w:date="2026-10-26T20:49:00Z" w16du:dateUtc="2026-10-27T01:49:00Z">
                <w:rPr>
                  <w:noProof/>
                  <w:webHidden/>
                </w:rPr>
              </w:rPrChange>
            </w:rPr>
            <w:t>17</w:t>
          </w:r>
          <w:r w:rsidRPr="004D4A21">
            <w:rPr>
              <w:webHidden/>
              <w:lang w:val="es-EC"/>
              <w:rPrChange w:id="390" w:author="(Estudiante) Andres Marcelo Olmedo Coronel" w:date="2026-10-26T20:49:00Z" w16du:dateUtc="2026-10-27T01:49:00Z">
                <w:rPr>
                  <w:noProof/>
                  <w:webHidden/>
                </w:rPr>
              </w:rPrChange>
            </w:rPr>
            <w:fldChar w:fldCharType="end"/>
          </w:r>
          <w:r w:rsidRPr="004D4A21">
            <w:rPr>
              <w:lang w:val="es-EC"/>
              <w:rPrChange w:id="391" w:author="(Estudiante) Andres Marcelo Olmedo Coronel" w:date="2026-10-26T20:49:00Z" w16du:dateUtc="2026-10-27T01:49:00Z">
                <w:rPr/>
              </w:rPrChange>
            </w:rPr>
            <w:fldChar w:fldCharType="end"/>
          </w:r>
        </w:p>
        <w:p w14:paraId="7BA83AA7" w14:textId="668A38B7" w:rsidR="001D6706" w:rsidRPr="004D4A21" w:rsidRDefault="001D6706">
          <w:pPr>
            <w:pStyle w:val="TDC2"/>
            <w:rPr>
              <w:rFonts w:asciiTheme="minorHAnsi" w:eastAsiaTheme="minorEastAsia" w:hAnsiTheme="minorHAnsi" w:cstheme="minorBidi"/>
              <w:color w:val="auto"/>
              <w:kern w:val="2"/>
              <w:lang w:val="es-EC"/>
              <w14:ligatures w14:val="standardContextual"/>
              <w:rPrChange w:id="392"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393" w:author="(Estudiante) Andres Marcelo Olmedo Coronel" w:date="2026-10-26T20:49:00Z" w16du:dateUtc="2026-10-27T01:49:00Z">
                <w:rPr/>
              </w:rPrChange>
            </w:rPr>
            <w:fldChar w:fldCharType="begin"/>
          </w:r>
          <w:r w:rsidRPr="004D4A21">
            <w:rPr>
              <w:lang w:val="es-EC"/>
              <w:rPrChange w:id="394" w:author="(Estudiante) Andres Marcelo Olmedo Coronel" w:date="2026-10-26T20:49:00Z" w16du:dateUtc="2026-10-27T01:49:00Z">
                <w:rPr/>
              </w:rPrChange>
            </w:rPr>
            <w:instrText>HYPERLINK \l "_Toc243938848"</w:instrText>
          </w:r>
          <w:r w:rsidRPr="004D4A21">
            <w:rPr>
              <w:lang w:val="es-EC"/>
              <w:rPrChange w:id="395" w:author="(Estudiante) Andres Marcelo Olmedo Coronel" w:date="2026-10-26T20:49:00Z" w16du:dateUtc="2026-10-27T01:49:00Z">
                <w:rPr/>
              </w:rPrChange>
            </w:rPr>
          </w:r>
          <w:r w:rsidRPr="004D4A21">
            <w:rPr>
              <w:lang w:val="es-EC"/>
              <w:rPrChange w:id="396" w:author="(Estudiante) Andres Marcelo Olmedo Coronel" w:date="2026-10-26T20:49:00Z" w16du:dateUtc="2026-10-27T01:49:00Z">
                <w:rPr/>
              </w:rPrChange>
            </w:rPr>
            <w:fldChar w:fldCharType="separate"/>
          </w:r>
          <w:r w:rsidRPr="004D4A21">
            <w:rPr>
              <w:rStyle w:val="Hipervnculo"/>
              <w:rFonts w:eastAsia="Arial"/>
              <w:lang w:val="es-EC"/>
              <w:rPrChange w:id="397" w:author="(Estudiante) Andres Marcelo Olmedo Coronel" w:date="2026-10-26T20:49:00Z" w16du:dateUtc="2026-10-27T01:49:00Z">
                <w:rPr>
                  <w:rStyle w:val="Hipervnculo"/>
                  <w:rFonts w:eastAsia="Arial"/>
                  <w:noProof/>
                </w:rPr>
              </w:rPrChange>
            </w:rPr>
            <w:t>7.1.</w:t>
          </w:r>
          <w:r w:rsidRPr="004D4A21">
            <w:rPr>
              <w:rStyle w:val="Hipervnculo"/>
              <w:lang w:val="es-EC"/>
              <w:rPrChange w:id="398" w:author="(Estudiante) Andres Marcelo Olmedo Coronel" w:date="2026-10-26T20:49:00Z" w16du:dateUtc="2026-10-27T01:49:00Z">
                <w:rPr>
                  <w:rStyle w:val="Hipervnculo"/>
                  <w:noProof/>
                </w:rPr>
              </w:rPrChange>
            </w:rPr>
            <w:t xml:space="preserve"> Diseño de la solución</w:t>
          </w:r>
          <w:r w:rsidRPr="004D4A21">
            <w:rPr>
              <w:webHidden/>
              <w:lang w:val="es-EC"/>
              <w:rPrChange w:id="399" w:author="(Estudiante) Andres Marcelo Olmedo Coronel" w:date="2026-10-26T20:49:00Z" w16du:dateUtc="2026-10-27T01:49:00Z">
                <w:rPr>
                  <w:noProof/>
                  <w:webHidden/>
                </w:rPr>
              </w:rPrChange>
            </w:rPr>
            <w:tab/>
          </w:r>
          <w:r w:rsidRPr="004D4A21">
            <w:rPr>
              <w:webHidden/>
              <w:lang w:val="es-EC"/>
              <w:rPrChange w:id="400" w:author="(Estudiante) Andres Marcelo Olmedo Coronel" w:date="2026-10-26T20:49:00Z" w16du:dateUtc="2026-10-27T01:49:00Z">
                <w:rPr>
                  <w:noProof/>
                  <w:webHidden/>
                </w:rPr>
              </w:rPrChange>
            </w:rPr>
            <w:fldChar w:fldCharType="begin"/>
          </w:r>
          <w:r w:rsidRPr="004D4A21">
            <w:rPr>
              <w:webHidden/>
              <w:lang w:val="es-EC"/>
              <w:rPrChange w:id="401" w:author="(Estudiante) Andres Marcelo Olmedo Coronel" w:date="2026-10-26T20:49:00Z" w16du:dateUtc="2026-10-27T01:49:00Z">
                <w:rPr>
                  <w:noProof/>
                  <w:webHidden/>
                </w:rPr>
              </w:rPrChange>
            </w:rPr>
            <w:instrText xml:space="preserve"> PAGEREF _Toc243938848 \h </w:instrText>
          </w:r>
          <w:r w:rsidRPr="004D4A21">
            <w:rPr>
              <w:webHidden/>
              <w:lang w:val="es-EC"/>
              <w:rPrChange w:id="402" w:author="(Estudiante) Andres Marcelo Olmedo Coronel" w:date="2026-10-26T20:49:00Z" w16du:dateUtc="2026-10-27T01:49:00Z">
                <w:rPr>
                  <w:noProof/>
                  <w:webHidden/>
                </w:rPr>
              </w:rPrChange>
            </w:rPr>
          </w:r>
          <w:r w:rsidRPr="004D4A21">
            <w:rPr>
              <w:webHidden/>
              <w:lang w:val="es-EC"/>
              <w:rPrChange w:id="403" w:author="(Estudiante) Andres Marcelo Olmedo Coronel" w:date="2026-10-26T20:49:00Z" w16du:dateUtc="2026-10-27T01:49:00Z">
                <w:rPr>
                  <w:noProof/>
                  <w:webHidden/>
                </w:rPr>
              </w:rPrChange>
            </w:rPr>
            <w:fldChar w:fldCharType="separate"/>
          </w:r>
          <w:r w:rsidRPr="004D4A21">
            <w:rPr>
              <w:webHidden/>
              <w:lang w:val="es-EC"/>
              <w:rPrChange w:id="404" w:author="(Estudiante) Andres Marcelo Olmedo Coronel" w:date="2026-10-26T20:49:00Z" w16du:dateUtc="2026-10-27T01:49:00Z">
                <w:rPr>
                  <w:noProof/>
                  <w:webHidden/>
                </w:rPr>
              </w:rPrChange>
            </w:rPr>
            <w:t>18</w:t>
          </w:r>
          <w:r w:rsidRPr="004D4A21">
            <w:rPr>
              <w:webHidden/>
              <w:lang w:val="es-EC"/>
              <w:rPrChange w:id="405" w:author="(Estudiante) Andres Marcelo Olmedo Coronel" w:date="2026-10-26T20:49:00Z" w16du:dateUtc="2026-10-27T01:49:00Z">
                <w:rPr>
                  <w:noProof/>
                  <w:webHidden/>
                </w:rPr>
              </w:rPrChange>
            </w:rPr>
            <w:fldChar w:fldCharType="end"/>
          </w:r>
          <w:r w:rsidRPr="004D4A21">
            <w:rPr>
              <w:lang w:val="es-EC"/>
              <w:rPrChange w:id="406" w:author="(Estudiante) Andres Marcelo Olmedo Coronel" w:date="2026-10-26T20:49:00Z" w16du:dateUtc="2026-10-27T01:49:00Z">
                <w:rPr/>
              </w:rPrChange>
            </w:rPr>
            <w:fldChar w:fldCharType="end"/>
          </w:r>
        </w:p>
        <w:p w14:paraId="7FDF08E8" w14:textId="4C101E06" w:rsidR="001D6706" w:rsidRPr="004D4A21" w:rsidRDefault="001D6706">
          <w:pPr>
            <w:pStyle w:val="TDC2"/>
            <w:rPr>
              <w:rFonts w:asciiTheme="minorHAnsi" w:eastAsiaTheme="minorEastAsia" w:hAnsiTheme="minorHAnsi" w:cstheme="minorBidi"/>
              <w:color w:val="auto"/>
              <w:kern w:val="2"/>
              <w:lang w:val="es-EC"/>
              <w14:ligatures w14:val="standardContextual"/>
              <w:rPrChange w:id="407"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408" w:author="(Estudiante) Andres Marcelo Olmedo Coronel" w:date="2026-10-26T20:49:00Z" w16du:dateUtc="2026-10-27T01:49:00Z">
                <w:rPr/>
              </w:rPrChange>
            </w:rPr>
            <w:fldChar w:fldCharType="begin"/>
          </w:r>
          <w:r w:rsidRPr="004D4A21">
            <w:rPr>
              <w:lang w:val="es-EC"/>
              <w:rPrChange w:id="409" w:author="(Estudiante) Andres Marcelo Olmedo Coronel" w:date="2026-10-26T20:49:00Z" w16du:dateUtc="2026-10-27T01:49:00Z">
                <w:rPr/>
              </w:rPrChange>
            </w:rPr>
            <w:instrText>HYPERLINK \l "_Toc243938849"</w:instrText>
          </w:r>
          <w:r w:rsidRPr="004D4A21">
            <w:rPr>
              <w:lang w:val="es-EC"/>
              <w:rPrChange w:id="410" w:author="(Estudiante) Andres Marcelo Olmedo Coronel" w:date="2026-10-26T20:49:00Z" w16du:dateUtc="2026-10-27T01:49:00Z">
                <w:rPr/>
              </w:rPrChange>
            </w:rPr>
          </w:r>
          <w:r w:rsidRPr="004D4A21">
            <w:rPr>
              <w:lang w:val="es-EC"/>
              <w:rPrChange w:id="411" w:author="(Estudiante) Andres Marcelo Olmedo Coronel" w:date="2026-10-26T20:49:00Z" w16du:dateUtc="2026-10-27T01:49:00Z">
                <w:rPr/>
              </w:rPrChange>
            </w:rPr>
            <w:fldChar w:fldCharType="separate"/>
          </w:r>
          <w:r w:rsidRPr="004D4A21">
            <w:rPr>
              <w:rStyle w:val="Hipervnculo"/>
              <w:rFonts w:eastAsia="Arial"/>
              <w:lang w:val="es-EC"/>
              <w:rPrChange w:id="412" w:author="(Estudiante) Andres Marcelo Olmedo Coronel" w:date="2026-10-26T20:49:00Z" w16du:dateUtc="2026-10-27T01:49:00Z">
                <w:rPr>
                  <w:rStyle w:val="Hipervnculo"/>
                  <w:rFonts w:eastAsia="Arial"/>
                  <w:noProof/>
                </w:rPr>
              </w:rPrChange>
            </w:rPr>
            <w:t>7.2.</w:t>
          </w:r>
          <w:r w:rsidRPr="004D4A21">
            <w:rPr>
              <w:rStyle w:val="Hipervnculo"/>
              <w:lang w:val="es-EC"/>
              <w:rPrChange w:id="413" w:author="(Estudiante) Andres Marcelo Olmedo Coronel" w:date="2026-10-26T20:49:00Z" w16du:dateUtc="2026-10-27T01:49:00Z">
                <w:rPr>
                  <w:rStyle w:val="Hipervnculo"/>
                  <w:noProof/>
                </w:rPr>
              </w:rPrChange>
            </w:rPr>
            <w:t xml:space="preserve"> Desarrollo de la solución</w:t>
          </w:r>
          <w:r w:rsidRPr="004D4A21">
            <w:rPr>
              <w:webHidden/>
              <w:lang w:val="es-EC"/>
              <w:rPrChange w:id="414" w:author="(Estudiante) Andres Marcelo Olmedo Coronel" w:date="2026-10-26T20:49:00Z" w16du:dateUtc="2026-10-27T01:49:00Z">
                <w:rPr>
                  <w:noProof/>
                  <w:webHidden/>
                </w:rPr>
              </w:rPrChange>
            </w:rPr>
            <w:tab/>
          </w:r>
          <w:r w:rsidRPr="004D4A21">
            <w:rPr>
              <w:webHidden/>
              <w:lang w:val="es-EC"/>
              <w:rPrChange w:id="415" w:author="(Estudiante) Andres Marcelo Olmedo Coronel" w:date="2026-10-26T20:49:00Z" w16du:dateUtc="2026-10-27T01:49:00Z">
                <w:rPr>
                  <w:noProof/>
                  <w:webHidden/>
                </w:rPr>
              </w:rPrChange>
            </w:rPr>
            <w:fldChar w:fldCharType="begin"/>
          </w:r>
          <w:r w:rsidRPr="004D4A21">
            <w:rPr>
              <w:webHidden/>
              <w:lang w:val="es-EC"/>
              <w:rPrChange w:id="416" w:author="(Estudiante) Andres Marcelo Olmedo Coronel" w:date="2026-10-26T20:49:00Z" w16du:dateUtc="2026-10-27T01:49:00Z">
                <w:rPr>
                  <w:noProof/>
                  <w:webHidden/>
                </w:rPr>
              </w:rPrChange>
            </w:rPr>
            <w:instrText xml:space="preserve"> PAGEREF _Toc243938849 \h </w:instrText>
          </w:r>
          <w:r w:rsidRPr="004D4A21">
            <w:rPr>
              <w:webHidden/>
              <w:lang w:val="es-EC"/>
              <w:rPrChange w:id="417" w:author="(Estudiante) Andres Marcelo Olmedo Coronel" w:date="2026-10-26T20:49:00Z" w16du:dateUtc="2026-10-27T01:49:00Z">
                <w:rPr>
                  <w:noProof/>
                  <w:webHidden/>
                </w:rPr>
              </w:rPrChange>
            </w:rPr>
          </w:r>
          <w:r w:rsidRPr="004D4A21">
            <w:rPr>
              <w:webHidden/>
              <w:lang w:val="es-EC"/>
              <w:rPrChange w:id="418" w:author="(Estudiante) Andres Marcelo Olmedo Coronel" w:date="2026-10-26T20:49:00Z" w16du:dateUtc="2026-10-27T01:49:00Z">
                <w:rPr>
                  <w:noProof/>
                  <w:webHidden/>
                </w:rPr>
              </w:rPrChange>
            </w:rPr>
            <w:fldChar w:fldCharType="separate"/>
          </w:r>
          <w:r w:rsidRPr="004D4A21">
            <w:rPr>
              <w:webHidden/>
              <w:lang w:val="es-EC"/>
              <w:rPrChange w:id="419" w:author="(Estudiante) Andres Marcelo Olmedo Coronel" w:date="2026-10-26T20:49:00Z" w16du:dateUtc="2026-10-27T01:49:00Z">
                <w:rPr>
                  <w:noProof/>
                  <w:webHidden/>
                </w:rPr>
              </w:rPrChange>
            </w:rPr>
            <w:t>20</w:t>
          </w:r>
          <w:r w:rsidRPr="004D4A21">
            <w:rPr>
              <w:webHidden/>
              <w:lang w:val="es-EC"/>
              <w:rPrChange w:id="420" w:author="(Estudiante) Andres Marcelo Olmedo Coronel" w:date="2026-10-26T20:49:00Z" w16du:dateUtc="2026-10-27T01:49:00Z">
                <w:rPr>
                  <w:noProof/>
                  <w:webHidden/>
                </w:rPr>
              </w:rPrChange>
            </w:rPr>
            <w:fldChar w:fldCharType="end"/>
          </w:r>
          <w:r w:rsidRPr="004D4A21">
            <w:rPr>
              <w:lang w:val="es-EC"/>
              <w:rPrChange w:id="421" w:author="(Estudiante) Andres Marcelo Olmedo Coronel" w:date="2026-10-26T20:49:00Z" w16du:dateUtc="2026-10-27T01:49:00Z">
                <w:rPr/>
              </w:rPrChange>
            </w:rPr>
            <w:fldChar w:fldCharType="end"/>
          </w:r>
        </w:p>
        <w:p w14:paraId="2A65B062" w14:textId="7D8A3AC2" w:rsidR="001D6706" w:rsidRPr="004D4A21" w:rsidRDefault="001D6706">
          <w:pPr>
            <w:pStyle w:val="TDC2"/>
            <w:rPr>
              <w:rFonts w:asciiTheme="minorHAnsi" w:eastAsiaTheme="minorEastAsia" w:hAnsiTheme="minorHAnsi" w:cstheme="minorBidi"/>
              <w:color w:val="auto"/>
              <w:kern w:val="2"/>
              <w:lang w:val="es-EC"/>
              <w14:ligatures w14:val="standardContextual"/>
              <w:rPrChange w:id="422"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423" w:author="(Estudiante) Andres Marcelo Olmedo Coronel" w:date="2026-10-26T20:49:00Z" w16du:dateUtc="2026-10-27T01:49:00Z">
                <w:rPr/>
              </w:rPrChange>
            </w:rPr>
            <w:fldChar w:fldCharType="begin"/>
          </w:r>
          <w:r w:rsidRPr="004D4A21">
            <w:rPr>
              <w:lang w:val="es-EC"/>
              <w:rPrChange w:id="424" w:author="(Estudiante) Andres Marcelo Olmedo Coronel" w:date="2026-10-26T20:49:00Z" w16du:dateUtc="2026-10-27T01:49:00Z">
                <w:rPr/>
              </w:rPrChange>
            </w:rPr>
            <w:instrText>HYPERLINK \l "_Toc243938850"</w:instrText>
          </w:r>
          <w:r w:rsidRPr="004D4A21">
            <w:rPr>
              <w:lang w:val="es-EC"/>
              <w:rPrChange w:id="425" w:author="(Estudiante) Andres Marcelo Olmedo Coronel" w:date="2026-10-26T20:49:00Z" w16du:dateUtc="2026-10-27T01:49:00Z">
                <w:rPr/>
              </w:rPrChange>
            </w:rPr>
          </w:r>
          <w:r w:rsidRPr="004D4A21">
            <w:rPr>
              <w:lang w:val="es-EC"/>
              <w:rPrChange w:id="426" w:author="(Estudiante) Andres Marcelo Olmedo Coronel" w:date="2026-10-26T20:49:00Z" w16du:dateUtc="2026-10-27T01:49:00Z">
                <w:rPr/>
              </w:rPrChange>
            </w:rPr>
            <w:fldChar w:fldCharType="separate"/>
          </w:r>
          <w:r w:rsidRPr="004D4A21">
            <w:rPr>
              <w:rStyle w:val="Hipervnculo"/>
              <w:rFonts w:eastAsia="Arial"/>
              <w:lang w:val="es-EC"/>
              <w:rPrChange w:id="427" w:author="(Estudiante) Andres Marcelo Olmedo Coronel" w:date="2026-10-26T20:49:00Z" w16du:dateUtc="2026-10-27T01:49:00Z">
                <w:rPr>
                  <w:rStyle w:val="Hipervnculo"/>
                  <w:rFonts w:eastAsia="Arial"/>
                  <w:noProof/>
                </w:rPr>
              </w:rPrChange>
            </w:rPr>
            <w:t>7.3.</w:t>
          </w:r>
          <w:r w:rsidRPr="004D4A21">
            <w:rPr>
              <w:rStyle w:val="Hipervnculo"/>
              <w:lang w:val="es-EC"/>
              <w:rPrChange w:id="428" w:author="(Estudiante) Andres Marcelo Olmedo Coronel" w:date="2026-10-26T20:49:00Z" w16du:dateUtc="2026-10-27T01:49:00Z">
                <w:rPr>
                  <w:rStyle w:val="Hipervnculo"/>
                  <w:noProof/>
                </w:rPr>
              </w:rPrChange>
            </w:rPr>
            <w:t xml:space="preserve"> Resultados y discusión</w:t>
          </w:r>
          <w:r w:rsidRPr="004D4A21">
            <w:rPr>
              <w:webHidden/>
              <w:lang w:val="es-EC"/>
              <w:rPrChange w:id="429" w:author="(Estudiante) Andres Marcelo Olmedo Coronel" w:date="2026-10-26T20:49:00Z" w16du:dateUtc="2026-10-27T01:49:00Z">
                <w:rPr>
                  <w:noProof/>
                  <w:webHidden/>
                </w:rPr>
              </w:rPrChange>
            </w:rPr>
            <w:tab/>
          </w:r>
          <w:r w:rsidRPr="004D4A21">
            <w:rPr>
              <w:webHidden/>
              <w:lang w:val="es-EC"/>
              <w:rPrChange w:id="430" w:author="(Estudiante) Andres Marcelo Olmedo Coronel" w:date="2026-10-26T20:49:00Z" w16du:dateUtc="2026-10-27T01:49:00Z">
                <w:rPr>
                  <w:noProof/>
                  <w:webHidden/>
                </w:rPr>
              </w:rPrChange>
            </w:rPr>
            <w:fldChar w:fldCharType="begin"/>
          </w:r>
          <w:r w:rsidRPr="004D4A21">
            <w:rPr>
              <w:webHidden/>
              <w:lang w:val="es-EC"/>
              <w:rPrChange w:id="431" w:author="(Estudiante) Andres Marcelo Olmedo Coronel" w:date="2026-10-26T20:49:00Z" w16du:dateUtc="2026-10-27T01:49:00Z">
                <w:rPr>
                  <w:noProof/>
                  <w:webHidden/>
                </w:rPr>
              </w:rPrChange>
            </w:rPr>
            <w:instrText xml:space="preserve"> PAGEREF _Toc243938850 \h </w:instrText>
          </w:r>
          <w:r w:rsidRPr="004D4A21">
            <w:rPr>
              <w:webHidden/>
              <w:lang w:val="es-EC"/>
              <w:rPrChange w:id="432" w:author="(Estudiante) Andres Marcelo Olmedo Coronel" w:date="2026-10-26T20:49:00Z" w16du:dateUtc="2026-10-27T01:49:00Z">
                <w:rPr>
                  <w:noProof/>
                  <w:webHidden/>
                </w:rPr>
              </w:rPrChange>
            </w:rPr>
          </w:r>
          <w:r w:rsidRPr="004D4A21">
            <w:rPr>
              <w:webHidden/>
              <w:lang w:val="es-EC"/>
              <w:rPrChange w:id="433" w:author="(Estudiante) Andres Marcelo Olmedo Coronel" w:date="2026-10-26T20:49:00Z" w16du:dateUtc="2026-10-27T01:49:00Z">
                <w:rPr>
                  <w:noProof/>
                  <w:webHidden/>
                </w:rPr>
              </w:rPrChange>
            </w:rPr>
            <w:fldChar w:fldCharType="separate"/>
          </w:r>
          <w:r w:rsidRPr="004D4A21">
            <w:rPr>
              <w:webHidden/>
              <w:lang w:val="es-EC"/>
              <w:rPrChange w:id="434" w:author="(Estudiante) Andres Marcelo Olmedo Coronel" w:date="2026-10-26T20:49:00Z" w16du:dateUtc="2026-10-27T01:49:00Z">
                <w:rPr>
                  <w:noProof/>
                  <w:webHidden/>
                </w:rPr>
              </w:rPrChange>
            </w:rPr>
            <w:t>27</w:t>
          </w:r>
          <w:r w:rsidRPr="004D4A21">
            <w:rPr>
              <w:webHidden/>
              <w:lang w:val="es-EC"/>
              <w:rPrChange w:id="435" w:author="(Estudiante) Andres Marcelo Olmedo Coronel" w:date="2026-10-26T20:49:00Z" w16du:dateUtc="2026-10-27T01:49:00Z">
                <w:rPr>
                  <w:noProof/>
                  <w:webHidden/>
                </w:rPr>
              </w:rPrChange>
            </w:rPr>
            <w:fldChar w:fldCharType="end"/>
          </w:r>
          <w:r w:rsidRPr="004D4A21">
            <w:rPr>
              <w:lang w:val="es-EC"/>
              <w:rPrChange w:id="436" w:author="(Estudiante) Andres Marcelo Olmedo Coronel" w:date="2026-10-26T20:49:00Z" w16du:dateUtc="2026-10-27T01:49:00Z">
                <w:rPr/>
              </w:rPrChange>
            </w:rPr>
            <w:fldChar w:fldCharType="end"/>
          </w:r>
        </w:p>
        <w:p w14:paraId="1A2C5C12" w14:textId="19785B5C" w:rsidR="001D6706" w:rsidRPr="004D4A21" w:rsidRDefault="001D6706">
          <w:pPr>
            <w:pStyle w:val="TDC2"/>
            <w:rPr>
              <w:rFonts w:asciiTheme="minorHAnsi" w:eastAsiaTheme="minorEastAsia" w:hAnsiTheme="minorHAnsi" w:cstheme="minorBidi"/>
              <w:color w:val="auto"/>
              <w:kern w:val="2"/>
              <w:lang w:val="es-EC"/>
              <w14:ligatures w14:val="standardContextual"/>
              <w:rPrChange w:id="437"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438" w:author="(Estudiante) Andres Marcelo Olmedo Coronel" w:date="2026-10-26T20:49:00Z" w16du:dateUtc="2026-10-27T01:49:00Z">
                <w:rPr/>
              </w:rPrChange>
            </w:rPr>
            <w:fldChar w:fldCharType="begin"/>
          </w:r>
          <w:r w:rsidRPr="004D4A21">
            <w:rPr>
              <w:lang w:val="es-EC"/>
              <w:rPrChange w:id="439" w:author="(Estudiante) Andres Marcelo Olmedo Coronel" w:date="2026-10-26T20:49:00Z" w16du:dateUtc="2026-10-27T01:49:00Z">
                <w:rPr/>
              </w:rPrChange>
            </w:rPr>
            <w:instrText>HYPERLINK \l "_Toc243938851"</w:instrText>
          </w:r>
          <w:r w:rsidRPr="004D4A21">
            <w:rPr>
              <w:lang w:val="es-EC"/>
              <w:rPrChange w:id="440" w:author="(Estudiante) Andres Marcelo Olmedo Coronel" w:date="2026-10-26T20:49:00Z" w16du:dateUtc="2026-10-27T01:49:00Z">
                <w:rPr/>
              </w:rPrChange>
            </w:rPr>
          </w:r>
          <w:r w:rsidRPr="004D4A21">
            <w:rPr>
              <w:lang w:val="es-EC"/>
              <w:rPrChange w:id="441" w:author="(Estudiante) Andres Marcelo Olmedo Coronel" w:date="2026-10-26T20:49:00Z" w16du:dateUtc="2026-10-27T01:49:00Z">
                <w:rPr/>
              </w:rPrChange>
            </w:rPr>
            <w:fldChar w:fldCharType="separate"/>
          </w:r>
          <w:r w:rsidRPr="004D4A21">
            <w:rPr>
              <w:rStyle w:val="Hipervnculo"/>
              <w:rFonts w:eastAsia="Arial"/>
              <w:lang w:val="es-EC"/>
              <w:rPrChange w:id="442" w:author="(Estudiante) Andres Marcelo Olmedo Coronel" w:date="2026-10-26T20:49:00Z" w16du:dateUtc="2026-10-27T01:49:00Z">
                <w:rPr>
                  <w:rStyle w:val="Hipervnculo"/>
                  <w:rFonts w:eastAsia="Arial"/>
                  <w:noProof/>
                </w:rPr>
              </w:rPrChange>
            </w:rPr>
            <w:t>7.4.</w:t>
          </w:r>
          <w:r w:rsidRPr="004D4A21">
            <w:rPr>
              <w:rStyle w:val="Hipervnculo"/>
              <w:lang w:val="es-EC"/>
              <w:rPrChange w:id="443" w:author="(Estudiante) Andres Marcelo Olmedo Coronel" w:date="2026-10-26T20:49:00Z" w16du:dateUtc="2026-10-27T01:49:00Z">
                <w:rPr>
                  <w:rStyle w:val="Hipervnculo"/>
                  <w:noProof/>
                </w:rPr>
              </w:rPrChange>
            </w:rPr>
            <w:t xml:space="preserve"> Implicaciones éticas</w:t>
          </w:r>
          <w:r w:rsidRPr="004D4A21">
            <w:rPr>
              <w:webHidden/>
              <w:lang w:val="es-EC"/>
              <w:rPrChange w:id="444" w:author="(Estudiante) Andres Marcelo Olmedo Coronel" w:date="2026-10-26T20:49:00Z" w16du:dateUtc="2026-10-27T01:49:00Z">
                <w:rPr>
                  <w:noProof/>
                  <w:webHidden/>
                </w:rPr>
              </w:rPrChange>
            </w:rPr>
            <w:tab/>
          </w:r>
          <w:r w:rsidRPr="004D4A21">
            <w:rPr>
              <w:webHidden/>
              <w:lang w:val="es-EC"/>
              <w:rPrChange w:id="445" w:author="(Estudiante) Andres Marcelo Olmedo Coronel" w:date="2026-10-26T20:49:00Z" w16du:dateUtc="2026-10-27T01:49:00Z">
                <w:rPr>
                  <w:noProof/>
                  <w:webHidden/>
                </w:rPr>
              </w:rPrChange>
            </w:rPr>
            <w:fldChar w:fldCharType="begin"/>
          </w:r>
          <w:r w:rsidRPr="004D4A21">
            <w:rPr>
              <w:webHidden/>
              <w:lang w:val="es-EC"/>
              <w:rPrChange w:id="446" w:author="(Estudiante) Andres Marcelo Olmedo Coronel" w:date="2026-10-26T20:49:00Z" w16du:dateUtc="2026-10-27T01:49:00Z">
                <w:rPr>
                  <w:noProof/>
                  <w:webHidden/>
                </w:rPr>
              </w:rPrChange>
            </w:rPr>
            <w:instrText xml:space="preserve"> PAGEREF _Toc243938851 \h </w:instrText>
          </w:r>
          <w:r w:rsidRPr="004D4A21">
            <w:rPr>
              <w:webHidden/>
              <w:lang w:val="es-EC"/>
              <w:rPrChange w:id="447" w:author="(Estudiante) Andres Marcelo Olmedo Coronel" w:date="2026-10-26T20:49:00Z" w16du:dateUtc="2026-10-27T01:49:00Z">
                <w:rPr>
                  <w:noProof/>
                  <w:webHidden/>
                </w:rPr>
              </w:rPrChange>
            </w:rPr>
          </w:r>
          <w:r w:rsidRPr="004D4A21">
            <w:rPr>
              <w:webHidden/>
              <w:lang w:val="es-EC"/>
              <w:rPrChange w:id="448" w:author="(Estudiante) Andres Marcelo Olmedo Coronel" w:date="2026-10-26T20:49:00Z" w16du:dateUtc="2026-10-27T01:49:00Z">
                <w:rPr>
                  <w:noProof/>
                  <w:webHidden/>
                </w:rPr>
              </w:rPrChange>
            </w:rPr>
            <w:fldChar w:fldCharType="separate"/>
          </w:r>
          <w:r w:rsidRPr="004D4A21">
            <w:rPr>
              <w:webHidden/>
              <w:lang w:val="es-EC"/>
              <w:rPrChange w:id="449" w:author="(Estudiante) Andres Marcelo Olmedo Coronel" w:date="2026-10-26T20:49:00Z" w16du:dateUtc="2026-10-27T01:49:00Z">
                <w:rPr>
                  <w:noProof/>
                  <w:webHidden/>
                </w:rPr>
              </w:rPrChange>
            </w:rPr>
            <w:t>39</w:t>
          </w:r>
          <w:r w:rsidRPr="004D4A21">
            <w:rPr>
              <w:webHidden/>
              <w:lang w:val="es-EC"/>
              <w:rPrChange w:id="450" w:author="(Estudiante) Andres Marcelo Olmedo Coronel" w:date="2026-10-26T20:49:00Z" w16du:dateUtc="2026-10-27T01:49:00Z">
                <w:rPr>
                  <w:noProof/>
                  <w:webHidden/>
                </w:rPr>
              </w:rPrChange>
            </w:rPr>
            <w:fldChar w:fldCharType="end"/>
          </w:r>
          <w:r w:rsidRPr="004D4A21">
            <w:rPr>
              <w:lang w:val="es-EC"/>
              <w:rPrChange w:id="451" w:author="(Estudiante) Andres Marcelo Olmedo Coronel" w:date="2026-10-26T20:49:00Z" w16du:dateUtc="2026-10-27T01:49:00Z">
                <w:rPr/>
              </w:rPrChange>
            </w:rPr>
            <w:fldChar w:fldCharType="end"/>
          </w:r>
        </w:p>
        <w:p w14:paraId="32D4E86B" w14:textId="262BF6F5" w:rsidR="001D6706" w:rsidRPr="004D4A21" w:rsidRDefault="001D6706">
          <w:pPr>
            <w:pStyle w:val="TDC1"/>
            <w:rPr>
              <w:rFonts w:asciiTheme="minorHAnsi" w:eastAsiaTheme="minorEastAsia" w:hAnsiTheme="minorHAnsi" w:cstheme="minorBidi"/>
              <w:color w:val="auto"/>
              <w:kern w:val="2"/>
              <w:lang w:val="es-EC"/>
              <w14:ligatures w14:val="standardContextual"/>
              <w:rPrChange w:id="452"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453" w:author="(Estudiante) Andres Marcelo Olmedo Coronel" w:date="2026-10-26T20:49:00Z" w16du:dateUtc="2026-10-27T01:49:00Z">
                <w:rPr/>
              </w:rPrChange>
            </w:rPr>
            <w:fldChar w:fldCharType="begin"/>
          </w:r>
          <w:r w:rsidRPr="004D4A21">
            <w:rPr>
              <w:lang w:val="es-EC"/>
              <w:rPrChange w:id="454" w:author="(Estudiante) Andres Marcelo Olmedo Coronel" w:date="2026-10-26T20:49:00Z" w16du:dateUtc="2026-10-27T01:49:00Z">
                <w:rPr/>
              </w:rPrChange>
            </w:rPr>
            <w:instrText>HYPERLINK \l "_Toc243938852"</w:instrText>
          </w:r>
          <w:r w:rsidRPr="004D4A21">
            <w:rPr>
              <w:lang w:val="es-EC"/>
              <w:rPrChange w:id="455" w:author="(Estudiante) Andres Marcelo Olmedo Coronel" w:date="2026-10-26T20:49:00Z" w16du:dateUtc="2026-10-27T01:49:00Z">
                <w:rPr/>
              </w:rPrChange>
            </w:rPr>
          </w:r>
          <w:r w:rsidRPr="004D4A21">
            <w:rPr>
              <w:lang w:val="es-EC"/>
              <w:rPrChange w:id="456" w:author="(Estudiante) Andres Marcelo Olmedo Coronel" w:date="2026-10-26T20:49:00Z" w16du:dateUtc="2026-10-27T01:49:00Z">
                <w:rPr/>
              </w:rPrChange>
            </w:rPr>
            <w:fldChar w:fldCharType="separate"/>
          </w:r>
          <w:r w:rsidRPr="004D4A21">
            <w:rPr>
              <w:rStyle w:val="Hipervnculo"/>
              <w:rFonts w:eastAsia="Arial"/>
              <w:lang w:val="es-EC"/>
              <w:rPrChange w:id="457" w:author="(Estudiante) Andres Marcelo Olmedo Coronel" w:date="2026-10-26T20:49:00Z" w16du:dateUtc="2026-10-27T01:49:00Z">
                <w:rPr>
                  <w:rStyle w:val="Hipervnculo"/>
                  <w:rFonts w:eastAsia="Arial"/>
                  <w:noProof/>
                </w:rPr>
              </w:rPrChange>
            </w:rPr>
            <w:t>8.</w:t>
          </w:r>
          <w:r w:rsidRPr="004D4A21">
            <w:rPr>
              <w:rFonts w:asciiTheme="minorHAnsi" w:eastAsiaTheme="minorEastAsia" w:hAnsiTheme="minorHAnsi" w:cstheme="minorBidi"/>
              <w:color w:val="auto"/>
              <w:kern w:val="2"/>
              <w:lang w:val="es-EC"/>
              <w14:ligatures w14:val="standardContextual"/>
              <w:rPrChange w:id="458"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459" w:author="(Estudiante) Andres Marcelo Olmedo Coronel" w:date="2026-10-26T20:49:00Z" w16du:dateUtc="2026-10-27T01:49:00Z">
                <w:rPr>
                  <w:rStyle w:val="Hipervnculo"/>
                  <w:noProof/>
                </w:rPr>
              </w:rPrChange>
            </w:rPr>
            <w:t>Conclusiones y recomendaciones</w:t>
          </w:r>
          <w:r w:rsidRPr="004D4A21">
            <w:rPr>
              <w:webHidden/>
              <w:lang w:val="es-EC"/>
              <w:rPrChange w:id="460" w:author="(Estudiante) Andres Marcelo Olmedo Coronel" w:date="2026-10-26T20:49:00Z" w16du:dateUtc="2026-10-27T01:49:00Z">
                <w:rPr>
                  <w:noProof/>
                  <w:webHidden/>
                </w:rPr>
              </w:rPrChange>
            </w:rPr>
            <w:tab/>
          </w:r>
          <w:r w:rsidRPr="004D4A21">
            <w:rPr>
              <w:webHidden/>
              <w:lang w:val="es-EC"/>
              <w:rPrChange w:id="461" w:author="(Estudiante) Andres Marcelo Olmedo Coronel" w:date="2026-10-26T20:49:00Z" w16du:dateUtc="2026-10-27T01:49:00Z">
                <w:rPr>
                  <w:noProof/>
                  <w:webHidden/>
                </w:rPr>
              </w:rPrChange>
            </w:rPr>
            <w:fldChar w:fldCharType="begin"/>
          </w:r>
          <w:r w:rsidRPr="004D4A21">
            <w:rPr>
              <w:webHidden/>
              <w:lang w:val="es-EC"/>
              <w:rPrChange w:id="462" w:author="(Estudiante) Andres Marcelo Olmedo Coronel" w:date="2026-10-26T20:49:00Z" w16du:dateUtc="2026-10-27T01:49:00Z">
                <w:rPr>
                  <w:noProof/>
                  <w:webHidden/>
                </w:rPr>
              </w:rPrChange>
            </w:rPr>
            <w:instrText xml:space="preserve"> PAGEREF _Toc243938852 \h </w:instrText>
          </w:r>
          <w:r w:rsidRPr="004D4A21">
            <w:rPr>
              <w:webHidden/>
              <w:lang w:val="es-EC"/>
              <w:rPrChange w:id="463" w:author="(Estudiante) Andres Marcelo Olmedo Coronel" w:date="2026-10-26T20:49:00Z" w16du:dateUtc="2026-10-27T01:49:00Z">
                <w:rPr>
                  <w:noProof/>
                  <w:webHidden/>
                </w:rPr>
              </w:rPrChange>
            </w:rPr>
          </w:r>
          <w:r w:rsidRPr="004D4A21">
            <w:rPr>
              <w:webHidden/>
              <w:lang w:val="es-EC"/>
              <w:rPrChange w:id="464" w:author="(Estudiante) Andres Marcelo Olmedo Coronel" w:date="2026-10-26T20:49:00Z" w16du:dateUtc="2026-10-27T01:49:00Z">
                <w:rPr>
                  <w:noProof/>
                  <w:webHidden/>
                </w:rPr>
              </w:rPrChange>
            </w:rPr>
            <w:fldChar w:fldCharType="separate"/>
          </w:r>
          <w:r w:rsidRPr="004D4A21">
            <w:rPr>
              <w:webHidden/>
              <w:lang w:val="es-EC"/>
              <w:rPrChange w:id="465" w:author="(Estudiante) Andres Marcelo Olmedo Coronel" w:date="2026-10-26T20:49:00Z" w16du:dateUtc="2026-10-27T01:49:00Z">
                <w:rPr>
                  <w:noProof/>
                  <w:webHidden/>
                </w:rPr>
              </w:rPrChange>
            </w:rPr>
            <w:t>40</w:t>
          </w:r>
          <w:r w:rsidRPr="004D4A21">
            <w:rPr>
              <w:webHidden/>
              <w:lang w:val="es-EC"/>
              <w:rPrChange w:id="466" w:author="(Estudiante) Andres Marcelo Olmedo Coronel" w:date="2026-10-26T20:49:00Z" w16du:dateUtc="2026-10-27T01:49:00Z">
                <w:rPr>
                  <w:noProof/>
                  <w:webHidden/>
                </w:rPr>
              </w:rPrChange>
            </w:rPr>
            <w:fldChar w:fldCharType="end"/>
          </w:r>
          <w:r w:rsidRPr="004D4A21">
            <w:rPr>
              <w:lang w:val="es-EC"/>
              <w:rPrChange w:id="467" w:author="(Estudiante) Andres Marcelo Olmedo Coronel" w:date="2026-10-26T20:49:00Z" w16du:dateUtc="2026-10-27T01:49:00Z">
                <w:rPr/>
              </w:rPrChange>
            </w:rPr>
            <w:fldChar w:fldCharType="end"/>
          </w:r>
        </w:p>
        <w:p w14:paraId="2CE52E75" w14:textId="494A0459" w:rsidR="001D6706" w:rsidRPr="004D4A21" w:rsidRDefault="001D6706">
          <w:pPr>
            <w:pStyle w:val="TDC1"/>
            <w:rPr>
              <w:rFonts w:asciiTheme="minorHAnsi" w:eastAsiaTheme="minorEastAsia" w:hAnsiTheme="minorHAnsi" w:cstheme="minorBidi"/>
              <w:color w:val="auto"/>
              <w:kern w:val="2"/>
              <w:lang w:val="es-EC"/>
              <w14:ligatures w14:val="standardContextual"/>
              <w:rPrChange w:id="468"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469" w:author="(Estudiante) Andres Marcelo Olmedo Coronel" w:date="2026-10-26T20:49:00Z" w16du:dateUtc="2026-10-27T01:49:00Z">
                <w:rPr/>
              </w:rPrChange>
            </w:rPr>
            <w:fldChar w:fldCharType="begin"/>
          </w:r>
          <w:r w:rsidRPr="004D4A21">
            <w:rPr>
              <w:lang w:val="es-EC"/>
              <w:rPrChange w:id="470" w:author="(Estudiante) Andres Marcelo Olmedo Coronel" w:date="2026-10-26T20:49:00Z" w16du:dateUtc="2026-10-27T01:49:00Z">
                <w:rPr/>
              </w:rPrChange>
            </w:rPr>
            <w:instrText>HYPERLINK \l "_Toc243938853"</w:instrText>
          </w:r>
          <w:r w:rsidRPr="004D4A21">
            <w:rPr>
              <w:lang w:val="es-EC"/>
              <w:rPrChange w:id="471" w:author="(Estudiante) Andres Marcelo Olmedo Coronel" w:date="2026-10-26T20:49:00Z" w16du:dateUtc="2026-10-27T01:49:00Z">
                <w:rPr/>
              </w:rPrChange>
            </w:rPr>
          </w:r>
          <w:r w:rsidRPr="004D4A21">
            <w:rPr>
              <w:lang w:val="es-EC"/>
              <w:rPrChange w:id="472" w:author="(Estudiante) Andres Marcelo Olmedo Coronel" w:date="2026-10-26T20:49:00Z" w16du:dateUtc="2026-10-27T01:49:00Z">
                <w:rPr/>
              </w:rPrChange>
            </w:rPr>
            <w:fldChar w:fldCharType="separate"/>
          </w:r>
          <w:r w:rsidRPr="004D4A21">
            <w:rPr>
              <w:rStyle w:val="Hipervnculo"/>
              <w:rFonts w:eastAsia="Arial"/>
              <w:lang w:val="es-EC"/>
              <w:rPrChange w:id="473" w:author="(Estudiante) Andres Marcelo Olmedo Coronel" w:date="2026-10-26T20:49:00Z" w16du:dateUtc="2026-10-27T01:49:00Z">
                <w:rPr>
                  <w:rStyle w:val="Hipervnculo"/>
                  <w:rFonts w:eastAsia="Arial"/>
                  <w:noProof/>
                </w:rPr>
              </w:rPrChange>
            </w:rPr>
            <w:t>9.</w:t>
          </w:r>
          <w:r w:rsidRPr="004D4A21">
            <w:rPr>
              <w:rFonts w:asciiTheme="minorHAnsi" w:eastAsiaTheme="minorEastAsia" w:hAnsiTheme="minorHAnsi" w:cstheme="minorBidi"/>
              <w:color w:val="auto"/>
              <w:kern w:val="2"/>
              <w:lang w:val="es-EC"/>
              <w14:ligatures w14:val="standardContextual"/>
              <w:rPrChange w:id="474"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475" w:author="(Estudiante) Andres Marcelo Olmedo Coronel" w:date="2026-10-26T20:49:00Z" w16du:dateUtc="2026-10-27T01:49:00Z">
                <w:rPr>
                  <w:rStyle w:val="Hipervnculo"/>
                  <w:noProof/>
                </w:rPr>
              </w:rPrChange>
            </w:rPr>
            <w:t>Trabajo futuro</w:t>
          </w:r>
          <w:r w:rsidRPr="004D4A21">
            <w:rPr>
              <w:webHidden/>
              <w:lang w:val="es-EC"/>
              <w:rPrChange w:id="476" w:author="(Estudiante) Andres Marcelo Olmedo Coronel" w:date="2026-10-26T20:49:00Z" w16du:dateUtc="2026-10-27T01:49:00Z">
                <w:rPr>
                  <w:noProof/>
                  <w:webHidden/>
                </w:rPr>
              </w:rPrChange>
            </w:rPr>
            <w:tab/>
          </w:r>
          <w:r w:rsidRPr="004D4A21">
            <w:rPr>
              <w:webHidden/>
              <w:lang w:val="es-EC"/>
              <w:rPrChange w:id="477" w:author="(Estudiante) Andres Marcelo Olmedo Coronel" w:date="2026-10-26T20:49:00Z" w16du:dateUtc="2026-10-27T01:49:00Z">
                <w:rPr>
                  <w:noProof/>
                  <w:webHidden/>
                </w:rPr>
              </w:rPrChange>
            </w:rPr>
            <w:fldChar w:fldCharType="begin"/>
          </w:r>
          <w:r w:rsidRPr="004D4A21">
            <w:rPr>
              <w:webHidden/>
              <w:lang w:val="es-EC"/>
              <w:rPrChange w:id="478" w:author="(Estudiante) Andres Marcelo Olmedo Coronel" w:date="2026-10-26T20:49:00Z" w16du:dateUtc="2026-10-27T01:49:00Z">
                <w:rPr>
                  <w:noProof/>
                  <w:webHidden/>
                </w:rPr>
              </w:rPrChange>
            </w:rPr>
            <w:instrText xml:space="preserve"> PAGEREF _Toc243938853 \h </w:instrText>
          </w:r>
          <w:r w:rsidRPr="004D4A21">
            <w:rPr>
              <w:webHidden/>
              <w:lang w:val="es-EC"/>
              <w:rPrChange w:id="479" w:author="(Estudiante) Andres Marcelo Olmedo Coronel" w:date="2026-10-26T20:49:00Z" w16du:dateUtc="2026-10-27T01:49:00Z">
                <w:rPr>
                  <w:noProof/>
                  <w:webHidden/>
                </w:rPr>
              </w:rPrChange>
            </w:rPr>
          </w:r>
          <w:r w:rsidRPr="004D4A21">
            <w:rPr>
              <w:webHidden/>
              <w:lang w:val="es-EC"/>
              <w:rPrChange w:id="480" w:author="(Estudiante) Andres Marcelo Olmedo Coronel" w:date="2026-10-26T20:49:00Z" w16du:dateUtc="2026-10-27T01:49:00Z">
                <w:rPr>
                  <w:noProof/>
                  <w:webHidden/>
                </w:rPr>
              </w:rPrChange>
            </w:rPr>
            <w:fldChar w:fldCharType="separate"/>
          </w:r>
          <w:r w:rsidRPr="004D4A21">
            <w:rPr>
              <w:webHidden/>
              <w:lang w:val="es-EC"/>
              <w:rPrChange w:id="481" w:author="(Estudiante) Andres Marcelo Olmedo Coronel" w:date="2026-10-26T20:49:00Z" w16du:dateUtc="2026-10-27T01:49:00Z">
                <w:rPr>
                  <w:noProof/>
                  <w:webHidden/>
                </w:rPr>
              </w:rPrChange>
            </w:rPr>
            <w:t>41</w:t>
          </w:r>
          <w:r w:rsidRPr="004D4A21">
            <w:rPr>
              <w:webHidden/>
              <w:lang w:val="es-EC"/>
              <w:rPrChange w:id="482" w:author="(Estudiante) Andres Marcelo Olmedo Coronel" w:date="2026-10-26T20:49:00Z" w16du:dateUtc="2026-10-27T01:49:00Z">
                <w:rPr>
                  <w:noProof/>
                  <w:webHidden/>
                </w:rPr>
              </w:rPrChange>
            </w:rPr>
            <w:fldChar w:fldCharType="end"/>
          </w:r>
          <w:r w:rsidRPr="004D4A21">
            <w:rPr>
              <w:lang w:val="es-EC"/>
              <w:rPrChange w:id="483" w:author="(Estudiante) Andres Marcelo Olmedo Coronel" w:date="2026-10-26T20:49:00Z" w16du:dateUtc="2026-10-27T01:49:00Z">
                <w:rPr/>
              </w:rPrChange>
            </w:rPr>
            <w:fldChar w:fldCharType="end"/>
          </w:r>
        </w:p>
        <w:p w14:paraId="6F341352" w14:textId="00D3D42A" w:rsidR="001D6706" w:rsidRPr="004D4A21" w:rsidRDefault="001D6706">
          <w:pPr>
            <w:pStyle w:val="TDC1"/>
            <w:rPr>
              <w:rFonts w:asciiTheme="minorHAnsi" w:eastAsiaTheme="minorEastAsia" w:hAnsiTheme="minorHAnsi" w:cstheme="minorBidi"/>
              <w:color w:val="auto"/>
              <w:kern w:val="2"/>
              <w:lang w:val="es-EC"/>
              <w14:ligatures w14:val="standardContextual"/>
              <w:rPrChange w:id="484"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485" w:author="(Estudiante) Andres Marcelo Olmedo Coronel" w:date="2026-10-26T20:49:00Z" w16du:dateUtc="2026-10-27T01:49:00Z">
                <w:rPr/>
              </w:rPrChange>
            </w:rPr>
            <w:fldChar w:fldCharType="begin"/>
          </w:r>
          <w:r w:rsidRPr="004D4A21">
            <w:rPr>
              <w:lang w:val="es-EC"/>
              <w:rPrChange w:id="486" w:author="(Estudiante) Andres Marcelo Olmedo Coronel" w:date="2026-10-26T20:49:00Z" w16du:dateUtc="2026-10-27T01:49:00Z">
                <w:rPr/>
              </w:rPrChange>
            </w:rPr>
            <w:instrText>HYPERLINK \l "_Toc243938854"</w:instrText>
          </w:r>
          <w:r w:rsidRPr="004D4A21">
            <w:rPr>
              <w:lang w:val="es-EC"/>
              <w:rPrChange w:id="487" w:author="(Estudiante) Andres Marcelo Olmedo Coronel" w:date="2026-10-26T20:49:00Z" w16du:dateUtc="2026-10-27T01:49:00Z">
                <w:rPr/>
              </w:rPrChange>
            </w:rPr>
          </w:r>
          <w:r w:rsidRPr="004D4A21">
            <w:rPr>
              <w:lang w:val="es-EC"/>
              <w:rPrChange w:id="488" w:author="(Estudiante) Andres Marcelo Olmedo Coronel" w:date="2026-10-26T20:49:00Z" w16du:dateUtc="2026-10-27T01:49:00Z">
                <w:rPr/>
              </w:rPrChange>
            </w:rPr>
            <w:fldChar w:fldCharType="separate"/>
          </w:r>
          <w:r w:rsidRPr="004D4A21">
            <w:rPr>
              <w:rStyle w:val="Hipervnculo"/>
              <w:rFonts w:eastAsia="Arial"/>
              <w:lang w:val="es-EC"/>
              <w:rPrChange w:id="489" w:author="(Estudiante) Andres Marcelo Olmedo Coronel" w:date="2026-10-26T20:49:00Z" w16du:dateUtc="2026-10-27T01:49:00Z">
                <w:rPr>
                  <w:rStyle w:val="Hipervnculo"/>
                  <w:rFonts w:eastAsia="Arial"/>
                  <w:noProof/>
                </w:rPr>
              </w:rPrChange>
            </w:rPr>
            <w:t>10.</w:t>
          </w:r>
          <w:r w:rsidRPr="004D4A21">
            <w:rPr>
              <w:rFonts w:asciiTheme="minorHAnsi" w:eastAsiaTheme="minorEastAsia" w:hAnsiTheme="minorHAnsi" w:cstheme="minorBidi"/>
              <w:color w:val="auto"/>
              <w:kern w:val="2"/>
              <w:lang w:val="es-EC"/>
              <w14:ligatures w14:val="standardContextual"/>
              <w:rPrChange w:id="490"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491" w:author="(Estudiante) Andres Marcelo Olmedo Coronel" w:date="2026-10-26T20:49:00Z" w16du:dateUtc="2026-10-27T01:49:00Z">
                <w:rPr>
                  <w:rStyle w:val="Hipervnculo"/>
                  <w:noProof/>
                </w:rPr>
              </w:rPrChange>
            </w:rPr>
            <w:t>Referencias</w:t>
          </w:r>
          <w:r w:rsidRPr="004D4A21">
            <w:rPr>
              <w:webHidden/>
              <w:lang w:val="es-EC"/>
              <w:rPrChange w:id="492" w:author="(Estudiante) Andres Marcelo Olmedo Coronel" w:date="2026-10-26T20:49:00Z" w16du:dateUtc="2026-10-27T01:49:00Z">
                <w:rPr>
                  <w:noProof/>
                  <w:webHidden/>
                </w:rPr>
              </w:rPrChange>
            </w:rPr>
            <w:tab/>
          </w:r>
          <w:r w:rsidRPr="004D4A21">
            <w:rPr>
              <w:webHidden/>
              <w:lang w:val="es-EC"/>
              <w:rPrChange w:id="493" w:author="(Estudiante) Andres Marcelo Olmedo Coronel" w:date="2026-10-26T20:49:00Z" w16du:dateUtc="2026-10-27T01:49:00Z">
                <w:rPr>
                  <w:noProof/>
                  <w:webHidden/>
                </w:rPr>
              </w:rPrChange>
            </w:rPr>
            <w:fldChar w:fldCharType="begin"/>
          </w:r>
          <w:r w:rsidRPr="004D4A21">
            <w:rPr>
              <w:webHidden/>
              <w:lang w:val="es-EC"/>
              <w:rPrChange w:id="494" w:author="(Estudiante) Andres Marcelo Olmedo Coronel" w:date="2026-10-26T20:49:00Z" w16du:dateUtc="2026-10-27T01:49:00Z">
                <w:rPr>
                  <w:noProof/>
                  <w:webHidden/>
                </w:rPr>
              </w:rPrChange>
            </w:rPr>
            <w:instrText xml:space="preserve"> PAGEREF _Toc243938854 \h </w:instrText>
          </w:r>
          <w:r w:rsidRPr="004D4A21">
            <w:rPr>
              <w:webHidden/>
              <w:lang w:val="es-EC"/>
              <w:rPrChange w:id="495" w:author="(Estudiante) Andres Marcelo Olmedo Coronel" w:date="2026-10-26T20:49:00Z" w16du:dateUtc="2026-10-27T01:49:00Z">
                <w:rPr>
                  <w:noProof/>
                  <w:webHidden/>
                </w:rPr>
              </w:rPrChange>
            </w:rPr>
          </w:r>
          <w:r w:rsidRPr="004D4A21">
            <w:rPr>
              <w:webHidden/>
              <w:lang w:val="es-EC"/>
              <w:rPrChange w:id="496" w:author="(Estudiante) Andres Marcelo Olmedo Coronel" w:date="2026-10-26T20:49:00Z" w16du:dateUtc="2026-10-27T01:49:00Z">
                <w:rPr>
                  <w:noProof/>
                  <w:webHidden/>
                </w:rPr>
              </w:rPrChange>
            </w:rPr>
            <w:fldChar w:fldCharType="separate"/>
          </w:r>
          <w:r w:rsidRPr="004D4A21">
            <w:rPr>
              <w:webHidden/>
              <w:lang w:val="es-EC"/>
              <w:rPrChange w:id="497" w:author="(Estudiante) Andres Marcelo Olmedo Coronel" w:date="2026-10-26T20:49:00Z" w16du:dateUtc="2026-10-27T01:49:00Z">
                <w:rPr>
                  <w:noProof/>
                  <w:webHidden/>
                </w:rPr>
              </w:rPrChange>
            </w:rPr>
            <w:t>42</w:t>
          </w:r>
          <w:r w:rsidRPr="004D4A21">
            <w:rPr>
              <w:webHidden/>
              <w:lang w:val="es-EC"/>
              <w:rPrChange w:id="498" w:author="(Estudiante) Andres Marcelo Olmedo Coronel" w:date="2026-10-26T20:49:00Z" w16du:dateUtc="2026-10-27T01:49:00Z">
                <w:rPr>
                  <w:noProof/>
                  <w:webHidden/>
                </w:rPr>
              </w:rPrChange>
            </w:rPr>
            <w:fldChar w:fldCharType="end"/>
          </w:r>
          <w:r w:rsidRPr="004D4A21">
            <w:rPr>
              <w:lang w:val="es-EC"/>
              <w:rPrChange w:id="499" w:author="(Estudiante) Andres Marcelo Olmedo Coronel" w:date="2026-10-26T20:49:00Z" w16du:dateUtc="2026-10-27T01:49:00Z">
                <w:rPr/>
              </w:rPrChange>
            </w:rPr>
            <w:fldChar w:fldCharType="end"/>
          </w:r>
        </w:p>
        <w:p w14:paraId="3BD6224E" w14:textId="76C14D2D" w:rsidR="001D6706" w:rsidRPr="004D4A21" w:rsidRDefault="001D6706">
          <w:pPr>
            <w:pStyle w:val="TDC1"/>
            <w:rPr>
              <w:rFonts w:asciiTheme="minorHAnsi" w:eastAsiaTheme="minorEastAsia" w:hAnsiTheme="minorHAnsi" w:cstheme="minorBidi"/>
              <w:color w:val="auto"/>
              <w:kern w:val="2"/>
              <w:lang w:val="es-EC"/>
              <w14:ligatures w14:val="standardContextual"/>
              <w:rPrChange w:id="500"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pPr>
          <w:r w:rsidRPr="004D4A21">
            <w:rPr>
              <w:lang w:val="es-EC"/>
              <w:rPrChange w:id="501" w:author="(Estudiante) Andres Marcelo Olmedo Coronel" w:date="2026-10-26T20:49:00Z" w16du:dateUtc="2026-10-27T01:49:00Z">
                <w:rPr/>
              </w:rPrChange>
            </w:rPr>
            <w:fldChar w:fldCharType="begin"/>
          </w:r>
          <w:r w:rsidRPr="004D4A21">
            <w:rPr>
              <w:lang w:val="es-EC"/>
              <w:rPrChange w:id="502" w:author="(Estudiante) Andres Marcelo Olmedo Coronel" w:date="2026-10-26T20:49:00Z" w16du:dateUtc="2026-10-27T01:49:00Z">
                <w:rPr/>
              </w:rPrChange>
            </w:rPr>
            <w:instrText>HYPERLINK \l "_Toc243938855"</w:instrText>
          </w:r>
          <w:r w:rsidRPr="004D4A21">
            <w:rPr>
              <w:lang w:val="es-EC"/>
              <w:rPrChange w:id="503" w:author="(Estudiante) Andres Marcelo Olmedo Coronel" w:date="2026-10-26T20:49:00Z" w16du:dateUtc="2026-10-27T01:49:00Z">
                <w:rPr/>
              </w:rPrChange>
            </w:rPr>
          </w:r>
          <w:r w:rsidRPr="004D4A21">
            <w:rPr>
              <w:lang w:val="es-EC"/>
              <w:rPrChange w:id="504" w:author="(Estudiante) Andres Marcelo Olmedo Coronel" w:date="2026-10-26T20:49:00Z" w16du:dateUtc="2026-10-27T01:49:00Z">
                <w:rPr/>
              </w:rPrChange>
            </w:rPr>
            <w:fldChar w:fldCharType="separate"/>
          </w:r>
          <w:r w:rsidRPr="004D4A21">
            <w:rPr>
              <w:rStyle w:val="Hipervnculo"/>
              <w:rFonts w:eastAsia="Arial"/>
              <w:lang w:val="es-EC"/>
              <w:rPrChange w:id="505" w:author="(Estudiante) Andres Marcelo Olmedo Coronel" w:date="2026-10-26T20:49:00Z" w16du:dateUtc="2026-10-27T01:49:00Z">
                <w:rPr>
                  <w:rStyle w:val="Hipervnculo"/>
                  <w:rFonts w:eastAsia="Arial"/>
                  <w:noProof/>
                </w:rPr>
              </w:rPrChange>
            </w:rPr>
            <w:t>11.</w:t>
          </w:r>
          <w:r w:rsidRPr="004D4A21">
            <w:rPr>
              <w:rFonts w:asciiTheme="minorHAnsi" w:eastAsiaTheme="minorEastAsia" w:hAnsiTheme="minorHAnsi" w:cstheme="minorBidi"/>
              <w:color w:val="auto"/>
              <w:kern w:val="2"/>
              <w:lang w:val="es-EC"/>
              <w14:ligatures w14:val="standardContextual"/>
              <w:rPrChange w:id="506" w:author="(Estudiante) Andres Marcelo Olmedo Coronel" w:date="2026-10-26T20:49:00Z" w16du:dateUtc="2026-10-27T01:49:00Z">
                <w:rPr>
                  <w:rFonts w:asciiTheme="minorHAnsi" w:eastAsiaTheme="minorEastAsia" w:hAnsiTheme="minorHAnsi" w:cstheme="minorBidi"/>
                  <w:noProof/>
                  <w:color w:val="auto"/>
                  <w:kern w:val="2"/>
                  <w:lang w:val="es-EC"/>
                  <w14:ligatures w14:val="standardContextual"/>
                </w:rPr>
              </w:rPrChange>
            </w:rPr>
            <w:tab/>
          </w:r>
          <w:r w:rsidRPr="004D4A21">
            <w:rPr>
              <w:rStyle w:val="Hipervnculo"/>
              <w:lang w:val="es-EC"/>
              <w:rPrChange w:id="507" w:author="(Estudiante) Andres Marcelo Olmedo Coronel" w:date="2026-10-26T20:49:00Z" w16du:dateUtc="2026-10-27T01:49:00Z">
                <w:rPr>
                  <w:rStyle w:val="Hipervnculo"/>
                  <w:noProof/>
                </w:rPr>
              </w:rPrChange>
            </w:rPr>
            <w:t>Anexos</w:t>
          </w:r>
          <w:r w:rsidRPr="004D4A21">
            <w:rPr>
              <w:webHidden/>
              <w:lang w:val="es-EC"/>
              <w:rPrChange w:id="508" w:author="(Estudiante) Andres Marcelo Olmedo Coronel" w:date="2026-10-26T20:49:00Z" w16du:dateUtc="2026-10-27T01:49:00Z">
                <w:rPr>
                  <w:noProof/>
                  <w:webHidden/>
                </w:rPr>
              </w:rPrChange>
            </w:rPr>
            <w:tab/>
          </w:r>
          <w:r w:rsidRPr="004D4A21">
            <w:rPr>
              <w:webHidden/>
              <w:lang w:val="es-EC"/>
              <w:rPrChange w:id="509" w:author="(Estudiante) Andres Marcelo Olmedo Coronel" w:date="2026-10-26T20:49:00Z" w16du:dateUtc="2026-10-27T01:49:00Z">
                <w:rPr>
                  <w:noProof/>
                  <w:webHidden/>
                </w:rPr>
              </w:rPrChange>
            </w:rPr>
            <w:fldChar w:fldCharType="begin"/>
          </w:r>
          <w:r w:rsidRPr="004D4A21">
            <w:rPr>
              <w:webHidden/>
              <w:lang w:val="es-EC"/>
              <w:rPrChange w:id="510" w:author="(Estudiante) Andres Marcelo Olmedo Coronel" w:date="2026-10-26T20:49:00Z" w16du:dateUtc="2026-10-27T01:49:00Z">
                <w:rPr>
                  <w:noProof/>
                  <w:webHidden/>
                </w:rPr>
              </w:rPrChange>
            </w:rPr>
            <w:instrText xml:space="preserve"> PAGEREF _Toc243938855 \h </w:instrText>
          </w:r>
          <w:r w:rsidRPr="004D4A21">
            <w:rPr>
              <w:webHidden/>
              <w:lang w:val="es-EC"/>
              <w:rPrChange w:id="511" w:author="(Estudiante) Andres Marcelo Olmedo Coronel" w:date="2026-10-26T20:49:00Z" w16du:dateUtc="2026-10-27T01:49:00Z">
                <w:rPr>
                  <w:noProof/>
                  <w:webHidden/>
                </w:rPr>
              </w:rPrChange>
            </w:rPr>
          </w:r>
          <w:r w:rsidRPr="004D4A21">
            <w:rPr>
              <w:webHidden/>
              <w:lang w:val="es-EC"/>
              <w:rPrChange w:id="512" w:author="(Estudiante) Andres Marcelo Olmedo Coronel" w:date="2026-10-26T20:49:00Z" w16du:dateUtc="2026-10-27T01:49:00Z">
                <w:rPr>
                  <w:noProof/>
                  <w:webHidden/>
                </w:rPr>
              </w:rPrChange>
            </w:rPr>
            <w:fldChar w:fldCharType="separate"/>
          </w:r>
          <w:r w:rsidRPr="004D4A21">
            <w:rPr>
              <w:webHidden/>
              <w:lang w:val="es-EC"/>
              <w:rPrChange w:id="513" w:author="(Estudiante) Andres Marcelo Olmedo Coronel" w:date="2026-10-26T20:49:00Z" w16du:dateUtc="2026-10-27T01:49:00Z">
                <w:rPr>
                  <w:noProof/>
                  <w:webHidden/>
                </w:rPr>
              </w:rPrChange>
            </w:rPr>
            <w:t>46</w:t>
          </w:r>
          <w:r w:rsidRPr="004D4A21">
            <w:rPr>
              <w:webHidden/>
              <w:lang w:val="es-EC"/>
              <w:rPrChange w:id="514" w:author="(Estudiante) Andres Marcelo Olmedo Coronel" w:date="2026-10-26T20:49:00Z" w16du:dateUtc="2026-10-27T01:49:00Z">
                <w:rPr>
                  <w:noProof/>
                  <w:webHidden/>
                </w:rPr>
              </w:rPrChange>
            </w:rPr>
            <w:fldChar w:fldCharType="end"/>
          </w:r>
          <w:r w:rsidRPr="004D4A21">
            <w:rPr>
              <w:lang w:val="es-EC"/>
              <w:rPrChange w:id="515" w:author="(Estudiante) Andres Marcelo Olmedo Coronel" w:date="2026-10-26T20:49:00Z" w16du:dateUtc="2026-10-27T01:49:00Z">
                <w:rPr/>
              </w:rPrChange>
            </w:rPr>
            <w:fldChar w:fldCharType="end"/>
          </w:r>
        </w:p>
        <w:p w14:paraId="679C7734" w14:textId="70BAB3E0" w:rsidR="001D6706" w:rsidRPr="004D4A21" w:rsidRDefault="001D6706">
          <w:pPr>
            <w:rPr>
              <w:ins w:id="516" w:author="(Estudiante) Andres Marcelo Olmedo Coronel" w:date="2026-10-26T20:26:00Z" w16du:dateUtc="2026-10-27T01:26:00Z"/>
            </w:rPr>
          </w:pPr>
          <w:ins w:id="517" w:author="(Estudiante) Andres Marcelo Olmedo Coronel" w:date="2026-10-26T20:26:00Z" w16du:dateUtc="2026-10-27T01:26:00Z">
            <w:r w:rsidRPr="004D4A21">
              <w:rPr>
                <w:b/>
                <w:bCs/>
                <w:rPrChange w:id="518" w:author="(Estudiante) Andres Marcelo Olmedo Coronel" w:date="2026-10-26T20:49:00Z" w16du:dateUtc="2026-10-27T01:49:00Z">
                  <w:rPr>
                    <w:b/>
                    <w:bCs/>
                    <w:lang w:val="es-MX"/>
                  </w:rPr>
                </w:rPrChange>
              </w:rPr>
              <w:fldChar w:fldCharType="end"/>
            </w:r>
          </w:ins>
        </w:p>
        <w:customXmlInsRangeStart w:id="519" w:author="(Estudiante) Andres Marcelo Olmedo Coronel" w:date="2026-10-26T20:26:00Z"/>
      </w:sdtContent>
    </w:sdt>
    <w:customXmlInsRangeEnd w:id="519"/>
    <w:p w14:paraId="7BBDF15C" w14:textId="7A7D54D1" w:rsidR="003C53B1" w:rsidRPr="004D4A21" w:rsidDel="00F30B95" w:rsidRDefault="003C53B1">
      <w:pPr>
        <w:pStyle w:val="Cuerpo"/>
        <w:rPr>
          <w:del w:id="520" w:author="(Estudiante) Andres Marcelo Olmedo Coronel" w:date="2026-10-26T20:28:00Z" w16du:dateUtc="2026-10-27T01:28:00Z"/>
          <w:lang w:val="es-EC"/>
          <w:rPrChange w:id="521" w:author="(Estudiante) Andres Marcelo Olmedo Coronel" w:date="2026-10-26T20:49:00Z" w16du:dateUtc="2026-10-27T01:49:00Z">
            <w:rPr>
              <w:del w:id="522" w:author="(Estudiante) Andres Marcelo Olmedo Coronel" w:date="2026-10-26T20:28:00Z" w16du:dateUtc="2026-10-27T01:28:00Z"/>
            </w:rPr>
          </w:rPrChange>
        </w:rPr>
        <w:sectPr w:rsidR="003C53B1" w:rsidRPr="004D4A21" w:rsidDel="00F30B95">
          <w:headerReference w:type="default" r:id="rId16"/>
          <w:footerReference w:type="default" r:id="rId17"/>
          <w:headerReference w:type="first" r:id="rId18"/>
          <w:footerReference w:type="first" r:id="rId19"/>
          <w:pgSz w:w="11906" w:h="16838"/>
          <w:pgMar w:top="1417" w:right="1701" w:bottom="1417" w:left="1701" w:header="708" w:footer="708" w:gutter="0"/>
          <w:pgNumType w:start="1"/>
          <w:cols w:space="720"/>
          <w:formProt w:val="0"/>
          <w:docGrid w:linePitch="100"/>
        </w:sectPr>
      </w:pPr>
    </w:p>
    <w:p w14:paraId="7BBDF15D" w14:textId="77777777" w:rsidR="003C53B1" w:rsidRPr="004D4A21" w:rsidRDefault="00000000">
      <w:pPr>
        <w:pStyle w:val="Cuerpo"/>
        <w:rPr>
          <w:lang w:val="es-EC"/>
          <w:rPrChange w:id="531" w:author="(Estudiante) Andres Marcelo Olmedo Coronel" w:date="2026-10-26T20:49:00Z" w16du:dateUtc="2026-10-27T01:49:00Z">
            <w:rPr/>
          </w:rPrChange>
        </w:rPr>
      </w:pPr>
      <w:r w:rsidRPr="004D4A21">
        <w:rPr>
          <w:lang w:val="es-EC"/>
          <w:rPrChange w:id="532" w:author="(Estudiante) Andres Marcelo Olmedo Coronel" w:date="2026-10-26T20:49:00Z" w16du:dateUtc="2026-10-27T01:49:00Z">
            <w:rPr/>
          </w:rPrChange>
        </w:rPr>
        <w:br w:type="page"/>
      </w:r>
    </w:p>
    <w:p w14:paraId="5BE7A795" w14:textId="77777777" w:rsidR="00F30B95" w:rsidRPr="004D4A21" w:rsidRDefault="00F30B95">
      <w:pPr>
        <w:pStyle w:val="Ttulo"/>
        <w:rPr>
          <w:ins w:id="533" w:author="(Estudiante) Andres Marcelo Olmedo Coronel" w:date="2026-10-26T20:28:00Z" w16du:dateUtc="2026-10-27T01:28:00Z"/>
          <w:rStyle w:val="Ninguno"/>
          <w:rFonts w:eastAsia="Arial Unicode MS"/>
          <w:lang w:val="es-EC"/>
          <w:rPrChange w:id="534" w:author="(Estudiante) Andres Marcelo Olmedo Coronel" w:date="2026-10-26T20:49:00Z" w16du:dateUtc="2026-10-27T01:49:00Z">
            <w:rPr>
              <w:ins w:id="535" w:author="(Estudiante) Andres Marcelo Olmedo Coronel" w:date="2026-10-26T20:28:00Z" w16du:dateUtc="2026-10-27T01:28:00Z"/>
              <w:rStyle w:val="Ninguno"/>
              <w:rFonts w:eastAsia="Arial Unicode MS"/>
            </w:rPr>
          </w:rPrChange>
        </w:rPr>
      </w:pPr>
      <w:bookmarkStart w:id="536" w:name="_Toc"/>
      <w:bookmarkStart w:id="537" w:name="_Toc243938828"/>
    </w:p>
    <w:p w14:paraId="7BBDF15E" w14:textId="0E65367A" w:rsidR="003C53B1" w:rsidRPr="004D4A21" w:rsidRDefault="00000000">
      <w:pPr>
        <w:pStyle w:val="Ttulo"/>
        <w:rPr>
          <w:lang w:val="es-EC"/>
          <w:rPrChange w:id="538" w:author="(Estudiante) Andres Marcelo Olmedo Coronel" w:date="2026-10-26T20:49:00Z" w16du:dateUtc="2026-10-27T01:49:00Z">
            <w:rPr/>
          </w:rPrChange>
        </w:rPr>
      </w:pPr>
      <w:r w:rsidRPr="004D4A21">
        <w:rPr>
          <w:rStyle w:val="Ninguno"/>
          <w:rFonts w:eastAsia="Arial Unicode MS"/>
          <w:lang w:val="es-EC"/>
          <w:rPrChange w:id="539" w:author="(Estudiante) Andres Marcelo Olmedo Coronel" w:date="2026-10-26T20:49:00Z" w16du:dateUtc="2026-10-27T01:49:00Z">
            <w:rPr>
              <w:rStyle w:val="Ninguno"/>
              <w:rFonts w:eastAsia="Arial Unicode MS"/>
            </w:rPr>
          </w:rPrChange>
        </w:rPr>
        <w:t>Resumen</w:t>
      </w:r>
      <w:bookmarkEnd w:id="536"/>
      <w:bookmarkEnd w:id="537"/>
    </w:p>
    <w:p w14:paraId="7BBDF15F" w14:textId="2AFE4189" w:rsidR="003C53B1" w:rsidRPr="004D4A21" w:rsidRDefault="00000000">
      <w:pPr>
        <w:pStyle w:val="Cuerpo"/>
        <w:rPr>
          <w:lang w:val="es-EC"/>
          <w:rPrChange w:id="540" w:author="(Estudiante) Andres Marcelo Olmedo Coronel" w:date="2026-10-26T20:49:00Z" w16du:dateUtc="2026-10-27T01:49:00Z">
            <w:rPr/>
          </w:rPrChange>
        </w:rPr>
      </w:pPr>
      <w:r w:rsidRPr="004D4A21">
        <w:rPr>
          <w:lang w:val="es-EC"/>
          <w:rPrChange w:id="541" w:author="(Estudiante) Andres Marcelo Olmedo Coronel" w:date="2026-10-26T20:49:00Z" w16du:dateUtc="2026-10-27T01:49:00Z">
            <w:rPr/>
          </w:rPrChange>
        </w:rPr>
        <w:t xml:space="preserve">El Área de Recuperación de Banco </w:t>
      </w:r>
      <w:del w:id="542" w:author="(Estudiante) Andres Marcelo Olmedo Coronel" w:date="2026-10-26T20:31:00Z" w16du:dateUtc="2026-10-27T01:31:00Z">
        <w:r w:rsidRPr="004D4A21" w:rsidDel="00870342">
          <w:rPr>
            <w:lang w:val="es-EC"/>
            <w:rPrChange w:id="543" w:author="(Estudiante) Andres Marcelo Olmedo Coronel" w:date="2026-10-26T20:49:00Z" w16du:dateUtc="2026-10-27T01:49:00Z">
              <w:rPr/>
            </w:rPrChange>
          </w:rPr>
          <w:delText xml:space="preserve">ProCredit </w:delText>
        </w:r>
      </w:del>
      <w:r w:rsidRPr="004D4A21">
        <w:rPr>
          <w:lang w:val="es-EC"/>
          <w:rPrChange w:id="544" w:author="(Estudiante) Andres Marcelo Olmedo Coronel" w:date="2026-10-26T20:49:00Z" w16du:dateUtc="2026-10-27T01:49:00Z">
            <w:rPr/>
          </w:rPrChange>
        </w:rPr>
        <w:t>prioriza la cartera con base en los días de atraso y el criterio del asesor, lo que limita la anticipación del deterioro. Este trabajo desarrolló un sistema de aprendizaje automático explicable que, con información disponible al cierre del mes t−1, predice la peor categoría de mora que alcanzará cada cliente en los tres meses siguientes (mora_h90), en seis categorías ordenadas. Ante las restricciones de acceso a datos reales, se construyó un panel sintético documentado de 3.000 clientes observados durante 36 meses (96.000 registros cliente-mes). Siguiendo CRISP-DM y Scrum, se aplicó una validación temporal de cinco ventanas con periodos de embargo, se reservaron cortes independientes para calibración y prueba futura, y se comparó la regla institucional de persistencia con regresión logística, árbol de decisión, Random Forest, Extra Trees, HistGradientBoosting y un HistGradientBoosting ordinal de Frank y Hall. El modelo ordinal obtuvo el mayor F1 macro en validación (0,340; IC 95 %: 0,329–0,357) frente a la regla (0,309; IC 95 %: 0,302–0,318). En la prueba futura alcanzó un F1 macro de 0,353, un recobrado de mora grave de 0,766 y una tasa de subestimación del 10,0 %, frente a 0,306, 0,651 y 15,0 % de la regla, con un acuerdo ordinal equivalente (QWK de 0,753 frente a 0,752). La recalibración isotónica redujo el puntaje de Brier de 0,337 a 0,279 y los conjuntos conformes cubrieron el 96,4 % de los casos. Sin embargo, el modelo no alcanzó el umbral absoluto de F1 macro de 0,80, su desempeño en las categorías intermedias es bajo, las brechas de equidad entre subgrupos superan los 5 puntos porcentuales y, con una capacidad de gestión del 10 % de la cartera, la regla capturó más casos graves. Las explicaciones SHAP y LIME identificaron el puntaje crediticio, la utilización de la línea y los días de atraso como factores principales. Una versión previa con etiqueta contemporánea alcanzó un F1 macro de 0,983, que se interpreta como cota superior diagnóstica. Los resultados respaldan el modelo como herramienta complementaria de apoyo a la decisión, sujeta a validación con datos reales.</w:t>
      </w:r>
    </w:p>
    <w:p w14:paraId="7BBDF160" w14:textId="77777777" w:rsidR="003C53B1" w:rsidRPr="004D4A21" w:rsidRDefault="00000000">
      <w:pPr>
        <w:pStyle w:val="Cuerpo"/>
        <w:rPr>
          <w:lang w:val="es-EC"/>
          <w:rPrChange w:id="545" w:author="(Estudiante) Andres Marcelo Olmedo Coronel" w:date="2026-10-26T20:49:00Z" w16du:dateUtc="2026-10-27T01:49:00Z">
            <w:rPr/>
          </w:rPrChange>
        </w:rPr>
      </w:pPr>
      <w:r w:rsidRPr="004D4A21">
        <w:rPr>
          <w:b/>
          <w:bCs/>
          <w:lang w:val="es-EC"/>
          <w:rPrChange w:id="546" w:author="(Estudiante) Andres Marcelo Olmedo Coronel" w:date="2026-10-26T20:49:00Z" w16du:dateUtc="2026-10-27T01:49:00Z">
            <w:rPr>
              <w:b/>
              <w:bCs/>
            </w:rPr>
          </w:rPrChange>
        </w:rPr>
        <w:t xml:space="preserve">Palabras clave: </w:t>
      </w:r>
      <w:r w:rsidRPr="004D4A21">
        <w:rPr>
          <w:lang w:val="es-EC"/>
          <w:rPrChange w:id="547" w:author="(Estudiante) Andres Marcelo Olmedo Coronel" w:date="2026-10-26T20:49:00Z" w16du:dateUtc="2026-10-27T01:49:00Z">
            <w:rPr/>
          </w:rPrChange>
        </w:rPr>
        <w:t>mora crediticia, predicción temprana, clasificación ordinal, validación temporal, aprendizaje automático explicable, gestión de cobranza.</w:t>
      </w:r>
    </w:p>
    <w:p w14:paraId="7BBDF161" w14:textId="77777777" w:rsidR="003C53B1" w:rsidRPr="004D4A21" w:rsidRDefault="00000000">
      <w:pPr>
        <w:pStyle w:val="Cuerpo"/>
        <w:rPr>
          <w:lang w:val="es-EC"/>
          <w:rPrChange w:id="548" w:author="(Estudiante) Andres Marcelo Olmedo Coronel" w:date="2026-10-26T20:49:00Z" w16du:dateUtc="2026-10-27T01:49:00Z">
            <w:rPr/>
          </w:rPrChange>
        </w:rPr>
      </w:pPr>
      <w:r w:rsidRPr="004D4A21">
        <w:rPr>
          <w:lang w:val="es-EC"/>
          <w:rPrChange w:id="549" w:author="(Estudiante) Andres Marcelo Olmedo Coronel" w:date="2026-10-26T20:49:00Z" w16du:dateUtc="2026-10-27T01:49:00Z">
            <w:rPr/>
          </w:rPrChange>
        </w:rPr>
        <w:br w:type="page"/>
      </w:r>
    </w:p>
    <w:p w14:paraId="6F4EC432" w14:textId="77777777" w:rsidR="00F30B95" w:rsidRPr="004D4A21" w:rsidRDefault="00F30B95">
      <w:pPr>
        <w:pStyle w:val="Ttulo"/>
        <w:rPr>
          <w:ins w:id="550" w:author="(Estudiante) Andres Marcelo Olmedo Coronel" w:date="2026-10-26T20:28:00Z" w16du:dateUtc="2026-10-27T01:28:00Z"/>
          <w:rStyle w:val="Ninguno"/>
          <w:rFonts w:eastAsia="Arial Unicode MS"/>
          <w:lang w:val="es-EC"/>
          <w:rPrChange w:id="551" w:author="(Estudiante) Andres Marcelo Olmedo Coronel" w:date="2026-10-26T20:49:00Z" w16du:dateUtc="2026-10-27T01:49:00Z">
            <w:rPr>
              <w:ins w:id="552" w:author="(Estudiante) Andres Marcelo Olmedo Coronel" w:date="2026-10-26T20:28:00Z" w16du:dateUtc="2026-10-27T01:28:00Z"/>
              <w:rStyle w:val="Ninguno"/>
              <w:rFonts w:eastAsia="Arial Unicode MS"/>
              <w:lang w:val="en-US"/>
            </w:rPr>
          </w:rPrChange>
        </w:rPr>
      </w:pPr>
      <w:bookmarkStart w:id="553" w:name="_Toc1"/>
      <w:bookmarkStart w:id="554" w:name="_Toc243938829"/>
    </w:p>
    <w:p w14:paraId="7BBDF162" w14:textId="5D6B0FEC" w:rsidR="003C53B1" w:rsidRPr="004D4A21" w:rsidRDefault="00000000">
      <w:pPr>
        <w:pStyle w:val="Ttulo"/>
        <w:rPr>
          <w:lang w:val="es-EC"/>
          <w:rPrChange w:id="555" w:author="(Estudiante) Andres Marcelo Olmedo Coronel" w:date="2026-10-26T20:49:00Z" w16du:dateUtc="2026-10-27T01:49:00Z">
            <w:rPr/>
          </w:rPrChange>
        </w:rPr>
      </w:pPr>
      <w:r w:rsidRPr="004D4A21">
        <w:rPr>
          <w:rStyle w:val="Ninguno"/>
          <w:rFonts w:eastAsia="Arial Unicode MS"/>
          <w:lang w:val="es-EC"/>
          <w:rPrChange w:id="556" w:author="(Estudiante) Andres Marcelo Olmedo Coronel" w:date="2026-10-26T20:49:00Z" w16du:dateUtc="2026-10-27T01:49:00Z">
            <w:rPr>
              <w:rStyle w:val="Ninguno"/>
              <w:rFonts w:eastAsia="Arial Unicode MS"/>
            </w:rPr>
          </w:rPrChange>
        </w:rPr>
        <w:t>Abstract</w:t>
      </w:r>
      <w:bookmarkEnd w:id="553"/>
      <w:bookmarkEnd w:id="554"/>
    </w:p>
    <w:p w14:paraId="7BBDF163" w14:textId="77777777" w:rsidR="003C53B1" w:rsidRPr="004D4A21" w:rsidRDefault="00000000">
      <w:pPr>
        <w:pStyle w:val="Cuerpo"/>
        <w:rPr>
          <w:lang w:val="es-EC"/>
          <w:rPrChange w:id="557" w:author="(Estudiante) Andres Marcelo Olmedo Coronel" w:date="2026-10-26T20:49:00Z" w16du:dateUtc="2026-10-27T01:49:00Z">
            <w:rPr/>
          </w:rPrChange>
        </w:rPr>
      </w:pPr>
      <w:r w:rsidRPr="004D4A21">
        <w:rPr>
          <w:lang w:val="es-EC"/>
          <w:rPrChange w:id="558" w:author="(Estudiante) Andres Marcelo Olmedo Coronel" w:date="2026-10-26T20:49:00Z" w16du:dateUtc="2026-10-27T01:49:00Z">
            <w:rPr/>
          </w:rPrChange>
        </w:rPr>
        <w:t>The Collections Department of Banco ProCredit prioritizes its portfolio using days past due and advisors’ judgment, which limits early detection of deterioration. This work developed an explainable machine-learning system that, using information available at the end of month t−1, predicts the worst delinquency category each client will reach in the following three months (mora_h90) across six ordered categories. Given restricted access to real data, a documented synthetic panel of 3,000 clients observed over 36 months (96,000 client-month records) was built. Following CRISP-DM and Scrum, a five-window temporal validation with embargo periods was applied, separate periods were reserved for calibration and a future test, and the institutional persistence rule was compared with logistic regression, a decision tree, Random Forest, Extra Trees, HistGradientBoosting and an ordinal Frank-and-Hall HistGradientBoosting. The ordinal model achieved the highest validation macro F1 (0.340; 95% CI: 0.329–0.357) versus the rule (0.309; 95% CI: 0.302–0.318). On the future test it reached a macro F1 of 0.353, a severe-delinquency recall of 0.766 and an underestimation rate of 10.0%, compared with 0.306, 0.651 and 15.0% for the rule, with equivalent ordinal agreement (QWK 0.753 vs. 0.752). Isotonic recalibration reduced the Brier score from 0.337 to 0.279, and conformal sets covered 96.4% of cases. However, the model did not reach the absolute macro-F1 threshold of 0.80, performs poorly in intermediate categories, shows fairness gaps above 5 percentage points, and, under a capacity of 10% of the portfolio, the rule captured more severe cases. SHAP and LIME identified credit score, credit-line utilization and days past due as the main drivers. A previous version with a contemporaneous label achieved a macro F1 of 0.983, interpreted as a diagnostic upper bound. The results support the model as a complementary decision-support tool, subject to validation with real data.</w:t>
      </w:r>
    </w:p>
    <w:p w14:paraId="7BBDF164" w14:textId="77777777" w:rsidR="003C53B1" w:rsidRPr="004D4A21" w:rsidRDefault="00000000">
      <w:pPr>
        <w:pStyle w:val="Cuerpo"/>
        <w:rPr>
          <w:lang w:val="es-EC"/>
          <w:rPrChange w:id="559" w:author="(Estudiante) Andres Marcelo Olmedo Coronel" w:date="2026-10-26T20:49:00Z" w16du:dateUtc="2026-10-27T01:49:00Z">
            <w:rPr/>
          </w:rPrChange>
        </w:rPr>
      </w:pPr>
      <w:r w:rsidRPr="004D4A21">
        <w:rPr>
          <w:b/>
          <w:bCs/>
          <w:lang w:val="es-EC"/>
          <w:rPrChange w:id="560" w:author="(Estudiante) Andres Marcelo Olmedo Coronel" w:date="2026-10-26T20:49:00Z" w16du:dateUtc="2026-10-27T01:49:00Z">
            <w:rPr>
              <w:b/>
              <w:bCs/>
            </w:rPr>
          </w:rPrChange>
        </w:rPr>
        <w:t xml:space="preserve">Keywords: </w:t>
      </w:r>
      <w:r w:rsidRPr="004D4A21">
        <w:rPr>
          <w:lang w:val="es-EC"/>
          <w:rPrChange w:id="561" w:author="(Estudiante) Andres Marcelo Olmedo Coronel" w:date="2026-10-26T20:49:00Z" w16du:dateUtc="2026-10-27T01:49:00Z">
            <w:rPr/>
          </w:rPrChange>
        </w:rPr>
        <w:t>credit delinquency, early prediction, ordinal classification, temporal validation, explainable machine learning, debt collection.</w:t>
      </w:r>
    </w:p>
    <w:p w14:paraId="7BBDF165" w14:textId="77777777" w:rsidR="003C53B1" w:rsidRPr="004D4A21" w:rsidRDefault="00000000">
      <w:pPr>
        <w:pStyle w:val="Cuerpo"/>
        <w:rPr>
          <w:lang w:val="es-EC"/>
          <w:rPrChange w:id="562" w:author="(Estudiante) Andres Marcelo Olmedo Coronel" w:date="2026-10-26T20:49:00Z" w16du:dateUtc="2026-10-27T01:49:00Z">
            <w:rPr/>
          </w:rPrChange>
        </w:rPr>
      </w:pPr>
      <w:r w:rsidRPr="004D4A21">
        <w:rPr>
          <w:lang w:val="es-EC"/>
          <w:rPrChange w:id="563" w:author="(Estudiante) Andres Marcelo Olmedo Coronel" w:date="2026-10-26T20:49:00Z" w16du:dateUtc="2026-10-27T01:49:00Z">
            <w:rPr/>
          </w:rPrChange>
        </w:rPr>
        <w:br w:type="page"/>
      </w:r>
    </w:p>
    <w:p w14:paraId="7BBDF166" w14:textId="77777777" w:rsidR="003C53B1" w:rsidRPr="004D4A21" w:rsidRDefault="00000000" w:rsidP="00567D22">
      <w:pPr>
        <w:pStyle w:val="Ttulo1"/>
        <w:numPr>
          <w:ilvl w:val="0"/>
          <w:numId w:val="1"/>
        </w:numPr>
        <w:rPr>
          <w:rFonts w:eastAsia="Arial"/>
          <w:lang w:val="es-EC"/>
          <w:rPrChange w:id="564" w:author="(Estudiante) Andres Marcelo Olmedo Coronel" w:date="2026-10-26T20:49:00Z" w16du:dateUtc="2026-10-27T01:49:00Z">
            <w:rPr>
              <w:rFonts w:eastAsia="Arial"/>
            </w:rPr>
          </w:rPrChange>
        </w:rPr>
      </w:pPr>
      <w:bookmarkStart w:id="565" w:name="_Toc2"/>
      <w:bookmarkStart w:id="566" w:name="_Toc243938830"/>
      <w:r w:rsidRPr="004D4A21">
        <w:rPr>
          <w:rStyle w:val="Ninguno"/>
          <w:lang w:val="es-EC"/>
          <w:rPrChange w:id="567" w:author="(Estudiante) Andres Marcelo Olmedo Coronel" w:date="2026-10-26T20:49:00Z" w16du:dateUtc="2026-10-27T01:49:00Z">
            <w:rPr>
              <w:rStyle w:val="Ninguno"/>
            </w:rPr>
          </w:rPrChange>
        </w:rPr>
        <w:lastRenderedPageBreak/>
        <w:t>Introducción</w:t>
      </w:r>
      <w:bookmarkEnd w:id="565"/>
      <w:bookmarkEnd w:id="566"/>
    </w:p>
    <w:p w14:paraId="7BBDF167" w14:textId="77777777" w:rsidR="003C53B1" w:rsidRPr="004D4A21" w:rsidRDefault="00000000" w:rsidP="00567D22">
      <w:pPr>
        <w:pStyle w:val="Ttulo2"/>
        <w:numPr>
          <w:ilvl w:val="1"/>
          <w:numId w:val="1"/>
        </w:numPr>
        <w:rPr>
          <w:rFonts w:eastAsia="Arial"/>
          <w:lang w:val="es-EC"/>
          <w:rPrChange w:id="568" w:author="(Estudiante) Andres Marcelo Olmedo Coronel" w:date="2026-10-26T20:49:00Z" w16du:dateUtc="2026-10-27T01:49:00Z">
            <w:rPr>
              <w:rFonts w:eastAsia="Arial"/>
            </w:rPr>
          </w:rPrChange>
        </w:rPr>
      </w:pPr>
      <w:bookmarkStart w:id="569" w:name="_Toc3"/>
      <w:bookmarkStart w:id="570" w:name="_Toc243938831"/>
      <w:r w:rsidRPr="004D4A21">
        <w:rPr>
          <w:rStyle w:val="Ninguno"/>
          <w:u w:color="000000"/>
          <w:lang w:val="es-EC"/>
          <w:rPrChange w:id="571" w:author="(Estudiante) Andres Marcelo Olmedo Coronel" w:date="2026-10-26T20:49:00Z" w16du:dateUtc="2026-10-27T01:49:00Z">
            <w:rPr>
              <w:rStyle w:val="Ninguno"/>
              <w:u w:color="000000"/>
            </w:rPr>
          </w:rPrChange>
        </w:rPr>
        <w:t>Identificación y descripción del problema o necesidad</w:t>
      </w:r>
      <w:bookmarkEnd w:id="570"/>
      <w:r w:rsidRPr="004D4A21">
        <w:rPr>
          <w:rStyle w:val="Ninguno"/>
          <w:u w:color="000000"/>
          <w:lang w:val="es-EC"/>
          <w:rPrChange w:id="572" w:author="(Estudiante) Andres Marcelo Olmedo Coronel" w:date="2026-10-26T20:49:00Z" w16du:dateUtc="2026-10-27T01:49:00Z">
            <w:rPr>
              <w:rStyle w:val="Ninguno"/>
              <w:u w:color="000000"/>
            </w:rPr>
          </w:rPrChange>
        </w:rPr>
        <w:br/>
      </w:r>
      <w:bookmarkEnd w:id="569"/>
    </w:p>
    <w:p w14:paraId="7BBDF168" w14:textId="1F456F5D" w:rsidR="003C53B1" w:rsidRPr="004D4A21" w:rsidRDefault="00000000">
      <w:pPr>
        <w:pStyle w:val="Cuerpo"/>
        <w:rPr>
          <w:rStyle w:val="Ninguno"/>
          <w:lang w:val="es-EC"/>
          <w:rPrChange w:id="573" w:author="(Estudiante) Andres Marcelo Olmedo Coronel" w:date="2026-10-26T20:49:00Z" w16du:dateUtc="2026-10-27T01:49:00Z">
            <w:rPr>
              <w:rStyle w:val="Ninguno"/>
            </w:rPr>
          </w:rPrChange>
        </w:rPr>
      </w:pPr>
      <w:r w:rsidRPr="004D4A21">
        <w:rPr>
          <w:rStyle w:val="Ninguno"/>
          <w:lang w:val="es-EC"/>
          <w:rPrChange w:id="574" w:author="(Estudiante) Andres Marcelo Olmedo Coronel" w:date="2026-10-26T20:49:00Z" w16du:dateUtc="2026-10-27T01:49:00Z">
            <w:rPr>
              <w:rStyle w:val="Ninguno"/>
            </w:rPr>
          </w:rPrChange>
        </w:rPr>
        <w:t>El Área de Recuperación de</w:t>
      </w:r>
      <w:ins w:id="575" w:author="(Estudiante) Andres Marcelo Olmedo Coronel" w:date="2026-10-26T20:34:00Z" w16du:dateUtc="2026-10-27T01:34:00Z">
        <w:r w:rsidR="0031431E" w:rsidRPr="004D4A21">
          <w:rPr>
            <w:rStyle w:val="Ninguno"/>
            <w:lang w:val="es-EC"/>
            <w:rPrChange w:id="576" w:author="(Estudiante) Andres Marcelo Olmedo Coronel" w:date="2026-10-26T20:49:00Z" w16du:dateUtc="2026-10-27T01:49:00Z">
              <w:rPr>
                <w:rStyle w:val="Ninguno"/>
              </w:rPr>
            </w:rPrChange>
          </w:rPr>
          <w:t>l</w:t>
        </w:r>
      </w:ins>
      <w:r w:rsidRPr="004D4A21">
        <w:rPr>
          <w:rStyle w:val="Ninguno"/>
          <w:lang w:val="es-EC"/>
          <w:rPrChange w:id="577" w:author="(Estudiante) Andres Marcelo Olmedo Coronel" w:date="2026-10-26T20:49:00Z" w16du:dateUtc="2026-10-27T01:49:00Z">
            <w:rPr>
              <w:rStyle w:val="Ninguno"/>
            </w:rPr>
          </w:rPrChange>
        </w:rPr>
        <w:t xml:space="preserve"> Banco</w:t>
      </w:r>
      <w:ins w:id="578" w:author="(Estudiante) Andres Marcelo Olmedo Coronel" w:date="2026-10-26T20:34:00Z" w16du:dateUtc="2026-10-27T01:34:00Z">
        <w:r w:rsidR="0031431E" w:rsidRPr="004D4A21">
          <w:rPr>
            <w:rStyle w:val="Ninguno"/>
            <w:lang w:val="es-EC"/>
            <w:rPrChange w:id="579" w:author="(Estudiante) Andres Marcelo Olmedo Coronel" w:date="2026-10-26T20:49:00Z" w16du:dateUtc="2026-10-27T01:49:00Z">
              <w:rPr>
                <w:rStyle w:val="Ninguno"/>
              </w:rPr>
            </w:rPrChange>
          </w:rPr>
          <w:t xml:space="preserve"> </w:t>
        </w:r>
      </w:ins>
      <w:del w:id="580" w:author="(Estudiante) Andres Marcelo Olmedo Coronel" w:date="2026-10-26T20:34:00Z" w16du:dateUtc="2026-10-27T01:34:00Z">
        <w:r w:rsidRPr="004D4A21" w:rsidDel="0031431E">
          <w:rPr>
            <w:rStyle w:val="Ninguno"/>
            <w:lang w:val="es-EC"/>
            <w:rPrChange w:id="581" w:author="(Estudiante) Andres Marcelo Olmedo Coronel" w:date="2026-10-26T20:49:00Z" w16du:dateUtc="2026-10-27T01:49:00Z">
              <w:rPr>
                <w:rStyle w:val="Ninguno"/>
              </w:rPr>
            </w:rPrChange>
          </w:rPr>
          <w:delText xml:space="preserve"> ProCredit </w:delText>
        </w:r>
      </w:del>
      <w:r w:rsidRPr="004D4A21">
        <w:rPr>
          <w:rStyle w:val="Ninguno"/>
          <w:lang w:val="es-EC"/>
          <w:rPrChange w:id="582" w:author="(Estudiante) Andres Marcelo Olmedo Coronel" w:date="2026-10-26T20:49:00Z" w16du:dateUtc="2026-10-27T01:49:00Z">
            <w:rPr>
              <w:rStyle w:val="Ninguno"/>
            </w:rPr>
          </w:rPrChange>
        </w:rPr>
        <w:t>enfrenta limitaciones para anticipar oportunamente el riesgo de mora de sus clientes y priorizar de manera eficiente las acciones de seguimiento y recuperación. Actualmente, la gestión se basa principalmente en indicadores históricos, como días de atraso, recurrencia en mora y criterios definidos por la experiencia del asesor, lo que dificulta identificar de forma temprana aquellos clientes con alta probabilidad de incumplimiento. Adicionalmente, los procesos de seguimiento, registro de gestiones y control de compromisos se realizan de manera parcial y con diferentes niveles de profundidad entre asesores, generando limitaciones en la trazabilidad, supervisión y oportunidad de las acciones preventivas.</w:t>
      </w:r>
    </w:p>
    <w:p w14:paraId="7BBDF169" w14:textId="42D62F55" w:rsidR="003C53B1" w:rsidRPr="004D4A21" w:rsidRDefault="00000000">
      <w:pPr>
        <w:pStyle w:val="Cuerpo"/>
        <w:rPr>
          <w:lang w:val="es-EC"/>
          <w:rPrChange w:id="583" w:author="(Estudiante) Andres Marcelo Olmedo Coronel" w:date="2026-10-26T20:49:00Z" w16du:dateUtc="2026-10-27T01:49:00Z">
            <w:rPr/>
          </w:rPrChange>
        </w:rPr>
      </w:pPr>
      <w:r w:rsidRPr="004D4A21">
        <w:rPr>
          <w:lang w:val="es-EC"/>
          <w:rPrChange w:id="584" w:author="(Estudiante) Andres Marcelo Olmedo Coronel" w:date="2026-10-26T20:49:00Z" w16du:dateUtc="2026-10-27T01:49:00Z">
            <w:rPr/>
          </w:rPrChange>
        </w:rPr>
        <w:t>La magnitud del problema justifica la búsqueda de una solución anticipatoria. A junio de 2026, la morosidad de la banca privada ecuatoriana se ubicó en 3,05 % sobre una cartera de crédito de USD 54.448 millones (Primicias, 2026), lo que equivale aproximadamente a USD 1.661 millones en cartera con pagos atrasados. Aunque no se dispone de cifras públicas desagregadas de la cartera en riesgo ni de los tiempos de gestión del Área de Recuperación de</w:t>
      </w:r>
      <w:ins w:id="585" w:author="(Estudiante) Andres Marcelo Olmedo Coronel" w:date="2026-10-26T20:35:00Z" w16du:dateUtc="2026-10-27T01:35:00Z">
        <w:r w:rsidR="00297ADB" w:rsidRPr="004D4A21">
          <w:rPr>
            <w:lang w:val="es-EC"/>
            <w:rPrChange w:id="586" w:author="(Estudiante) Andres Marcelo Olmedo Coronel" w:date="2026-10-26T20:49:00Z" w16du:dateUtc="2026-10-27T01:49:00Z">
              <w:rPr/>
            </w:rPrChange>
          </w:rPr>
          <w:t>l</w:t>
        </w:r>
      </w:ins>
      <w:r w:rsidRPr="004D4A21">
        <w:rPr>
          <w:lang w:val="es-EC"/>
          <w:rPrChange w:id="587" w:author="(Estudiante) Andres Marcelo Olmedo Coronel" w:date="2026-10-26T20:49:00Z" w16du:dateUtc="2026-10-27T01:49:00Z">
            <w:rPr/>
          </w:rPrChange>
        </w:rPr>
        <w:t xml:space="preserve"> Banco</w:t>
      </w:r>
      <w:ins w:id="588" w:author="(Estudiante) Andres Marcelo Olmedo Coronel" w:date="2026-10-26T20:36:00Z" w16du:dateUtc="2026-10-27T01:36:00Z">
        <w:r w:rsidR="00DC4A5D" w:rsidRPr="004D4A21">
          <w:rPr>
            <w:lang w:val="es-EC"/>
            <w:rPrChange w:id="589" w:author="(Estudiante) Andres Marcelo Olmedo Coronel" w:date="2026-10-26T20:49:00Z" w16du:dateUtc="2026-10-27T01:49:00Z">
              <w:rPr/>
            </w:rPrChange>
          </w:rPr>
          <w:t xml:space="preserve">, </w:t>
        </w:r>
      </w:ins>
      <w:del w:id="590" w:author="(Estudiante) Andres Marcelo Olmedo Coronel" w:date="2026-10-26T20:35:00Z" w16du:dateUtc="2026-10-27T01:35:00Z">
        <w:r w:rsidRPr="004D4A21" w:rsidDel="00297ADB">
          <w:rPr>
            <w:lang w:val="es-EC"/>
            <w:rPrChange w:id="591" w:author="(Estudiante) Andres Marcelo Olmedo Coronel" w:date="2026-10-26T20:49:00Z" w16du:dateUtc="2026-10-27T01:49:00Z">
              <w:rPr/>
            </w:rPrChange>
          </w:rPr>
          <w:delText xml:space="preserve"> ProCredit —</w:delText>
        </w:r>
      </w:del>
      <w:ins w:id="592" w:author="(Estudiante) Andres Marcelo Olmedo Coronel" w:date="2026-10-26T20:35:00Z" w16du:dateUtc="2026-10-27T01:35:00Z">
        <w:r w:rsidR="00297ADB" w:rsidRPr="004D4A21">
          <w:rPr>
            <w:lang w:val="es-EC"/>
            <w:rPrChange w:id="593" w:author="(Estudiante) Andres Marcelo Olmedo Coronel" w:date="2026-10-26T20:49:00Z" w16du:dateUtc="2026-10-27T01:49:00Z">
              <w:rPr/>
            </w:rPrChange>
          </w:rPr>
          <w:t xml:space="preserve"> </w:t>
        </w:r>
      </w:ins>
      <w:r w:rsidRPr="004D4A21">
        <w:rPr>
          <w:lang w:val="es-EC"/>
          <w:rPrChange w:id="594" w:author="(Estudiante) Andres Marcelo Olmedo Coronel" w:date="2026-10-26T20:49:00Z" w16du:dateUtc="2026-10-27T01:49:00Z">
            <w:rPr/>
          </w:rPrChange>
        </w:rPr>
        <w:t>información que deberá levantarse como línea base durante el piloto—, la entrevista con el área confirmó que la priorización se realiza de forma reactiva y que la revisión formal ocurre en comités periódicos (N. Gutiérrez, comunicación personal, 4 de septiembre de 2026).</w:t>
      </w:r>
    </w:p>
    <w:p w14:paraId="7BBDF16A" w14:textId="77777777" w:rsidR="003C53B1" w:rsidRPr="004D4A21" w:rsidRDefault="00000000">
      <w:pPr>
        <w:pStyle w:val="Cuerpo"/>
        <w:rPr>
          <w:lang w:val="es-EC"/>
          <w:rPrChange w:id="595" w:author="(Estudiante) Andres Marcelo Olmedo Coronel" w:date="2026-10-26T20:49:00Z" w16du:dateUtc="2026-10-27T01:49:00Z">
            <w:rPr/>
          </w:rPrChange>
        </w:rPr>
      </w:pPr>
      <w:r w:rsidRPr="004D4A21">
        <w:rPr>
          <w:lang w:val="es-EC"/>
          <w:rPrChange w:id="596" w:author="(Estudiante) Andres Marcelo Olmedo Coronel" w:date="2026-10-26T20:49:00Z" w16du:dateUtc="2026-10-27T01:49:00Z">
            <w:rPr/>
          </w:rPrChange>
        </w:rPr>
        <w:t>Asimismo, la organización no dispone de una herramienta que integre variables históricas, financieras, transaccionales y de comportamiento para estimar el riesgo futuro de mora, priorizar automáticamente la cartera según su nivel de riesgo y generar alertas tempranas para la toma de decisiones. Esto provoca que gran parte de las acciones de recuperación se ejecuten de forma reactiva, una vez que el cliente ha evidenciado señales significativas de deterioro, reduciendo la capacidad institucional para prevenir el incumplimiento y optimizar los recursos destinados a la gestión de cobranza. Un análisis de causa-efecto (diagrama de Ishikawa) permitió agrupar las causas del problema en las categorías que se resumen en la Figura 1 y se describen a continuación:</w:t>
      </w:r>
    </w:p>
    <w:p w14:paraId="7BBDF16B" w14:textId="77777777" w:rsidR="003C53B1" w:rsidRPr="004D4A21" w:rsidRDefault="00000000" w:rsidP="00567D22">
      <w:pPr>
        <w:pStyle w:val="Cuerpo"/>
        <w:numPr>
          <w:ilvl w:val="0"/>
          <w:numId w:val="12"/>
        </w:numPr>
        <w:spacing w:after="120"/>
        <w:rPr>
          <w:rStyle w:val="Ninguno"/>
          <w:lang w:val="es-EC"/>
          <w:rPrChange w:id="597" w:author="(Estudiante) Andres Marcelo Olmedo Coronel" w:date="2026-10-26T20:49:00Z" w16du:dateUtc="2026-10-27T01:49:00Z">
            <w:rPr>
              <w:rStyle w:val="Ninguno"/>
            </w:rPr>
          </w:rPrChange>
        </w:rPr>
      </w:pPr>
      <w:r w:rsidRPr="004D4A21">
        <w:rPr>
          <w:rStyle w:val="Ninguno"/>
          <w:b/>
          <w:bCs/>
          <w:lang w:val="es-EC"/>
          <w:rPrChange w:id="598" w:author="(Estudiante) Andres Marcelo Olmedo Coronel" w:date="2026-10-26T20:49:00Z" w16du:dateUtc="2026-10-27T01:49:00Z">
            <w:rPr>
              <w:rStyle w:val="Ninguno"/>
              <w:b/>
              <w:bCs/>
            </w:rPr>
          </w:rPrChange>
        </w:rPr>
        <w:t xml:space="preserve">Personas: </w:t>
      </w:r>
      <w:r w:rsidRPr="004D4A21">
        <w:rPr>
          <w:rStyle w:val="Ninguno"/>
          <w:lang w:val="es-EC"/>
          <w:rPrChange w:id="599" w:author="(Estudiante) Andres Marcelo Olmedo Coronel" w:date="2026-10-26T20:49:00Z" w16du:dateUtc="2026-10-27T01:49:00Z">
            <w:rPr>
              <w:rStyle w:val="Ninguno"/>
            </w:rPr>
          </w:rPrChange>
        </w:rPr>
        <w:t>La gestión depende significativamente de la experiencia y criterio del asesor. No existe una revisión sistemática del cumplimiento de los registros de seguimiento.</w:t>
      </w:r>
    </w:p>
    <w:p w14:paraId="7BBDF16C" w14:textId="77777777" w:rsidR="003C53B1" w:rsidRPr="004D4A21" w:rsidRDefault="00000000" w:rsidP="00567D22">
      <w:pPr>
        <w:pStyle w:val="Cuerpo"/>
        <w:numPr>
          <w:ilvl w:val="0"/>
          <w:numId w:val="11"/>
        </w:numPr>
        <w:spacing w:after="120"/>
        <w:rPr>
          <w:rStyle w:val="Ninguno"/>
          <w:lang w:val="es-EC"/>
          <w:rPrChange w:id="600" w:author="(Estudiante) Andres Marcelo Olmedo Coronel" w:date="2026-10-26T20:49:00Z" w16du:dateUtc="2026-10-27T01:49:00Z">
            <w:rPr>
              <w:rStyle w:val="Ninguno"/>
            </w:rPr>
          </w:rPrChange>
        </w:rPr>
      </w:pPr>
      <w:r w:rsidRPr="004D4A21">
        <w:rPr>
          <w:rStyle w:val="Ninguno"/>
          <w:b/>
          <w:bCs/>
          <w:lang w:val="es-EC"/>
          <w:rPrChange w:id="601" w:author="(Estudiante) Andres Marcelo Olmedo Coronel" w:date="2026-10-26T20:49:00Z" w16du:dateUtc="2026-10-27T01:49:00Z">
            <w:rPr>
              <w:rStyle w:val="Ninguno"/>
              <w:b/>
              <w:bCs/>
            </w:rPr>
          </w:rPrChange>
        </w:rPr>
        <w:t xml:space="preserve">Procesos: </w:t>
      </w:r>
      <w:r w:rsidRPr="004D4A21">
        <w:rPr>
          <w:rStyle w:val="Ninguno"/>
          <w:lang w:val="es-EC"/>
          <w:rPrChange w:id="602" w:author="(Estudiante) Andres Marcelo Olmedo Coronel" w:date="2026-10-26T20:49:00Z" w16du:dateUtc="2026-10-27T01:49:00Z">
            <w:rPr>
              <w:rStyle w:val="Ninguno"/>
            </w:rPr>
          </w:rPrChange>
        </w:rPr>
        <w:t>El seguimiento se realiza principalmente cuando el cliente ya presenta mora o recurrencia. La revisión formal ocurre en los comités de mora, normalmente de forma periódica y no en tiempo real.</w:t>
      </w:r>
    </w:p>
    <w:p w14:paraId="7BBDF16D" w14:textId="77777777" w:rsidR="003C53B1" w:rsidRPr="004D4A21" w:rsidRDefault="00000000" w:rsidP="00567D22">
      <w:pPr>
        <w:pStyle w:val="Cuerpo"/>
        <w:numPr>
          <w:ilvl w:val="0"/>
          <w:numId w:val="10"/>
        </w:numPr>
        <w:spacing w:after="120"/>
        <w:rPr>
          <w:rStyle w:val="Ninguno"/>
          <w:lang w:val="es-EC"/>
          <w:rPrChange w:id="603" w:author="(Estudiante) Andres Marcelo Olmedo Coronel" w:date="2026-10-26T20:49:00Z" w16du:dateUtc="2026-10-27T01:49:00Z">
            <w:rPr>
              <w:rStyle w:val="Ninguno"/>
            </w:rPr>
          </w:rPrChange>
        </w:rPr>
      </w:pPr>
      <w:r w:rsidRPr="004D4A21">
        <w:rPr>
          <w:rStyle w:val="Ninguno"/>
          <w:b/>
          <w:bCs/>
          <w:lang w:val="es-EC"/>
          <w:rPrChange w:id="604" w:author="(Estudiante) Andres Marcelo Olmedo Coronel" w:date="2026-10-26T20:49:00Z" w16du:dateUtc="2026-10-27T01:49:00Z">
            <w:rPr>
              <w:rStyle w:val="Ninguno"/>
              <w:b/>
              <w:bCs/>
            </w:rPr>
          </w:rPrChange>
        </w:rPr>
        <w:lastRenderedPageBreak/>
        <w:t xml:space="preserve">Tecnología: </w:t>
      </w:r>
      <w:r w:rsidRPr="004D4A21">
        <w:rPr>
          <w:rStyle w:val="Ninguno"/>
          <w:lang w:val="es-EC"/>
          <w:rPrChange w:id="605" w:author="(Estudiante) Andres Marcelo Olmedo Coronel" w:date="2026-10-26T20:49:00Z" w16du:dateUtc="2026-10-27T01:49:00Z">
            <w:rPr>
              <w:rStyle w:val="Ninguno"/>
            </w:rPr>
          </w:rPrChange>
        </w:rPr>
        <w:t>No existe un motor predictivo que anticipe qué clientes tendrán mayor probabilidad de entrar en mora. No existen alertas automáticas para compromisos incumplidos o gestiones pendientes.</w:t>
      </w:r>
    </w:p>
    <w:p w14:paraId="7BBDF16E" w14:textId="77777777" w:rsidR="003C53B1" w:rsidRPr="004D4A21" w:rsidRDefault="00000000" w:rsidP="00567D22">
      <w:pPr>
        <w:pStyle w:val="Cuerpo"/>
        <w:numPr>
          <w:ilvl w:val="0"/>
          <w:numId w:val="9"/>
        </w:numPr>
        <w:spacing w:after="120"/>
        <w:rPr>
          <w:rStyle w:val="Ninguno"/>
          <w:lang w:val="es-EC"/>
          <w:rPrChange w:id="606" w:author="(Estudiante) Andres Marcelo Olmedo Coronel" w:date="2026-10-26T20:49:00Z" w16du:dateUtc="2026-10-27T01:49:00Z">
            <w:rPr>
              <w:rStyle w:val="Ninguno"/>
            </w:rPr>
          </w:rPrChange>
        </w:rPr>
      </w:pPr>
      <w:r w:rsidRPr="004D4A21">
        <w:rPr>
          <w:rStyle w:val="Ninguno"/>
          <w:b/>
          <w:bCs/>
          <w:lang w:val="es-EC"/>
          <w:rPrChange w:id="607" w:author="(Estudiante) Andres Marcelo Olmedo Coronel" w:date="2026-10-26T20:49:00Z" w16du:dateUtc="2026-10-27T01:49:00Z">
            <w:rPr>
              <w:rStyle w:val="Ninguno"/>
              <w:b/>
              <w:bCs/>
            </w:rPr>
          </w:rPrChange>
        </w:rPr>
        <w:t xml:space="preserve">Información: </w:t>
      </w:r>
      <w:r w:rsidRPr="004D4A21">
        <w:rPr>
          <w:rStyle w:val="Ninguno"/>
          <w:lang w:val="es-EC"/>
          <w:rPrChange w:id="608" w:author="(Estudiante) Andres Marcelo Olmedo Coronel" w:date="2026-10-26T20:49:00Z" w16du:dateUtc="2026-10-27T01:49:00Z">
            <w:rPr>
              <w:rStyle w:val="Ninguno"/>
            </w:rPr>
          </w:rPrChange>
        </w:rPr>
        <w:t>Se utilizan principalmente días de atraso, recurrencia y restructuraciones para identificar riesgo. Existe potencial para incorporar múltiples variables adicionales de predicción.</w:t>
      </w:r>
    </w:p>
    <w:p w14:paraId="7BBDF16F" w14:textId="77777777" w:rsidR="003C53B1" w:rsidRPr="004D4A21" w:rsidRDefault="00000000" w:rsidP="00567D22">
      <w:pPr>
        <w:pStyle w:val="Cuerpo"/>
        <w:numPr>
          <w:ilvl w:val="0"/>
          <w:numId w:val="8"/>
        </w:numPr>
        <w:spacing w:after="120"/>
        <w:rPr>
          <w:rStyle w:val="Ninguno"/>
          <w:lang w:val="es-EC"/>
          <w:rPrChange w:id="609" w:author="(Estudiante) Andres Marcelo Olmedo Coronel" w:date="2026-10-26T20:49:00Z" w16du:dateUtc="2026-10-27T01:49:00Z">
            <w:rPr>
              <w:rStyle w:val="Ninguno"/>
            </w:rPr>
          </w:rPrChange>
        </w:rPr>
      </w:pPr>
      <w:r w:rsidRPr="004D4A21">
        <w:rPr>
          <w:rStyle w:val="Ninguno"/>
          <w:b/>
          <w:bCs/>
          <w:lang w:val="es-EC"/>
          <w:rPrChange w:id="610" w:author="(Estudiante) Andres Marcelo Olmedo Coronel" w:date="2026-10-26T20:49:00Z" w16du:dateUtc="2026-10-27T01:49:00Z">
            <w:rPr>
              <w:rStyle w:val="Ninguno"/>
              <w:b/>
              <w:bCs/>
            </w:rPr>
          </w:rPrChange>
        </w:rPr>
        <w:t xml:space="preserve">Control y Supervisión: </w:t>
      </w:r>
      <w:r w:rsidRPr="004D4A21">
        <w:rPr>
          <w:rStyle w:val="Ninguno"/>
          <w:lang w:val="es-EC"/>
          <w:rPrChange w:id="611" w:author="(Estudiante) Andres Marcelo Olmedo Coronel" w:date="2026-10-26T20:49:00Z" w16du:dateUtc="2026-10-27T01:49:00Z">
            <w:rPr>
              <w:rStyle w:val="Ninguno"/>
            </w:rPr>
          </w:rPrChange>
        </w:rPr>
        <w:t>No se levantan compromisos de mejora sobre la calidad del seguimiento realizado por los asesores. La supervisión se concentra en revisiones periódicas y no en alertas continuas.</w:t>
      </w:r>
    </w:p>
    <w:p w14:paraId="7BBDF170" w14:textId="77777777" w:rsidR="003C53B1" w:rsidRPr="004D4A21" w:rsidRDefault="00000000" w:rsidP="00567D22">
      <w:pPr>
        <w:pStyle w:val="Cuerpo"/>
        <w:numPr>
          <w:ilvl w:val="0"/>
          <w:numId w:val="7"/>
        </w:numPr>
        <w:spacing w:after="120"/>
        <w:rPr>
          <w:rStyle w:val="Ninguno"/>
          <w:lang w:val="es-EC"/>
          <w:rPrChange w:id="612" w:author="(Estudiante) Andres Marcelo Olmedo Coronel" w:date="2026-10-26T20:49:00Z" w16du:dateUtc="2026-10-27T01:49:00Z">
            <w:rPr>
              <w:rStyle w:val="Ninguno"/>
            </w:rPr>
          </w:rPrChange>
        </w:rPr>
      </w:pPr>
      <w:r w:rsidRPr="004D4A21">
        <w:rPr>
          <w:rStyle w:val="Ninguno"/>
          <w:b/>
          <w:bCs/>
          <w:lang w:val="es-EC"/>
          <w:rPrChange w:id="613" w:author="(Estudiante) Andres Marcelo Olmedo Coronel" w:date="2026-10-26T20:49:00Z" w16du:dateUtc="2026-10-27T01:49:00Z">
            <w:rPr>
              <w:rStyle w:val="Ninguno"/>
              <w:b/>
              <w:bCs/>
            </w:rPr>
          </w:rPrChange>
        </w:rPr>
        <w:t xml:space="preserve">Comunicación y Registro: </w:t>
      </w:r>
      <w:r w:rsidRPr="004D4A21">
        <w:rPr>
          <w:rStyle w:val="Ninguno"/>
          <w:lang w:val="es-EC"/>
          <w:rPrChange w:id="614" w:author="(Estudiante) Andres Marcelo Olmedo Coronel" w:date="2026-10-26T20:49:00Z" w16du:dateUtc="2026-10-27T01:49:00Z">
            <w:rPr>
              <w:rStyle w:val="Ninguno"/>
            </w:rPr>
          </w:rPrChange>
        </w:rPr>
        <w:t>Las gestiones masivas (WhatsApp, SMS, correo) no siempre quedan registradas en el historial del cliente. No existe una trazabilidad completa de todas las interacciones realizadas</w:t>
      </w:r>
    </w:p>
    <w:p w14:paraId="7BBDF171" w14:textId="77777777" w:rsidR="003C53B1" w:rsidRPr="004D4A21" w:rsidRDefault="00000000" w:rsidP="00567D22">
      <w:pPr>
        <w:pStyle w:val="Cuerpo"/>
        <w:numPr>
          <w:ilvl w:val="0"/>
          <w:numId w:val="2"/>
        </w:numPr>
        <w:spacing w:after="120"/>
        <w:ind w:left="720" w:hanging="360"/>
        <w:rPr>
          <w:lang w:val="es-EC"/>
          <w:rPrChange w:id="615" w:author="(Estudiante) Andres Marcelo Olmedo Coronel" w:date="2026-10-26T20:49:00Z" w16du:dateUtc="2026-10-27T01:49:00Z">
            <w:rPr/>
          </w:rPrChange>
        </w:rPr>
      </w:pPr>
      <w:r w:rsidRPr="004D4A21">
        <w:rPr>
          <w:rStyle w:val="Ninguno"/>
          <w:b/>
          <w:bCs/>
          <w:lang w:val="es-EC"/>
          <w:rPrChange w:id="616" w:author="(Estudiante) Andres Marcelo Olmedo Coronel" w:date="2026-10-26T20:49:00Z" w16du:dateUtc="2026-10-27T01:49:00Z">
            <w:rPr>
              <w:rStyle w:val="Ninguno"/>
              <w:b/>
              <w:bCs/>
            </w:rPr>
          </w:rPrChange>
        </w:rPr>
        <w:t xml:space="preserve">Entorno normativo: </w:t>
      </w:r>
      <w:r w:rsidRPr="004D4A21">
        <w:rPr>
          <w:rStyle w:val="Ninguno"/>
          <w:lang w:val="es-EC"/>
          <w:rPrChange w:id="617" w:author="(Estudiante) Andres Marcelo Olmedo Coronel" w:date="2026-10-26T20:49:00Z" w16du:dateUtc="2026-10-27T01:49:00Z">
            <w:rPr>
              <w:rStyle w:val="Ninguno"/>
            </w:rPr>
          </w:rPrChange>
        </w:rPr>
        <w:t>exigencias crecientes de trazabilidad y auditabilidad de las decisiones crediticias derivadas de la Ley Orgánica de Protección de Datos Personales (LOPDP) y de normas internacionales de gestión de riesgo en sistemas de inteligencia artificial (ISO/IEC 23894:2023).</w:t>
      </w:r>
    </w:p>
    <w:p w14:paraId="7BBDF172" w14:textId="77777777" w:rsidR="003C53B1" w:rsidRPr="004D4A21" w:rsidRDefault="00000000">
      <w:pPr>
        <w:pStyle w:val="Cuerpo"/>
        <w:keepNext/>
        <w:spacing w:after="0"/>
        <w:jc w:val="left"/>
        <w:rPr>
          <w:lang w:val="es-EC"/>
          <w:rPrChange w:id="618" w:author="(Estudiante) Andres Marcelo Olmedo Coronel" w:date="2026-10-26T20:49:00Z" w16du:dateUtc="2026-10-27T01:49:00Z">
            <w:rPr/>
          </w:rPrChange>
        </w:rPr>
      </w:pPr>
      <w:r w:rsidRPr="004D4A21">
        <w:rPr>
          <w:b/>
          <w:bCs/>
          <w:lang w:val="es-EC"/>
          <w:rPrChange w:id="619" w:author="(Estudiante) Andres Marcelo Olmedo Coronel" w:date="2026-10-26T20:49:00Z" w16du:dateUtc="2026-10-27T01:49:00Z">
            <w:rPr>
              <w:b/>
              <w:bCs/>
            </w:rPr>
          </w:rPrChange>
        </w:rPr>
        <w:t>Figura 1</w:t>
      </w:r>
    </w:p>
    <w:p w14:paraId="7BBDF173" w14:textId="77777777" w:rsidR="003C53B1" w:rsidRPr="004D4A21" w:rsidRDefault="00000000">
      <w:pPr>
        <w:pStyle w:val="Cuerpo"/>
        <w:keepNext/>
        <w:jc w:val="left"/>
        <w:rPr>
          <w:lang w:val="es-EC"/>
          <w:rPrChange w:id="620" w:author="(Estudiante) Andres Marcelo Olmedo Coronel" w:date="2026-10-26T20:49:00Z" w16du:dateUtc="2026-10-27T01:49:00Z">
            <w:rPr/>
          </w:rPrChange>
        </w:rPr>
      </w:pPr>
      <w:r w:rsidRPr="004D4A21">
        <w:rPr>
          <w:i/>
          <w:iCs/>
          <w:lang w:val="es-EC"/>
          <w:rPrChange w:id="621" w:author="(Estudiante) Andres Marcelo Olmedo Coronel" w:date="2026-10-26T20:49:00Z" w16du:dateUtc="2026-10-27T01:49:00Z">
            <w:rPr>
              <w:i/>
              <w:iCs/>
            </w:rPr>
          </w:rPrChange>
        </w:rPr>
        <w:t>Diagrama de Ishikawa de las causas del problema</w:t>
      </w:r>
    </w:p>
    <w:p w14:paraId="7BBDF174" w14:textId="77777777" w:rsidR="003C53B1" w:rsidRPr="004D4A21" w:rsidRDefault="00000000">
      <w:pPr>
        <w:pStyle w:val="Cuerpo"/>
        <w:jc w:val="center"/>
        <w:rPr>
          <w:lang w:val="es-EC"/>
          <w:rPrChange w:id="622" w:author="(Estudiante) Andres Marcelo Olmedo Coronel" w:date="2026-10-26T20:49:00Z" w16du:dateUtc="2026-10-27T01:49:00Z">
            <w:rPr/>
          </w:rPrChange>
        </w:rPr>
      </w:pPr>
      <w:r w:rsidRPr="004D4A21">
        <w:rPr>
          <w:lang w:val="es-EC"/>
          <w:rPrChange w:id="623" w:author="(Estudiante) Andres Marcelo Olmedo Coronel" w:date="2026-10-26T20:49:00Z" w16du:dateUtc="2026-10-27T01:49:00Z">
            <w:rPr>
              <w:noProof/>
            </w:rPr>
          </w:rPrChange>
        </w:rPr>
        <w:drawing>
          <wp:inline distT="0" distB="0" distL="0" distR="0" wp14:anchorId="7BBDF6A5" wp14:editId="7BBDF6A6">
            <wp:extent cx="5396230" cy="3209290"/>
            <wp:effectExtent l="0" t="0" r="0" b="0"/>
            <wp:docPr id="8" name="Image3" descr="Diagrama de Ishik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Diagrama de Ishikawa"/>
                    <pic:cNvPicPr>
                      <a:picLocks noChangeAspect="1" noChangeArrowheads="1"/>
                    </pic:cNvPicPr>
                  </pic:nvPicPr>
                  <pic:blipFill>
                    <a:blip r:embed="rId20"/>
                    <a:stretch>
                      <a:fillRect/>
                    </a:stretch>
                  </pic:blipFill>
                  <pic:spPr bwMode="auto">
                    <a:xfrm>
                      <a:off x="0" y="0"/>
                      <a:ext cx="5396230" cy="3209290"/>
                    </a:xfrm>
                    <a:prstGeom prst="rect">
                      <a:avLst/>
                    </a:prstGeom>
                  </pic:spPr>
                </pic:pic>
              </a:graphicData>
            </a:graphic>
          </wp:inline>
        </w:drawing>
      </w:r>
    </w:p>
    <w:p w14:paraId="7BBDF175" w14:textId="77777777" w:rsidR="003C53B1" w:rsidRPr="004D4A21" w:rsidRDefault="00000000">
      <w:pPr>
        <w:pStyle w:val="Cuerpo"/>
        <w:jc w:val="left"/>
        <w:rPr>
          <w:lang w:val="es-EC"/>
          <w:rPrChange w:id="624" w:author="(Estudiante) Andres Marcelo Olmedo Coronel" w:date="2026-10-26T20:49:00Z" w16du:dateUtc="2026-10-27T01:49:00Z">
            <w:rPr/>
          </w:rPrChange>
        </w:rPr>
      </w:pPr>
      <w:r w:rsidRPr="004D4A21">
        <w:rPr>
          <w:i/>
          <w:iCs/>
          <w:lang w:val="es-EC"/>
          <w:rPrChange w:id="625" w:author="(Estudiante) Andres Marcelo Olmedo Coronel" w:date="2026-10-26T20:49:00Z" w16du:dateUtc="2026-10-27T01:49:00Z">
            <w:rPr>
              <w:i/>
              <w:iCs/>
            </w:rPr>
          </w:rPrChange>
        </w:rPr>
        <w:t xml:space="preserve">Nota. </w:t>
      </w:r>
      <w:r w:rsidRPr="004D4A21">
        <w:rPr>
          <w:lang w:val="es-EC"/>
          <w:rPrChange w:id="626" w:author="(Estudiante) Andres Marcelo Olmedo Coronel" w:date="2026-10-26T20:49:00Z" w16du:dateUtc="2026-10-27T01:49:00Z">
            <w:rPr/>
          </w:rPrChange>
        </w:rPr>
        <w:t>Elaboración propia.</w:t>
      </w:r>
    </w:p>
    <w:p w14:paraId="7BBDF176" w14:textId="77777777" w:rsidR="003C53B1" w:rsidRPr="004D4A21" w:rsidRDefault="00000000" w:rsidP="00567D22">
      <w:pPr>
        <w:pStyle w:val="Ttulo2"/>
        <w:numPr>
          <w:ilvl w:val="1"/>
          <w:numId w:val="1"/>
        </w:numPr>
        <w:rPr>
          <w:rFonts w:eastAsia="Arial"/>
          <w:lang w:val="es-EC"/>
          <w:rPrChange w:id="627" w:author="(Estudiante) Andres Marcelo Olmedo Coronel" w:date="2026-10-26T20:49:00Z" w16du:dateUtc="2026-10-27T01:49:00Z">
            <w:rPr>
              <w:rFonts w:eastAsia="Arial"/>
            </w:rPr>
          </w:rPrChange>
        </w:rPr>
      </w:pPr>
      <w:bookmarkStart w:id="628" w:name="_Toc4"/>
      <w:bookmarkStart w:id="629" w:name="_Toc243938832"/>
      <w:r w:rsidRPr="004D4A21">
        <w:rPr>
          <w:rStyle w:val="Ninguno"/>
          <w:u w:color="000000"/>
          <w:lang w:val="es-EC"/>
          <w:rPrChange w:id="630" w:author="(Estudiante) Andres Marcelo Olmedo Coronel" w:date="2026-10-26T20:49:00Z" w16du:dateUtc="2026-10-27T01:49:00Z">
            <w:rPr>
              <w:rStyle w:val="Ninguno"/>
              <w:u w:color="000000"/>
            </w:rPr>
          </w:rPrChange>
        </w:rPr>
        <w:t>Descripción de la organización</w:t>
      </w:r>
      <w:bookmarkEnd w:id="628"/>
      <w:bookmarkEnd w:id="629"/>
    </w:p>
    <w:p w14:paraId="7BBDF177" w14:textId="327B6F3C" w:rsidR="003C53B1" w:rsidRPr="004D4A21" w:rsidRDefault="00000000">
      <w:pPr>
        <w:pStyle w:val="Cuerpo"/>
        <w:rPr>
          <w:lang w:val="es-EC"/>
          <w:rPrChange w:id="631" w:author="(Estudiante) Andres Marcelo Olmedo Coronel" w:date="2026-10-26T20:49:00Z" w16du:dateUtc="2026-10-27T01:49:00Z">
            <w:rPr/>
          </w:rPrChange>
        </w:rPr>
      </w:pPr>
      <w:del w:id="632" w:author="(Estudiante) Andres Marcelo Olmedo Coronel" w:date="2026-10-26T20:39:00Z" w16du:dateUtc="2026-10-27T01:39:00Z">
        <w:r w:rsidRPr="004D4A21" w:rsidDel="001D63BC">
          <w:rPr>
            <w:rStyle w:val="Ninguno"/>
            <w:lang w:val="es-EC"/>
            <w:rPrChange w:id="633" w:author="(Estudiante) Andres Marcelo Olmedo Coronel" w:date="2026-10-26T20:49:00Z" w16du:dateUtc="2026-10-27T01:49:00Z">
              <w:rPr>
                <w:rStyle w:val="Ninguno"/>
              </w:rPr>
            </w:rPrChange>
          </w:rPr>
          <w:delText>Banco ProCredit S.A.</w:delText>
        </w:r>
      </w:del>
      <w:ins w:id="634" w:author="(Estudiante) Andres Marcelo Olmedo Coronel" w:date="2026-10-26T20:39:00Z" w16du:dateUtc="2026-10-27T01:39:00Z">
        <w:r w:rsidR="001D63BC" w:rsidRPr="004D4A21">
          <w:rPr>
            <w:rStyle w:val="Ninguno"/>
            <w:lang w:val="es-EC"/>
            <w:rPrChange w:id="635" w:author="(Estudiante) Andres Marcelo Olmedo Coronel" w:date="2026-10-26T20:49:00Z" w16du:dateUtc="2026-10-27T01:49:00Z">
              <w:rPr>
                <w:rStyle w:val="Ninguno"/>
              </w:rPr>
            </w:rPrChange>
          </w:rPr>
          <w:t>La institución financiera</w:t>
        </w:r>
      </w:ins>
      <w:r w:rsidRPr="004D4A21">
        <w:rPr>
          <w:rStyle w:val="Ninguno"/>
          <w:lang w:val="es-EC"/>
          <w:rPrChange w:id="636" w:author="(Estudiante) Andres Marcelo Olmedo Coronel" w:date="2026-10-26T20:49:00Z" w16du:dateUtc="2026-10-27T01:49:00Z">
            <w:rPr>
              <w:rStyle w:val="Ninguno"/>
            </w:rPr>
          </w:rPrChange>
        </w:rPr>
        <w:t xml:space="preserve"> es una entidad de la banca comercial ecuatoriana, con sede principal en Quito, especializada en el financiamiento de pequeñas y </w:t>
      </w:r>
      <w:r w:rsidRPr="004D4A21">
        <w:rPr>
          <w:rStyle w:val="Ninguno"/>
          <w:lang w:val="es-EC"/>
          <w:rPrChange w:id="637" w:author="(Estudiante) Andres Marcelo Olmedo Coronel" w:date="2026-10-26T20:49:00Z" w16du:dateUtc="2026-10-27T01:49:00Z">
            <w:rPr>
              <w:rStyle w:val="Ninguno"/>
            </w:rPr>
          </w:rPrChange>
        </w:rPr>
        <w:lastRenderedPageBreak/>
        <w:t xml:space="preserve">medianas empresas (PYME) y en productos de ahorro e inversión para clientes privados. El banco forma parte </w:t>
      </w:r>
      <w:ins w:id="638" w:author="(Estudiante) Andres Marcelo Olmedo Coronel" w:date="2026-10-26T20:39:00Z" w16du:dateUtc="2026-10-27T01:39:00Z">
        <w:r w:rsidR="00CB2019" w:rsidRPr="004D4A21">
          <w:rPr>
            <w:rStyle w:val="Ninguno"/>
            <w:lang w:val="es-EC"/>
            <w:rPrChange w:id="639" w:author="(Estudiante) Andres Marcelo Olmedo Coronel" w:date="2026-10-26T20:49:00Z" w16du:dateUtc="2026-10-27T01:49:00Z">
              <w:rPr>
                <w:rStyle w:val="Ninguno"/>
              </w:rPr>
            </w:rPrChange>
          </w:rPr>
          <w:t xml:space="preserve">de un </w:t>
        </w:r>
      </w:ins>
      <w:del w:id="640" w:author="(Estudiante) Andres Marcelo Olmedo Coronel" w:date="2026-10-26T20:39:00Z" w16du:dateUtc="2026-10-27T01:39:00Z">
        <w:r w:rsidRPr="004D4A21" w:rsidDel="00CB2019">
          <w:rPr>
            <w:rStyle w:val="Ninguno"/>
            <w:lang w:val="es-EC"/>
            <w:rPrChange w:id="641" w:author="(Estudiante) Andres Marcelo Olmedo Coronel" w:date="2026-10-26T20:49:00Z" w16du:dateUtc="2026-10-27T01:49:00Z">
              <w:rPr>
                <w:rStyle w:val="Ninguno"/>
              </w:rPr>
            </w:rPrChange>
          </w:rPr>
          <w:delText xml:space="preserve">del </w:delText>
        </w:r>
      </w:del>
      <w:r w:rsidRPr="004D4A21">
        <w:rPr>
          <w:rStyle w:val="Ninguno"/>
          <w:lang w:val="es-EC"/>
          <w:rPrChange w:id="642" w:author="(Estudiante) Andres Marcelo Olmedo Coronel" w:date="2026-10-26T20:49:00Z" w16du:dateUtc="2026-10-27T01:49:00Z">
            <w:rPr>
              <w:rStyle w:val="Ninguno"/>
            </w:rPr>
          </w:rPrChange>
        </w:rPr>
        <w:t>grupo internacional</w:t>
      </w:r>
      <w:del w:id="643" w:author="(Estudiante) Andres Marcelo Olmedo Coronel" w:date="2026-10-26T20:39:00Z" w16du:dateUtc="2026-10-27T01:39:00Z">
        <w:r w:rsidRPr="004D4A21" w:rsidDel="00CB2019">
          <w:rPr>
            <w:rStyle w:val="Ninguno"/>
            <w:lang w:val="es-EC"/>
            <w:rPrChange w:id="644" w:author="(Estudiante) Andres Marcelo Olmedo Coronel" w:date="2026-10-26T20:49:00Z" w16du:dateUtc="2026-10-27T01:49:00Z">
              <w:rPr>
                <w:rStyle w:val="Ninguno"/>
              </w:rPr>
            </w:rPrChange>
          </w:rPr>
          <w:delText xml:space="preserve"> ProCredit</w:delText>
        </w:r>
      </w:del>
      <w:r w:rsidRPr="004D4A21">
        <w:rPr>
          <w:rStyle w:val="Ninguno"/>
          <w:lang w:val="es-EC"/>
          <w:rPrChange w:id="645" w:author="(Estudiante) Andres Marcelo Olmedo Coronel" w:date="2026-10-26T20:49:00Z" w16du:dateUtc="2026-10-27T01:49:00Z">
            <w:rPr>
              <w:rStyle w:val="Ninguno"/>
            </w:rPr>
          </w:rPrChange>
        </w:rPr>
        <w:t xml:space="preserve">, cuya matriz, </w:t>
      </w:r>
      <w:del w:id="646" w:author="(Estudiante) Andres Marcelo Olmedo Coronel" w:date="2026-10-26T20:39:00Z" w16du:dateUtc="2026-10-27T01:39:00Z">
        <w:r w:rsidRPr="004D4A21" w:rsidDel="00CB2019">
          <w:rPr>
            <w:rStyle w:val="Ninguno"/>
            <w:lang w:val="es-EC"/>
            <w:rPrChange w:id="647" w:author="(Estudiante) Andres Marcelo Olmedo Coronel" w:date="2026-10-26T20:49:00Z" w16du:dateUtc="2026-10-27T01:49:00Z">
              <w:rPr>
                <w:rStyle w:val="Ninguno"/>
              </w:rPr>
            </w:rPrChange>
          </w:rPr>
          <w:delText xml:space="preserve">ProCredit </w:delText>
        </w:r>
      </w:del>
      <w:r w:rsidRPr="004D4A21">
        <w:rPr>
          <w:rStyle w:val="Ninguno"/>
          <w:lang w:val="es-EC"/>
          <w:rPrChange w:id="648" w:author="(Estudiante) Andres Marcelo Olmedo Coronel" w:date="2026-10-26T20:49:00Z" w16du:dateUtc="2026-10-27T01:49:00Z">
            <w:rPr>
              <w:rStyle w:val="Ninguno"/>
            </w:rPr>
          </w:rPrChange>
        </w:rPr>
        <w:t xml:space="preserve">Holding, tiene sede en Fráncfort del Meno, Alemania, y opera bajo la supervisión de las autoridades financieras alemanas y europeas, además de la Superintendencia de Bancos del Ecuador. </w:t>
      </w:r>
      <w:ins w:id="649" w:author="(Estudiante) Andres Marcelo Olmedo Coronel" w:date="2026-10-26T20:40:00Z" w16du:dateUtc="2026-10-27T01:40:00Z">
        <w:r w:rsidR="001F44AE" w:rsidRPr="004D4A21">
          <w:rPr>
            <w:rStyle w:val="Ninguno"/>
            <w:lang w:val="es-EC"/>
            <w:rPrChange w:id="650" w:author="(Estudiante) Andres Marcelo Olmedo Coronel" w:date="2026-10-26T20:49:00Z" w16du:dateUtc="2026-10-27T01:49:00Z">
              <w:rPr>
                <w:rStyle w:val="Ninguno"/>
              </w:rPr>
            </w:rPrChange>
          </w:rPr>
          <w:t xml:space="preserve">La institución </w:t>
        </w:r>
      </w:ins>
      <w:del w:id="651" w:author="(Estudiante) Andres Marcelo Olmedo Coronel" w:date="2026-10-26T20:40:00Z" w16du:dateUtc="2026-10-27T01:40:00Z">
        <w:r w:rsidRPr="004D4A21" w:rsidDel="001F44AE">
          <w:rPr>
            <w:rStyle w:val="Ninguno"/>
            <w:lang w:val="es-EC"/>
            <w:rPrChange w:id="652" w:author="(Estudiante) Andres Marcelo Olmedo Coronel" w:date="2026-10-26T20:49:00Z" w16du:dateUtc="2026-10-27T01:49:00Z">
              <w:rPr>
                <w:rStyle w:val="Ninguno"/>
              </w:rPr>
            </w:rPrChange>
          </w:rPr>
          <w:delText xml:space="preserve">Banco ProCredit </w:delText>
        </w:r>
      </w:del>
      <w:r w:rsidRPr="004D4A21">
        <w:rPr>
          <w:rStyle w:val="Ninguno"/>
          <w:lang w:val="es-EC"/>
          <w:rPrChange w:id="653" w:author="(Estudiante) Andres Marcelo Olmedo Coronel" w:date="2026-10-26T20:49:00Z" w16du:dateUtc="2026-10-27T01:49:00Z">
            <w:rPr>
              <w:rStyle w:val="Ninguno"/>
            </w:rPr>
          </w:rPrChange>
        </w:rPr>
        <w:t>se originó a partir de la transformación de la Sociedad Financiera Ecuatorial, constituida en 2001, con el propósito de asegurar el acceso de las micro, pequeñas y medianas empresas al sistema bancario formal.</w:t>
      </w:r>
    </w:p>
    <w:p w14:paraId="7BBDF178" w14:textId="77777777" w:rsidR="003C53B1" w:rsidRPr="004D4A21" w:rsidRDefault="00000000">
      <w:pPr>
        <w:pStyle w:val="Cuerpo"/>
        <w:rPr>
          <w:lang w:val="es-EC"/>
          <w:rPrChange w:id="654" w:author="(Estudiante) Andres Marcelo Olmedo Coronel" w:date="2026-10-26T20:49:00Z" w16du:dateUtc="2026-10-27T01:49:00Z">
            <w:rPr/>
          </w:rPrChange>
        </w:rPr>
      </w:pPr>
      <w:r w:rsidRPr="004D4A21">
        <w:rPr>
          <w:rStyle w:val="Ninguno"/>
          <w:lang w:val="es-EC"/>
          <w:rPrChange w:id="655" w:author="(Estudiante) Andres Marcelo Olmedo Coronel" w:date="2026-10-26T20:49:00Z" w16du:dateUtc="2026-10-27T01:49:00Z">
            <w:rPr>
              <w:rStyle w:val="Ninguno"/>
            </w:rPr>
          </w:rPrChange>
        </w:rPr>
        <w:t>La misión institucional del banco es ser una entidad orientada al desarrollo que ofrece servicios financieros integrales, con un enfoque de transparencia en la comunicación con sus clientes, una gestión responsable del riesgo y una reducida huella ambiental en sus operaciones. Su visión se orienta a consolidarse como un banco de referencia para las PYME en los mercados donde opera, combinando rentabilidad, responsabilidad social y sostenibilidad ambiental.</w:t>
      </w:r>
    </w:p>
    <w:p w14:paraId="7BBDF179" w14:textId="50D7FF42" w:rsidR="003C53B1" w:rsidRPr="004D4A21" w:rsidRDefault="00000000">
      <w:pPr>
        <w:pStyle w:val="Cuerpo"/>
        <w:rPr>
          <w:rStyle w:val="Ninguno"/>
          <w:lang w:val="es-EC"/>
          <w:rPrChange w:id="656" w:author="(Estudiante) Andres Marcelo Olmedo Coronel" w:date="2026-10-26T20:49:00Z" w16du:dateUtc="2026-10-27T01:49:00Z">
            <w:rPr>
              <w:rStyle w:val="Ninguno"/>
            </w:rPr>
          </w:rPrChange>
        </w:rPr>
      </w:pPr>
      <w:r w:rsidRPr="004D4A21">
        <w:rPr>
          <w:lang w:val="es-EC"/>
          <w:rPrChange w:id="657" w:author="(Estudiante) Andres Marcelo Olmedo Coronel" w:date="2026-10-26T20:49:00Z" w16du:dateUtc="2026-10-27T01:49:00Z">
            <w:rPr/>
          </w:rPrChange>
        </w:rPr>
        <w:t>La estructura organizacional de</w:t>
      </w:r>
      <w:ins w:id="658" w:author="(Estudiante) Andres Marcelo Olmedo Coronel" w:date="2026-10-26T20:40:00Z" w16du:dateUtc="2026-10-27T01:40:00Z">
        <w:r w:rsidR="001F44AE" w:rsidRPr="004D4A21">
          <w:rPr>
            <w:lang w:val="es-EC"/>
            <w:rPrChange w:id="659" w:author="(Estudiante) Andres Marcelo Olmedo Coronel" w:date="2026-10-26T20:49:00Z" w16du:dateUtc="2026-10-27T01:49:00Z">
              <w:rPr/>
            </w:rPrChange>
          </w:rPr>
          <w:t>l Banco</w:t>
        </w:r>
      </w:ins>
      <w:del w:id="660" w:author="(Estudiante) Andres Marcelo Olmedo Coronel" w:date="2026-10-26T20:40:00Z" w16du:dateUtc="2026-10-27T01:40:00Z">
        <w:r w:rsidRPr="004D4A21" w:rsidDel="001F44AE">
          <w:rPr>
            <w:lang w:val="es-EC"/>
            <w:rPrChange w:id="661" w:author="(Estudiante) Andres Marcelo Olmedo Coronel" w:date="2026-10-26T20:49:00Z" w16du:dateUtc="2026-10-27T01:49:00Z">
              <w:rPr/>
            </w:rPrChange>
          </w:rPr>
          <w:delText xml:space="preserve"> Banco ProCredit</w:delText>
        </w:r>
      </w:del>
      <w:r w:rsidRPr="004D4A21">
        <w:rPr>
          <w:lang w:val="es-EC"/>
          <w:rPrChange w:id="662" w:author="(Estudiante) Andres Marcelo Olmedo Coronel" w:date="2026-10-26T20:49:00Z" w16du:dateUtc="2026-10-27T01:49:00Z">
            <w:rPr/>
          </w:rPrChange>
        </w:rPr>
        <w:t xml:space="preserve"> se organiza por áreas funcionales </w:t>
      </w:r>
      <w:del w:id="663" w:author="(Estudiante) Andres Marcelo Olmedo Coronel" w:date="2026-10-26T20:40:00Z" w16du:dateUtc="2026-10-27T01:40:00Z">
        <w:r w:rsidRPr="004D4A21" w:rsidDel="003939F7">
          <w:rPr>
            <w:lang w:val="es-EC"/>
            <w:rPrChange w:id="664" w:author="(Estudiante) Andres Marcelo Olmedo Coronel" w:date="2026-10-26T20:49:00Z" w16du:dateUtc="2026-10-27T01:49:00Z">
              <w:rPr/>
            </w:rPrChange>
          </w:rPr>
          <w:delText>—</w:delText>
        </w:r>
      </w:del>
      <w:r w:rsidRPr="004D4A21">
        <w:rPr>
          <w:lang w:val="es-EC"/>
          <w:rPrChange w:id="665" w:author="(Estudiante) Andres Marcelo Olmedo Coronel" w:date="2026-10-26T20:49:00Z" w16du:dateUtc="2026-10-27T01:49:00Z">
            <w:rPr/>
          </w:rPrChange>
        </w:rPr>
        <w:t>entre ellas Riesgos de Crédito, Recuperación de Cartera, Tecnología de la Información, Cumplimiento y Protección de Datos, y Negocios PYME</w:t>
      </w:r>
      <w:del w:id="666" w:author="(Estudiante) Andres Marcelo Olmedo Coronel" w:date="2026-10-26T20:40:00Z" w16du:dateUtc="2026-10-27T01:40:00Z">
        <w:r w:rsidRPr="004D4A21" w:rsidDel="003939F7">
          <w:rPr>
            <w:lang w:val="es-EC"/>
            <w:rPrChange w:id="667" w:author="(Estudiante) Andres Marcelo Olmedo Coronel" w:date="2026-10-26T20:49:00Z" w16du:dateUtc="2026-10-27T01:49:00Z">
              <w:rPr/>
            </w:rPrChange>
          </w:rPr>
          <w:delText>—</w:delText>
        </w:r>
      </w:del>
      <w:r w:rsidRPr="004D4A21">
        <w:rPr>
          <w:lang w:val="es-EC"/>
          <w:rPrChange w:id="668" w:author="(Estudiante) Andres Marcelo Olmedo Coronel" w:date="2026-10-26T20:49:00Z" w16du:dateUtc="2026-10-27T01:49:00Z">
            <w:rPr/>
          </w:rPrChange>
        </w:rPr>
        <w:t xml:space="preserve">, bajo la dirección de una gerencia general que reporta a </w:t>
      </w:r>
      <w:del w:id="669" w:author="(Estudiante) Andres Marcelo Olmedo Coronel" w:date="2026-10-26T20:44:00Z" w16du:dateUtc="2026-10-27T01:44:00Z">
        <w:r w:rsidRPr="004D4A21" w:rsidDel="002D44F8">
          <w:rPr>
            <w:lang w:val="es-EC"/>
            <w:rPrChange w:id="670" w:author="(Estudiante) Andres Marcelo Olmedo Coronel" w:date="2026-10-26T20:49:00Z" w16du:dateUtc="2026-10-27T01:49:00Z">
              <w:rPr/>
            </w:rPrChange>
          </w:rPr>
          <w:delText xml:space="preserve">ProCredit </w:delText>
        </w:r>
      </w:del>
      <w:ins w:id="671" w:author="(Estudiante) Andres Marcelo Olmedo Coronel" w:date="2026-10-26T20:44:00Z" w16du:dateUtc="2026-10-27T01:44:00Z">
        <w:r w:rsidR="002D44F8" w:rsidRPr="004D4A21">
          <w:rPr>
            <w:lang w:val="es-EC"/>
            <w:rPrChange w:id="672" w:author="(Estudiante) Andres Marcelo Olmedo Coronel" w:date="2026-10-26T20:49:00Z" w16du:dateUtc="2026-10-27T01:49:00Z">
              <w:rPr/>
            </w:rPrChange>
          </w:rPr>
          <w:t>la</w:t>
        </w:r>
        <w:r w:rsidR="002D44F8" w:rsidRPr="004D4A21">
          <w:rPr>
            <w:lang w:val="es-EC"/>
            <w:rPrChange w:id="673" w:author="(Estudiante) Andres Marcelo Olmedo Coronel" w:date="2026-10-26T20:49:00Z" w16du:dateUtc="2026-10-27T01:49:00Z">
              <w:rPr/>
            </w:rPrChange>
          </w:rPr>
          <w:t xml:space="preserve"> </w:t>
        </w:r>
      </w:ins>
      <w:r w:rsidRPr="004D4A21">
        <w:rPr>
          <w:lang w:val="es-EC"/>
          <w:rPrChange w:id="674" w:author="(Estudiante) Andres Marcelo Olmedo Coronel" w:date="2026-10-26T20:49:00Z" w16du:dateUtc="2026-10-27T01:49:00Z">
            <w:rPr/>
          </w:rPrChange>
        </w:rPr>
        <w:t>Holding. El Área de Recuperación, donde se ubica la problemática descrita en la sección 1.1, es responsable de la gestión y priorización de la cartera en mora y depende funcionalmente de la Gerencia de Riesgos. La Figura 2 muestra la ubicación del área dentro de la estructura funcional del banco.</w:t>
      </w:r>
    </w:p>
    <w:p w14:paraId="7BBDF17A" w14:textId="77777777" w:rsidR="003C53B1" w:rsidRPr="004D4A21" w:rsidRDefault="00000000">
      <w:pPr>
        <w:pStyle w:val="Cuerpo"/>
        <w:keepNext/>
        <w:spacing w:after="0"/>
        <w:jc w:val="left"/>
        <w:rPr>
          <w:lang w:val="es-EC"/>
          <w:rPrChange w:id="675" w:author="(Estudiante) Andres Marcelo Olmedo Coronel" w:date="2026-10-26T20:49:00Z" w16du:dateUtc="2026-10-27T01:49:00Z">
            <w:rPr/>
          </w:rPrChange>
        </w:rPr>
      </w:pPr>
      <w:r w:rsidRPr="004D4A21">
        <w:rPr>
          <w:b/>
          <w:bCs/>
          <w:lang w:val="es-EC"/>
          <w:rPrChange w:id="676" w:author="(Estudiante) Andres Marcelo Olmedo Coronel" w:date="2026-10-26T20:49:00Z" w16du:dateUtc="2026-10-27T01:49:00Z">
            <w:rPr>
              <w:b/>
              <w:bCs/>
            </w:rPr>
          </w:rPrChange>
        </w:rPr>
        <w:lastRenderedPageBreak/>
        <w:t>Figura 2</w:t>
      </w:r>
    </w:p>
    <w:p w14:paraId="7BBDF17B" w14:textId="498D4C0D" w:rsidR="003C53B1" w:rsidRPr="004D4A21" w:rsidRDefault="00000000">
      <w:pPr>
        <w:pStyle w:val="Cuerpo"/>
        <w:keepNext/>
        <w:rPr>
          <w:lang w:val="es-EC"/>
          <w:rPrChange w:id="677" w:author="(Estudiante) Andres Marcelo Olmedo Coronel" w:date="2026-10-26T20:49:00Z" w16du:dateUtc="2026-10-27T01:49:00Z">
            <w:rPr/>
          </w:rPrChange>
        </w:rPr>
      </w:pPr>
      <w:r w:rsidRPr="004D4A21">
        <w:rPr>
          <w:i/>
          <w:iCs/>
          <w:lang w:val="es-EC"/>
          <w:rPrChange w:id="678" w:author="(Estudiante) Andres Marcelo Olmedo Coronel" w:date="2026-10-26T20:49:00Z" w16du:dateUtc="2026-10-27T01:49:00Z">
            <w:rPr>
              <w:i/>
              <w:iCs/>
            </w:rPr>
          </w:rPrChange>
        </w:rPr>
        <w:t>Organigrama funcional de</w:t>
      </w:r>
      <w:ins w:id="679" w:author="(Estudiante) Andres Marcelo Olmedo Coronel" w:date="2026-10-26T20:44:00Z" w16du:dateUtc="2026-10-27T01:44:00Z">
        <w:r w:rsidR="00612008" w:rsidRPr="004D4A21">
          <w:rPr>
            <w:i/>
            <w:iCs/>
            <w:lang w:val="es-EC"/>
            <w:rPrChange w:id="680" w:author="(Estudiante) Andres Marcelo Olmedo Coronel" w:date="2026-10-26T20:49:00Z" w16du:dateUtc="2026-10-27T01:49:00Z">
              <w:rPr>
                <w:i/>
                <w:iCs/>
              </w:rPr>
            </w:rPrChange>
          </w:rPr>
          <w:t>l</w:t>
        </w:r>
      </w:ins>
      <w:r w:rsidRPr="004D4A21">
        <w:rPr>
          <w:i/>
          <w:iCs/>
          <w:lang w:val="es-EC"/>
          <w:rPrChange w:id="681" w:author="(Estudiante) Andres Marcelo Olmedo Coronel" w:date="2026-10-26T20:49:00Z" w16du:dateUtc="2026-10-27T01:49:00Z">
            <w:rPr>
              <w:i/>
              <w:iCs/>
            </w:rPr>
          </w:rPrChange>
        </w:rPr>
        <w:t xml:space="preserve"> Banco </w:t>
      </w:r>
      <w:del w:id="682" w:author="(Estudiante) Andres Marcelo Olmedo Coronel" w:date="2026-10-26T20:44:00Z" w16du:dateUtc="2026-10-27T01:44:00Z">
        <w:r w:rsidRPr="004D4A21" w:rsidDel="00612008">
          <w:rPr>
            <w:i/>
            <w:iCs/>
            <w:lang w:val="es-EC"/>
            <w:rPrChange w:id="683" w:author="(Estudiante) Andres Marcelo Olmedo Coronel" w:date="2026-10-26T20:49:00Z" w16du:dateUtc="2026-10-27T01:49:00Z">
              <w:rPr>
                <w:i/>
                <w:iCs/>
              </w:rPr>
            </w:rPrChange>
          </w:rPr>
          <w:delText xml:space="preserve">ProCredit Ecuador </w:delText>
        </w:r>
      </w:del>
      <w:r w:rsidRPr="004D4A21">
        <w:rPr>
          <w:i/>
          <w:iCs/>
          <w:lang w:val="es-EC"/>
          <w:rPrChange w:id="684" w:author="(Estudiante) Andres Marcelo Olmedo Coronel" w:date="2026-10-26T20:49:00Z" w16du:dateUtc="2026-10-27T01:49:00Z">
            <w:rPr>
              <w:i/>
              <w:iCs/>
            </w:rPr>
          </w:rPrChange>
        </w:rPr>
        <w:t>y ubicación del Área de Recuperación de Cartera</w:t>
      </w:r>
    </w:p>
    <w:p w14:paraId="7BBDF17C" w14:textId="77777777" w:rsidR="003C53B1" w:rsidRPr="004D4A21" w:rsidRDefault="00000000">
      <w:pPr>
        <w:pStyle w:val="Cuerpo"/>
        <w:keepNext/>
        <w:jc w:val="center"/>
        <w:rPr>
          <w:rStyle w:val="Ninguno"/>
          <w:lang w:val="es-EC"/>
          <w:rPrChange w:id="685" w:author="(Estudiante) Andres Marcelo Olmedo Coronel" w:date="2026-10-26T20:49:00Z" w16du:dateUtc="2026-10-27T01:49:00Z">
            <w:rPr>
              <w:rStyle w:val="Ninguno"/>
            </w:rPr>
          </w:rPrChange>
        </w:rPr>
      </w:pPr>
      <w:r w:rsidRPr="004D4A21">
        <w:rPr>
          <w:lang w:val="es-EC"/>
          <w:rPrChange w:id="686" w:author="(Estudiante) Andres Marcelo Olmedo Coronel" w:date="2026-10-26T20:49:00Z" w16du:dateUtc="2026-10-27T01:49:00Z">
            <w:rPr>
              <w:noProof/>
            </w:rPr>
          </w:rPrChange>
        </w:rPr>
        <w:drawing>
          <wp:inline distT="0" distB="0" distL="0" distR="0" wp14:anchorId="7BBDF6A7" wp14:editId="7BBDF6A8">
            <wp:extent cx="5396230" cy="2684187"/>
            <wp:effectExtent l="0" t="0" r="0" b="0"/>
            <wp:docPr id="10" name="Image4" descr="organigrama_area_recupe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organigrama_area_recuperacion.png"/>
                    <pic:cNvPicPr>
                      <a:picLocks noChangeAspect="1" noChangeArrowheads="1"/>
                    </pic:cNvPicPr>
                  </pic:nvPicPr>
                  <pic:blipFill>
                    <a:blip r:embed="rId21"/>
                    <a:srcRect t="8400" b="24087"/>
                    <a:stretch>
                      <a:fillRect/>
                    </a:stretch>
                  </pic:blipFill>
                  <pic:spPr bwMode="auto">
                    <a:xfrm>
                      <a:off x="0" y="0"/>
                      <a:ext cx="5396230" cy="2684187"/>
                    </a:xfrm>
                    <a:prstGeom prst="rect">
                      <a:avLst/>
                    </a:prstGeom>
                  </pic:spPr>
                </pic:pic>
              </a:graphicData>
            </a:graphic>
          </wp:inline>
        </w:drawing>
      </w:r>
    </w:p>
    <w:p w14:paraId="7BBDF17D" w14:textId="77777777" w:rsidR="003C53B1" w:rsidRPr="004D4A21" w:rsidRDefault="00000000">
      <w:pPr>
        <w:pStyle w:val="Cuerpo"/>
        <w:jc w:val="left"/>
        <w:rPr>
          <w:lang w:val="es-EC"/>
          <w:rPrChange w:id="687" w:author="(Estudiante) Andres Marcelo Olmedo Coronel" w:date="2026-10-26T20:49:00Z" w16du:dateUtc="2026-10-27T01:49:00Z">
            <w:rPr/>
          </w:rPrChange>
        </w:rPr>
      </w:pPr>
      <w:r w:rsidRPr="004D4A21">
        <w:rPr>
          <w:i/>
          <w:iCs/>
          <w:lang w:val="es-EC"/>
          <w:rPrChange w:id="688" w:author="(Estudiante) Andres Marcelo Olmedo Coronel" w:date="2026-10-26T20:49:00Z" w16du:dateUtc="2026-10-27T01:49:00Z">
            <w:rPr>
              <w:i/>
              <w:iCs/>
            </w:rPr>
          </w:rPrChange>
        </w:rPr>
        <w:t xml:space="preserve">Nota. </w:t>
      </w:r>
      <w:r w:rsidRPr="004D4A21">
        <w:rPr>
          <w:lang w:val="es-EC"/>
          <w:rPrChange w:id="689" w:author="(Estudiante) Andres Marcelo Olmedo Coronel" w:date="2026-10-26T20:49:00Z" w16du:dateUtc="2026-10-27T01:49:00Z">
            <w:rPr/>
          </w:rPrChange>
        </w:rPr>
        <w:t>Elaboración propia.</w:t>
      </w:r>
    </w:p>
    <w:p w14:paraId="7BBDF17E" w14:textId="378FBE83" w:rsidR="003C53B1" w:rsidRPr="004D4A21" w:rsidRDefault="00000000">
      <w:pPr>
        <w:pStyle w:val="Cuerpo"/>
        <w:rPr>
          <w:lang w:val="es-EC"/>
          <w:rPrChange w:id="690" w:author="(Estudiante) Andres Marcelo Olmedo Coronel" w:date="2026-10-26T20:49:00Z" w16du:dateUtc="2026-10-27T01:49:00Z">
            <w:rPr/>
          </w:rPrChange>
        </w:rPr>
      </w:pPr>
      <w:r w:rsidRPr="004D4A21">
        <w:rPr>
          <w:rStyle w:val="Ninguno"/>
          <w:lang w:val="es-EC"/>
          <w:rPrChange w:id="691" w:author="(Estudiante) Andres Marcelo Olmedo Coronel" w:date="2026-10-26T20:49:00Z" w16du:dateUtc="2026-10-27T01:49:00Z">
            <w:rPr>
              <w:rStyle w:val="Ninguno"/>
            </w:rPr>
          </w:rPrChange>
        </w:rPr>
        <w:t xml:space="preserve">Entre sus productos y servicios, el banco ofrece créditos productivos y de capital de trabajo para PYME, créditos personales, créditos hipotecarios y créditos verdes con condiciones preferenciales para vivienda ecológica, además de cuentas de ahorro, depósitos a plazo fijo y cuentas para clientes en el exterior. Su segmento de mercado principal son las pequeñas y medianas empresas del Ecuador y los clientes privados interesados en productos de ahorro e </w:t>
      </w:r>
      <w:del w:id="692" w:author="(Estudiante) Andres Marcelo Olmedo Coronel" w:date="2026-10-26T20:45:00Z" w16du:dateUtc="2026-10-27T01:45:00Z">
        <w:r w:rsidRPr="004D4A21" w:rsidDel="00097817">
          <w:rPr>
            <w:rStyle w:val="Ninguno"/>
            <w:lang w:val="es-EC"/>
            <w:rPrChange w:id="693" w:author="(Estudiante) Andres Marcelo Olmedo Coronel" w:date="2026-10-26T20:49:00Z" w16du:dateUtc="2026-10-27T01:49:00Z">
              <w:rPr>
                <w:rStyle w:val="Ninguno"/>
              </w:rPr>
            </w:rPrChange>
          </w:rPr>
          <w:delText>inversió</w:delText>
        </w:r>
      </w:del>
      <w:ins w:id="694" w:author="(Estudiante) Andres Marcelo Olmedo Coronel" w:date="2026-10-26T20:45:00Z" w16du:dateUtc="2026-10-27T01:45:00Z">
        <w:r w:rsidR="00097817" w:rsidRPr="004D4A21">
          <w:rPr>
            <w:rStyle w:val="Ninguno"/>
            <w:lang w:val="es-EC"/>
            <w:rPrChange w:id="695" w:author="(Estudiante) Andres Marcelo Olmedo Coronel" w:date="2026-10-26T20:49:00Z" w16du:dateUtc="2026-10-27T01:49:00Z">
              <w:rPr>
                <w:rStyle w:val="Ninguno"/>
              </w:rPr>
            </w:rPrChange>
          </w:rPr>
          <w:t>inversió</w:t>
        </w:r>
      </w:ins>
      <w:r w:rsidRPr="004D4A21">
        <w:rPr>
          <w:rStyle w:val="Ninguno"/>
          <w:lang w:val="es-EC"/>
          <w:rPrChange w:id="696" w:author="(Estudiante) Andres Marcelo Olmedo Coronel" w:date="2026-10-26T20:49:00Z" w16du:dateUtc="2026-10-27T01:49:00Z">
            <w:rPr>
              <w:rStyle w:val="Ninguno"/>
              <w:lang w:val="fr-FR"/>
            </w:rPr>
          </w:rPrChange>
        </w:rPr>
        <w:t xml:space="preserve">n responsable, en </w:t>
      </w:r>
      <w:del w:id="697" w:author="(Estudiante) Andres Marcelo Olmedo Coronel" w:date="2026-10-26T20:45:00Z" w16du:dateUtc="2026-10-27T01:45:00Z">
        <w:r w:rsidRPr="004D4A21" w:rsidDel="00097817">
          <w:rPr>
            <w:rStyle w:val="Ninguno"/>
            <w:lang w:val="es-EC"/>
            <w:rPrChange w:id="698" w:author="(Estudiante) Andres Marcelo Olmedo Coronel" w:date="2026-10-26T20:49:00Z" w16du:dateUtc="2026-10-27T01:49:00Z">
              <w:rPr>
                <w:rStyle w:val="Ninguno"/>
                <w:lang w:val="fr-FR"/>
              </w:rPr>
            </w:rPrChange>
          </w:rPr>
          <w:delText>l</w:delText>
        </w:r>
        <w:r w:rsidRPr="004D4A21" w:rsidDel="00097817">
          <w:rPr>
            <w:rStyle w:val="Ninguno"/>
            <w:lang w:val="es-EC"/>
            <w:rPrChange w:id="699" w:author="(Estudiante) Andres Marcelo Olmedo Coronel" w:date="2026-10-26T20:49:00Z" w16du:dateUtc="2026-10-27T01:49:00Z">
              <w:rPr>
                <w:rStyle w:val="Ninguno"/>
              </w:rPr>
            </w:rPrChange>
          </w:rPr>
          <w:delText>ínea</w:delText>
        </w:r>
      </w:del>
      <w:ins w:id="700" w:author="(Estudiante) Andres Marcelo Olmedo Coronel" w:date="2026-10-26T20:45:00Z" w16du:dateUtc="2026-10-27T01:45:00Z">
        <w:r w:rsidR="00097817" w:rsidRPr="004D4A21">
          <w:rPr>
            <w:rStyle w:val="Ninguno"/>
            <w:lang w:val="es-EC"/>
            <w:rPrChange w:id="701" w:author="(Estudiante) Andres Marcelo Olmedo Coronel" w:date="2026-10-26T20:49:00Z" w16du:dateUtc="2026-10-27T01:49:00Z">
              <w:rPr>
                <w:rStyle w:val="Ninguno"/>
              </w:rPr>
            </w:rPrChange>
          </w:rPr>
          <w:t>línea</w:t>
        </w:r>
      </w:ins>
      <w:r w:rsidRPr="004D4A21">
        <w:rPr>
          <w:rStyle w:val="Ninguno"/>
          <w:lang w:val="es-EC"/>
          <w:rPrChange w:id="702" w:author="(Estudiante) Andres Marcelo Olmedo Coronel" w:date="2026-10-26T20:49:00Z" w16du:dateUtc="2026-10-27T01:49:00Z">
            <w:rPr>
              <w:rStyle w:val="Ninguno"/>
            </w:rPr>
          </w:rPrChange>
        </w:rPr>
        <w:t xml:space="preserve"> con el enfoque de banca sostenible del grupo</w:t>
      </w:r>
      <w:del w:id="703" w:author="(Estudiante) Andres Marcelo Olmedo Coronel" w:date="2026-10-26T20:45:00Z" w16du:dateUtc="2026-10-27T01:45:00Z">
        <w:r w:rsidRPr="004D4A21" w:rsidDel="008777B5">
          <w:rPr>
            <w:rStyle w:val="Ninguno"/>
            <w:lang w:val="es-EC"/>
            <w:rPrChange w:id="704" w:author="(Estudiante) Andres Marcelo Olmedo Coronel" w:date="2026-10-26T20:49:00Z" w16du:dateUtc="2026-10-27T01:49:00Z">
              <w:rPr>
                <w:rStyle w:val="Ninguno"/>
              </w:rPr>
            </w:rPrChange>
          </w:rPr>
          <w:delText xml:space="preserve"> ProCredit</w:delText>
        </w:r>
      </w:del>
      <w:r w:rsidRPr="004D4A21">
        <w:rPr>
          <w:rStyle w:val="Ninguno"/>
          <w:lang w:val="es-EC"/>
          <w:rPrChange w:id="705" w:author="(Estudiante) Andres Marcelo Olmedo Coronel" w:date="2026-10-26T20:49:00Z" w16du:dateUtc="2026-10-27T01:49:00Z">
            <w:rPr>
              <w:rStyle w:val="Ninguno"/>
            </w:rPr>
          </w:rPrChange>
        </w:rPr>
        <w:t>.</w:t>
      </w:r>
    </w:p>
    <w:p w14:paraId="7BBDF17F" w14:textId="77777777" w:rsidR="003C53B1" w:rsidRPr="004D4A21" w:rsidRDefault="00000000">
      <w:pPr>
        <w:pStyle w:val="Cuerpo"/>
        <w:rPr>
          <w:lang w:val="es-EC"/>
          <w:rPrChange w:id="706" w:author="(Estudiante) Andres Marcelo Olmedo Coronel" w:date="2026-10-26T20:49:00Z" w16du:dateUtc="2026-10-27T01:49:00Z">
            <w:rPr/>
          </w:rPrChange>
        </w:rPr>
      </w:pPr>
      <w:r w:rsidRPr="004D4A21">
        <w:rPr>
          <w:rStyle w:val="Ninguno"/>
          <w:lang w:val="es-EC"/>
          <w:rPrChange w:id="707" w:author="(Estudiante) Andres Marcelo Olmedo Coronel" w:date="2026-10-26T20:49:00Z" w16du:dateUtc="2026-10-27T01:49:00Z">
            <w:rPr>
              <w:rStyle w:val="Ninguno"/>
            </w:rPr>
          </w:rPrChange>
        </w:rPr>
        <w:t>El problema descrito en la sección 1.1 se ubica específicamente en el Á</w:t>
      </w:r>
      <w:r w:rsidRPr="004D4A21">
        <w:rPr>
          <w:rStyle w:val="Ninguno"/>
          <w:lang w:val="es-EC"/>
          <w:rPrChange w:id="708" w:author="(Estudiante) Andres Marcelo Olmedo Coronel" w:date="2026-10-26T20:49:00Z" w16du:dateUtc="2026-10-27T01:49:00Z">
            <w:rPr>
              <w:rStyle w:val="Ninguno"/>
              <w:lang w:val="pt-PT"/>
            </w:rPr>
          </w:rPrChange>
        </w:rPr>
        <w:t>rea de Recuperaci</w:t>
      </w:r>
      <w:r w:rsidRPr="004D4A21">
        <w:rPr>
          <w:rStyle w:val="Ninguno"/>
          <w:lang w:val="es-EC"/>
          <w:rPrChange w:id="709" w:author="(Estudiante) Andres Marcelo Olmedo Coronel" w:date="2026-10-26T20:49:00Z" w16du:dateUtc="2026-10-27T01:49:00Z">
            <w:rPr>
              <w:rStyle w:val="Ninguno"/>
            </w:rPr>
          </w:rPrChange>
        </w:rPr>
        <w:t>ón</w:t>
      </w:r>
      <w:del w:id="710" w:author="(Estudiante) Andres Marcelo Olmedo Coronel" w:date="2026-10-26T20:45:00Z" w16du:dateUtc="2026-10-27T01:45:00Z">
        <w:r w:rsidRPr="004D4A21" w:rsidDel="008777B5">
          <w:rPr>
            <w:rStyle w:val="Ninguno"/>
            <w:lang w:val="es-EC"/>
            <w:rPrChange w:id="711" w:author="(Estudiante) Andres Marcelo Olmedo Coronel" w:date="2026-10-26T20:49:00Z" w16du:dateUtc="2026-10-27T01:49:00Z">
              <w:rPr>
                <w:rStyle w:val="Ninguno"/>
              </w:rPr>
            </w:rPrChange>
          </w:rPr>
          <w:delText xml:space="preserve"> de Banco ProCredit</w:delText>
        </w:r>
      </w:del>
      <w:r w:rsidRPr="004D4A21">
        <w:rPr>
          <w:rStyle w:val="Ninguno"/>
          <w:lang w:val="es-EC"/>
          <w:rPrChange w:id="712" w:author="(Estudiante) Andres Marcelo Olmedo Coronel" w:date="2026-10-26T20:49:00Z" w16du:dateUtc="2026-10-27T01:49:00Z">
            <w:rPr>
              <w:rStyle w:val="Ninguno"/>
            </w:rPr>
          </w:rPrChange>
        </w:rPr>
        <w:t>, encargada de priorizar y gestionar la cartera en mora, y en su interacción directa con las áreas de Riesgos de Cré</w:t>
      </w:r>
      <w:r w:rsidRPr="004D4A21">
        <w:rPr>
          <w:rStyle w:val="Ninguno"/>
          <w:lang w:val="es-EC"/>
          <w:rPrChange w:id="713" w:author="(Estudiante) Andres Marcelo Olmedo Coronel" w:date="2026-10-26T20:49:00Z" w16du:dateUtc="2026-10-27T01:49:00Z">
            <w:rPr>
              <w:rStyle w:val="Ninguno"/>
              <w:lang w:val="it-IT"/>
            </w:rPr>
          </w:rPrChange>
        </w:rPr>
        <w:t>dito, Tecnolog</w:t>
      </w:r>
      <w:r w:rsidRPr="004D4A21">
        <w:rPr>
          <w:rStyle w:val="Ninguno"/>
          <w:lang w:val="es-EC"/>
          <w:rPrChange w:id="714" w:author="(Estudiante) Andres Marcelo Olmedo Coronel" w:date="2026-10-26T20:49:00Z" w16du:dateUtc="2026-10-27T01:49:00Z">
            <w:rPr>
              <w:rStyle w:val="Ninguno"/>
            </w:rPr>
          </w:rPrChange>
        </w:rPr>
        <w:t>ía de la Información y el custodio de datos institucional, actores clave para la ejecución del presente proyecto.</w:t>
      </w:r>
    </w:p>
    <w:p w14:paraId="7BBDF180" w14:textId="77777777" w:rsidR="003C53B1" w:rsidRPr="004D4A21" w:rsidRDefault="00000000" w:rsidP="00567D22">
      <w:pPr>
        <w:pStyle w:val="Ttulo1"/>
        <w:numPr>
          <w:ilvl w:val="0"/>
          <w:numId w:val="1"/>
        </w:numPr>
        <w:rPr>
          <w:rFonts w:eastAsia="Arial"/>
          <w:lang w:val="es-EC"/>
          <w:rPrChange w:id="715" w:author="(Estudiante) Andres Marcelo Olmedo Coronel" w:date="2026-10-26T20:49:00Z" w16du:dateUtc="2026-10-27T01:49:00Z">
            <w:rPr>
              <w:rFonts w:eastAsia="Arial"/>
            </w:rPr>
          </w:rPrChange>
        </w:rPr>
      </w:pPr>
      <w:bookmarkStart w:id="716" w:name="_Toc5"/>
      <w:bookmarkStart w:id="717" w:name="_Toc243938833"/>
      <w:r w:rsidRPr="004D4A21">
        <w:rPr>
          <w:rStyle w:val="Ninguno"/>
          <w:lang w:val="es-EC"/>
          <w:rPrChange w:id="718" w:author="(Estudiante) Andres Marcelo Olmedo Coronel" w:date="2026-10-26T20:49:00Z" w16du:dateUtc="2026-10-27T01:49:00Z">
            <w:rPr>
              <w:rStyle w:val="Ninguno"/>
            </w:rPr>
          </w:rPrChange>
        </w:rPr>
        <w:t>Análisis de posibles soluciones</w:t>
      </w:r>
      <w:bookmarkEnd w:id="716"/>
      <w:bookmarkEnd w:id="717"/>
    </w:p>
    <w:p w14:paraId="7BBDF181" w14:textId="77777777" w:rsidR="003C53B1" w:rsidRPr="004D4A21" w:rsidRDefault="00000000" w:rsidP="00567D22">
      <w:pPr>
        <w:pStyle w:val="Ttulo2"/>
        <w:numPr>
          <w:ilvl w:val="1"/>
          <w:numId w:val="1"/>
        </w:numPr>
        <w:rPr>
          <w:rFonts w:eastAsia="Arial"/>
          <w:lang w:val="es-EC"/>
          <w:rPrChange w:id="719" w:author="(Estudiante) Andres Marcelo Olmedo Coronel" w:date="2026-10-26T20:49:00Z" w16du:dateUtc="2026-10-27T01:49:00Z">
            <w:rPr>
              <w:rFonts w:eastAsia="Arial"/>
            </w:rPr>
          </w:rPrChange>
        </w:rPr>
      </w:pPr>
      <w:bookmarkStart w:id="720" w:name="_Toc6"/>
      <w:r w:rsidRPr="004D4A21">
        <w:rPr>
          <w:rStyle w:val="Ninguno"/>
          <w:u w:color="000000"/>
          <w:lang w:val="es-EC"/>
          <w:rPrChange w:id="721" w:author="(Estudiante) Andres Marcelo Olmedo Coronel" w:date="2026-10-26T20:49:00Z" w16du:dateUtc="2026-10-27T01:49:00Z">
            <w:rPr>
              <w:rStyle w:val="Ninguno"/>
              <w:u w:color="000000"/>
            </w:rPr>
          </w:rPrChange>
        </w:rPr>
        <w:t xml:space="preserve"> </w:t>
      </w:r>
      <w:bookmarkStart w:id="722" w:name="_Toc243938834"/>
      <w:r w:rsidRPr="004D4A21">
        <w:rPr>
          <w:rStyle w:val="Ninguno"/>
          <w:u w:color="000000"/>
          <w:lang w:val="es-EC"/>
          <w:rPrChange w:id="723" w:author="(Estudiante) Andres Marcelo Olmedo Coronel" w:date="2026-10-26T20:49:00Z" w16du:dateUtc="2026-10-27T01:49:00Z">
            <w:rPr>
              <w:rStyle w:val="Ninguno"/>
              <w:u w:color="000000"/>
            </w:rPr>
          </w:rPrChange>
        </w:rPr>
        <w:t>Identificación y selección de la mejor solución</w:t>
      </w:r>
      <w:bookmarkEnd w:id="720"/>
      <w:bookmarkEnd w:id="722"/>
    </w:p>
    <w:p w14:paraId="7BBDF182" w14:textId="77777777" w:rsidR="003C53B1" w:rsidRPr="004D4A21" w:rsidRDefault="00000000">
      <w:pPr>
        <w:pStyle w:val="Cuerpo"/>
        <w:rPr>
          <w:rFonts w:eastAsia="Arial"/>
          <w:u w:color="2E74B5"/>
          <w:lang w:val="es-EC"/>
          <w:rPrChange w:id="724" w:author="(Estudiante) Andres Marcelo Olmedo Coronel" w:date="2026-10-26T20:49:00Z" w16du:dateUtc="2026-10-27T01:49:00Z">
            <w:rPr>
              <w:rFonts w:eastAsia="Arial"/>
              <w:u w:color="2E74B5"/>
            </w:rPr>
          </w:rPrChange>
        </w:rPr>
      </w:pPr>
      <w:r w:rsidRPr="004D4A21">
        <w:rPr>
          <w:rStyle w:val="Ninguno"/>
          <w:lang w:val="es-EC"/>
          <w:rPrChange w:id="725" w:author="(Estudiante) Andres Marcelo Olmedo Coronel" w:date="2026-10-26T20:49:00Z" w16du:dateUtc="2026-10-27T01:49:00Z">
            <w:rPr>
              <w:rStyle w:val="Ninguno"/>
            </w:rPr>
          </w:rPrChange>
        </w:rPr>
        <w:t>Con base en el problema descrito en la sección 1.1 y en las causas identificadas mediante el diagrama de Ishikawa (personas, procesos, tecnología, información, control y supervisión, comunicación y registro, y entorno normativo), sintetizadas para efectos de evaluación en cinco dimensiones —método, datos, medición, tecnología e infraestructura y entorno normativo—, se plantearon dos alternativas de solución basadas en inteligencia artificial, orientadas a resolver la necesidad de priorización temprana y explicable de la cartera:</w:t>
      </w:r>
    </w:p>
    <w:p w14:paraId="7BBDF183" w14:textId="77777777" w:rsidR="003C53B1" w:rsidRPr="004D4A21" w:rsidRDefault="00000000">
      <w:pPr>
        <w:pStyle w:val="Cuerpo"/>
        <w:rPr>
          <w:rFonts w:eastAsia="Arial"/>
          <w:u w:color="2E74B5"/>
          <w:lang w:val="es-EC"/>
          <w:rPrChange w:id="726" w:author="(Estudiante) Andres Marcelo Olmedo Coronel" w:date="2026-10-26T20:49:00Z" w16du:dateUtc="2026-10-27T01:49:00Z">
            <w:rPr>
              <w:rFonts w:eastAsia="Arial"/>
              <w:u w:color="2E74B5"/>
            </w:rPr>
          </w:rPrChange>
        </w:rPr>
      </w:pPr>
      <w:r w:rsidRPr="004D4A21">
        <w:rPr>
          <w:rStyle w:val="Ninguno"/>
          <w:b/>
          <w:bCs/>
          <w:lang w:val="es-EC"/>
          <w:rPrChange w:id="727" w:author="(Estudiante) Andres Marcelo Olmedo Coronel" w:date="2026-10-26T20:49:00Z" w16du:dateUtc="2026-10-27T01:49:00Z">
            <w:rPr>
              <w:rStyle w:val="Ninguno"/>
              <w:b/>
              <w:bCs/>
              <w:lang w:val="it-IT"/>
            </w:rPr>
          </w:rPrChange>
        </w:rPr>
        <w:lastRenderedPageBreak/>
        <w:t xml:space="preserve">Alternativa 1 </w:t>
      </w:r>
      <w:r w:rsidRPr="004D4A21">
        <w:rPr>
          <w:rStyle w:val="Ninguno"/>
          <w:b/>
          <w:bCs/>
          <w:lang w:val="es-EC"/>
        </w:rPr>
        <w:t xml:space="preserve">— </w:t>
      </w:r>
      <w:r w:rsidRPr="004D4A21">
        <w:rPr>
          <w:rStyle w:val="Ninguno"/>
          <w:b/>
          <w:bCs/>
          <w:lang w:val="es-EC"/>
          <w:rPrChange w:id="728" w:author="(Estudiante) Andres Marcelo Olmedo Coronel" w:date="2026-10-26T20:49:00Z" w16du:dateUtc="2026-10-27T01:49:00Z">
            <w:rPr>
              <w:rStyle w:val="Ninguno"/>
              <w:b/>
              <w:bCs/>
            </w:rPr>
          </w:rPrChange>
        </w:rPr>
        <w:t>Modelo de aprendizaje automático binario explicable</w:t>
      </w:r>
    </w:p>
    <w:p w14:paraId="7BBDF184" w14:textId="77777777" w:rsidR="003C53B1" w:rsidRPr="004D4A21" w:rsidRDefault="00000000">
      <w:pPr>
        <w:pStyle w:val="Cuerpo"/>
        <w:rPr>
          <w:rFonts w:eastAsia="Arial"/>
          <w:u w:color="2E74B5"/>
          <w:lang w:val="es-EC"/>
          <w:rPrChange w:id="729" w:author="(Estudiante) Andres Marcelo Olmedo Coronel" w:date="2026-10-26T20:49:00Z" w16du:dateUtc="2026-10-27T01:49:00Z">
            <w:rPr>
              <w:rFonts w:eastAsia="Arial"/>
              <w:u w:color="2E74B5"/>
            </w:rPr>
          </w:rPrChange>
        </w:rPr>
      </w:pPr>
      <w:r w:rsidRPr="004D4A21">
        <w:rPr>
          <w:rStyle w:val="Ninguno"/>
          <w:lang w:val="es-EC"/>
          <w:rPrChange w:id="730" w:author="(Estudiante) Andres Marcelo Olmedo Coronel" w:date="2026-10-26T20:49:00Z" w16du:dateUtc="2026-10-27T01:49:00Z">
            <w:rPr>
              <w:rStyle w:val="Ninguno"/>
            </w:rPr>
          </w:rPrChange>
        </w:rPr>
        <w:t>Consiste en un modelo de clasificación binaria (mora / no mora) construido con algoritmos de ensamble (Random Forest, XGBoost) y explicaciones SHAP. Frente a las causas del problema:</w:t>
      </w:r>
    </w:p>
    <w:p w14:paraId="7BBDF185" w14:textId="77777777" w:rsidR="003C53B1" w:rsidRPr="004D4A21" w:rsidRDefault="00000000" w:rsidP="00567D22">
      <w:pPr>
        <w:pStyle w:val="Prrafodelista"/>
        <w:numPr>
          <w:ilvl w:val="0"/>
          <w:numId w:val="3"/>
        </w:numPr>
        <w:spacing w:after="120" w:line="240" w:lineRule="auto"/>
        <w:ind w:left="720" w:hanging="360"/>
        <w:rPr>
          <w:lang w:val="es-EC"/>
          <w:rPrChange w:id="731" w:author="(Estudiante) Andres Marcelo Olmedo Coronel" w:date="2026-10-26T20:49:00Z" w16du:dateUtc="2026-10-27T01:49:00Z">
            <w:rPr/>
          </w:rPrChange>
        </w:rPr>
      </w:pPr>
      <w:r w:rsidRPr="004D4A21">
        <w:rPr>
          <w:rStyle w:val="Ninguno"/>
          <w:b/>
          <w:bCs/>
          <w:i/>
          <w:iCs/>
          <w:lang w:val="es-EC"/>
          <w:rPrChange w:id="732" w:author="(Estudiante) Andres Marcelo Olmedo Coronel" w:date="2026-10-26T20:49:00Z" w16du:dateUtc="2026-10-27T01:49:00Z">
            <w:rPr>
              <w:rStyle w:val="Ninguno"/>
              <w:b/>
              <w:bCs/>
              <w:i/>
              <w:iCs/>
            </w:rPr>
          </w:rPrChange>
        </w:rPr>
        <w:t>M</w:t>
      </w:r>
      <w:r w:rsidRPr="004D4A21">
        <w:rPr>
          <w:rStyle w:val="Ninguno"/>
          <w:b/>
          <w:bCs/>
          <w:i/>
          <w:iCs/>
          <w:lang w:val="es-EC"/>
          <w:rPrChange w:id="733" w:author="(Estudiante) Andres Marcelo Olmedo Coronel" w:date="2026-10-26T20:49:00Z" w16du:dateUtc="2026-10-27T01:49:00Z">
            <w:rPr>
              <w:rStyle w:val="Ninguno"/>
              <w:b/>
              <w:bCs/>
              <w:i/>
              <w:iCs/>
              <w:lang w:val="fr-FR"/>
            </w:rPr>
          </w:rPrChange>
        </w:rPr>
        <w:t>é</w:t>
      </w:r>
      <w:r w:rsidRPr="004D4A21">
        <w:rPr>
          <w:rStyle w:val="Ninguno"/>
          <w:b/>
          <w:bCs/>
          <w:i/>
          <w:iCs/>
          <w:lang w:val="es-EC"/>
          <w:rPrChange w:id="734" w:author="(Estudiante) Andres Marcelo Olmedo Coronel" w:date="2026-10-26T20:49:00Z" w16du:dateUtc="2026-10-27T01:49:00Z">
            <w:rPr>
              <w:rStyle w:val="Ninguno"/>
              <w:b/>
              <w:bCs/>
              <w:i/>
              <w:iCs/>
            </w:rPr>
          </w:rPrChange>
        </w:rPr>
        <w:t xml:space="preserve">todo: </w:t>
      </w:r>
      <w:r w:rsidRPr="004D4A21">
        <w:rPr>
          <w:rStyle w:val="Ninguno"/>
          <w:lang w:val="es-EC"/>
          <w:rPrChange w:id="735" w:author="(Estudiante) Andres Marcelo Olmedo Coronel" w:date="2026-10-26T20:49:00Z" w16du:dateUtc="2026-10-27T01:49:00Z">
            <w:rPr>
              <w:rStyle w:val="Ninguno"/>
            </w:rPr>
          </w:rPrChange>
        </w:rPr>
        <w:t>reemplaza las reglas de negocio no calibradas por un modelo entrenado estadísticamente, aunque conserva un umbral único de decisión.</w:t>
      </w:r>
    </w:p>
    <w:p w14:paraId="7BBDF186" w14:textId="327D6ABF" w:rsidR="003C53B1" w:rsidRPr="004D4A21" w:rsidRDefault="00000000" w:rsidP="00567D22">
      <w:pPr>
        <w:pStyle w:val="Prrafodelista"/>
        <w:numPr>
          <w:ilvl w:val="0"/>
          <w:numId w:val="3"/>
        </w:numPr>
        <w:spacing w:after="120" w:line="240" w:lineRule="auto"/>
        <w:ind w:left="720" w:hanging="360"/>
        <w:rPr>
          <w:lang w:val="es-EC"/>
          <w:rPrChange w:id="736" w:author="(Estudiante) Andres Marcelo Olmedo Coronel" w:date="2026-10-26T20:49:00Z" w16du:dateUtc="2026-10-27T01:49:00Z">
            <w:rPr>
              <w:lang w:val="pt-PT"/>
            </w:rPr>
          </w:rPrChange>
        </w:rPr>
      </w:pPr>
      <w:r w:rsidRPr="004D4A21">
        <w:rPr>
          <w:rStyle w:val="Ninguno"/>
          <w:b/>
          <w:bCs/>
          <w:i/>
          <w:iCs/>
          <w:lang w:val="es-EC"/>
          <w:rPrChange w:id="737" w:author="(Estudiante) Andres Marcelo Olmedo Coronel" w:date="2026-10-26T20:49:00Z" w16du:dateUtc="2026-10-27T01:49:00Z">
            <w:rPr>
              <w:rStyle w:val="Ninguno"/>
              <w:b/>
              <w:bCs/>
              <w:i/>
              <w:iCs/>
              <w:lang w:val="pt-PT"/>
            </w:rPr>
          </w:rPrChange>
        </w:rPr>
        <w:t xml:space="preserve">Datos: </w:t>
      </w:r>
      <w:r w:rsidRPr="004D4A21">
        <w:rPr>
          <w:rStyle w:val="Ninguno"/>
          <w:lang w:val="es-EC"/>
          <w:rPrChange w:id="738" w:author="(Estudiante) Andres Marcelo Olmedo Coronel" w:date="2026-10-26T20:49:00Z" w16du:dateUtc="2026-10-27T01:49:00Z">
            <w:rPr>
              <w:rStyle w:val="Ninguno"/>
            </w:rPr>
          </w:rPrChange>
        </w:rPr>
        <w:t xml:space="preserve">requiere consolidar parte del inventario institucional, pero no exige resolver completamente la etiqueta temporal de las seis </w:t>
      </w:r>
      <w:del w:id="739" w:author="(Estudiante) Andres Marcelo Olmedo Coronel" w:date="2026-10-26T20:49:00Z" w16du:dateUtc="2026-10-27T01:49:00Z">
        <w:r w:rsidRPr="004D4A21" w:rsidDel="00AA4F84">
          <w:rPr>
            <w:rStyle w:val="Ninguno"/>
            <w:lang w:val="es-EC"/>
            <w:rPrChange w:id="740" w:author="(Estudiante) Andres Marcelo Olmedo Coronel" w:date="2026-10-26T20:49:00Z" w16du:dateUtc="2026-10-27T01:49:00Z">
              <w:rPr>
                <w:rStyle w:val="Ninguno"/>
              </w:rPr>
            </w:rPrChange>
          </w:rPr>
          <w:delText>categorí</w:delText>
        </w:r>
      </w:del>
      <w:ins w:id="741" w:author="(Estudiante) Andres Marcelo Olmedo Coronel" w:date="2026-10-26T20:49:00Z" w16du:dateUtc="2026-10-27T01:49:00Z">
        <w:r w:rsidR="00AA4F84" w:rsidRPr="004D4A21">
          <w:rPr>
            <w:rStyle w:val="Ninguno"/>
            <w:lang w:val="es-EC"/>
            <w:rPrChange w:id="742" w:author="(Estudiante) Andres Marcelo Olmedo Coronel" w:date="2026-10-26T20:49:00Z" w16du:dateUtc="2026-10-27T01:49:00Z">
              <w:rPr>
                <w:rStyle w:val="Ninguno"/>
              </w:rPr>
            </w:rPrChange>
          </w:rPr>
          <w:t>categoría</w:t>
        </w:r>
      </w:ins>
      <w:del w:id="743" w:author="(Estudiante) Andres Marcelo Olmedo Coronel" w:date="2026-10-26T20:49:00Z" w16du:dateUtc="2026-10-27T01:49:00Z">
        <w:r w:rsidRPr="004D4A21" w:rsidDel="00AA4F84">
          <w:rPr>
            <w:rStyle w:val="Ninguno"/>
            <w:lang w:val="es-EC"/>
            <w:rPrChange w:id="744" w:author="(Estudiante) Andres Marcelo Olmedo Coronel" w:date="2026-10-26T20:49:00Z" w16du:dateUtc="2026-10-27T01:49:00Z">
              <w:rPr>
                <w:rStyle w:val="Ninguno"/>
                <w:lang w:val="pt-PT"/>
              </w:rPr>
            </w:rPrChange>
          </w:rPr>
          <w:delText>a</w:delText>
        </w:r>
      </w:del>
      <w:r w:rsidRPr="004D4A21">
        <w:rPr>
          <w:rStyle w:val="Ninguno"/>
          <w:lang w:val="es-EC"/>
          <w:rPrChange w:id="745" w:author="(Estudiante) Andres Marcelo Olmedo Coronel" w:date="2026-10-26T20:49:00Z" w16du:dateUtc="2026-10-27T01:49:00Z">
            <w:rPr>
              <w:rStyle w:val="Ninguno"/>
              <w:lang w:val="pt-PT"/>
            </w:rPr>
          </w:rPrChange>
        </w:rPr>
        <w:t>s de mora (mora_h90).</w:t>
      </w:r>
    </w:p>
    <w:p w14:paraId="7BBDF187" w14:textId="77777777" w:rsidR="003C53B1" w:rsidRPr="004D4A21" w:rsidRDefault="00000000" w:rsidP="00567D22">
      <w:pPr>
        <w:pStyle w:val="Prrafodelista"/>
        <w:numPr>
          <w:ilvl w:val="0"/>
          <w:numId w:val="3"/>
        </w:numPr>
        <w:spacing w:after="120" w:line="240" w:lineRule="auto"/>
        <w:ind w:left="720" w:hanging="360"/>
        <w:rPr>
          <w:lang w:val="es-EC"/>
          <w:rPrChange w:id="746" w:author="(Estudiante) Andres Marcelo Olmedo Coronel" w:date="2026-10-26T20:49:00Z" w16du:dateUtc="2026-10-27T01:49:00Z">
            <w:rPr/>
          </w:rPrChange>
        </w:rPr>
      </w:pPr>
      <w:r w:rsidRPr="004D4A21">
        <w:rPr>
          <w:rStyle w:val="Ninguno"/>
          <w:b/>
          <w:bCs/>
          <w:i/>
          <w:iCs/>
          <w:lang w:val="es-EC"/>
          <w:rPrChange w:id="747" w:author="(Estudiante) Andres Marcelo Olmedo Coronel" w:date="2026-10-26T20:49:00Z" w16du:dateUtc="2026-10-27T01:49:00Z">
            <w:rPr>
              <w:rStyle w:val="Ninguno"/>
              <w:b/>
              <w:bCs/>
              <w:i/>
              <w:iCs/>
            </w:rPr>
          </w:rPrChange>
        </w:rPr>
        <w:t>Medició</w:t>
      </w:r>
      <w:r w:rsidRPr="004D4A21">
        <w:rPr>
          <w:rStyle w:val="Ninguno"/>
          <w:b/>
          <w:bCs/>
          <w:i/>
          <w:iCs/>
          <w:lang w:val="es-EC"/>
          <w:rPrChange w:id="748" w:author="(Estudiante) Andres Marcelo Olmedo Coronel" w:date="2026-10-26T20:49:00Z" w16du:dateUtc="2026-10-27T01:49:00Z">
            <w:rPr>
              <w:rStyle w:val="Ninguno"/>
              <w:b/>
              <w:bCs/>
              <w:i/>
              <w:iCs/>
              <w:lang w:val="de-DE"/>
            </w:rPr>
          </w:rPrChange>
        </w:rPr>
        <w:t xml:space="preserve">n: </w:t>
      </w:r>
      <w:r w:rsidRPr="004D4A21">
        <w:rPr>
          <w:rStyle w:val="Ninguno"/>
          <w:lang w:val="es-EC"/>
          <w:rPrChange w:id="749" w:author="(Estudiante) Andres Marcelo Olmedo Coronel" w:date="2026-10-26T20:49:00Z" w16du:dateUtc="2026-10-27T01:49:00Z">
            <w:rPr>
              <w:rStyle w:val="Ninguno"/>
            </w:rPr>
          </w:rPrChange>
        </w:rPr>
        <w:t>introduce m</w:t>
      </w:r>
      <w:r w:rsidRPr="004D4A21">
        <w:rPr>
          <w:rStyle w:val="Ninguno"/>
          <w:lang w:val="es-EC"/>
          <w:rPrChange w:id="750" w:author="(Estudiante) Andres Marcelo Olmedo Coronel" w:date="2026-10-26T20:49:00Z" w16du:dateUtc="2026-10-27T01:49:00Z">
            <w:rPr>
              <w:rStyle w:val="Ninguno"/>
              <w:lang w:val="fr-FR"/>
            </w:rPr>
          </w:rPrChange>
        </w:rPr>
        <w:t>é</w:t>
      </w:r>
      <w:r w:rsidRPr="004D4A21">
        <w:rPr>
          <w:rStyle w:val="Ninguno"/>
          <w:lang w:val="es-EC"/>
          <w:rPrChange w:id="751" w:author="(Estudiante) Andres Marcelo Olmedo Coronel" w:date="2026-10-26T20:49:00Z" w16du:dateUtc="2026-10-27T01:49:00Z">
            <w:rPr>
              <w:rStyle w:val="Ninguno"/>
              <w:lang w:val="pt-PT"/>
            </w:rPr>
          </w:rPrChange>
        </w:rPr>
        <w:t>tricas est</w:t>
      </w:r>
      <w:r w:rsidRPr="004D4A21">
        <w:rPr>
          <w:rStyle w:val="Ninguno"/>
          <w:lang w:val="es-EC"/>
          <w:rPrChange w:id="752" w:author="(Estudiante) Andres Marcelo Olmedo Coronel" w:date="2026-10-26T20:49:00Z" w16du:dateUtc="2026-10-27T01:49:00Z">
            <w:rPr>
              <w:rStyle w:val="Ninguno"/>
            </w:rPr>
          </w:rPrChange>
        </w:rPr>
        <w:t>ándar de clasificación (AUC, F1-score), aunque no permite comparar el desempeño por nivel de severidad.</w:t>
      </w:r>
    </w:p>
    <w:p w14:paraId="7BBDF188" w14:textId="77777777" w:rsidR="003C53B1" w:rsidRPr="004D4A21" w:rsidRDefault="00000000" w:rsidP="00567D22">
      <w:pPr>
        <w:pStyle w:val="Prrafodelista"/>
        <w:numPr>
          <w:ilvl w:val="0"/>
          <w:numId w:val="3"/>
        </w:numPr>
        <w:spacing w:after="120" w:line="240" w:lineRule="auto"/>
        <w:ind w:left="720" w:hanging="360"/>
        <w:rPr>
          <w:lang w:val="es-EC"/>
          <w:rPrChange w:id="753" w:author="(Estudiante) Andres Marcelo Olmedo Coronel" w:date="2026-10-26T20:49:00Z" w16du:dateUtc="2026-10-27T01:49:00Z">
            <w:rPr>
              <w:lang w:val="it-IT"/>
            </w:rPr>
          </w:rPrChange>
        </w:rPr>
      </w:pPr>
      <w:r w:rsidRPr="004D4A21">
        <w:rPr>
          <w:rStyle w:val="Ninguno"/>
          <w:b/>
          <w:bCs/>
          <w:i/>
          <w:iCs/>
          <w:lang w:val="es-EC"/>
          <w:rPrChange w:id="754" w:author="(Estudiante) Andres Marcelo Olmedo Coronel" w:date="2026-10-26T20:49:00Z" w16du:dateUtc="2026-10-27T01:49:00Z">
            <w:rPr>
              <w:rStyle w:val="Ninguno"/>
              <w:b/>
              <w:bCs/>
              <w:i/>
              <w:iCs/>
              <w:lang w:val="it-IT"/>
            </w:rPr>
          </w:rPrChange>
        </w:rPr>
        <w:t>Tecnolog</w:t>
      </w:r>
      <w:r w:rsidRPr="004D4A21">
        <w:rPr>
          <w:rStyle w:val="Ninguno"/>
          <w:b/>
          <w:bCs/>
          <w:i/>
          <w:iCs/>
          <w:lang w:val="es-EC"/>
          <w:rPrChange w:id="755" w:author="(Estudiante) Andres Marcelo Olmedo Coronel" w:date="2026-10-26T20:49:00Z" w16du:dateUtc="2026-10-27T01:49:00Z">
            <w:rPr>
              <w:rStyle w:val="Ninguno"/>
              <w:b/>
              <w:bCs/>
              <w:i/>
              <w:iCs/>
            </w:rPr>
          </w:rPrChange>
        </w:rPr>
        <w:t xml:space="preserve">ía e infraestructura: </w:t>
      </w:r>
      <w:r w:rsidRPr="004D4A21">
        <w:rPr>
          <w:rStyle w:val="Ninguno"/>
          <w:lang w:val="es-EC"/>
          <w:rPrChange w:id="756" w:author="(Estudiante) Andres Marcelo Olmedo Coronel" w:date="2026-10-26T20:49:00Z" w16du:dateUtc="2026-10-27T01:49:00Z">
            <w:rPr>
              <w:rStyle w:val="Ninguno"/>
            </w:rPr>
          </w:rPrChange>
        </w:rPr>
        <w:t>puede operar con un pipeline más simple, sin cubrir todos los componentes de monitoreo y versionamiento definidos como brecha institucional.</w:t>
      </w:r>
    </w:p>
    <w:p w14:paraId="7BBDF189" w14:textId="77777777" w:rsidR="003C53B1" w:rsidRPr="004D4A21" w:rsidRDefault="00000000" w:rsidP="00567D22">
      <w:pPr>
        <w:pStyle w:val="Prrafodelista"/>
        <w:numPr>
          <w:ilvl w:val="0"/>
          <w:numId w:val="3"/>
        </w:numPr>
        <w:spacing w:after="120" w:line="240" w:lineRule="auto"/>
        <w:ind w:left="720" w:hanging="360"/>
        <w:rPr>
          <w:lang w:val="es-EC"/>
          <w:rPrChange w:id="757" w:author="(Estudiante) Andres Marcelo Olmedo Coronel" w:date="2026-10-26T20:49:00Z" w16du:dateUtc="2026-10-27T01:49:00Z">
            <w:rPr/>
          </w:rPrChange>
        </w:rPr>
      </w:pPr>
      <w:r w:rsidRPr="004D4A21">
        <w:rPr>
          <w:rStyle w:val="Ninguno"/>
          <w:b/>
          <w:bCs/>
          <w:i/>
          <w:iCs/>
          <w:lang w:val="es-EC"/>
          <w:rPrChange w:id="758" w:author="(Estudiante) Andres Marcelo Olmedo Coronel" w:date="2026-10-26T20:49:00Z" w16du:dateUtc="2026-10-27T01:49:00Z">
            <w:rPr>
              <w:rStyle w:val="Ninguno"/>
              <w:b/>
              <w:bCs/>
              <w:i/>
              <w:iCs/>
            </w:rPr>
          </w:rPrChange>
        </w:rPr>
        <w:t xml:space="preserve">Entorno normativo: </w:t>
      </w:r>
      <w:r w:rsidRPr="004D4A21">
        <w:rPr>
          <w:rStyle w:val="Ninguno"/>
          <w:lang w:val="es-EC"/>
          <w:rPrChange w:id="759" w:author="(Estudiante) Andres Marcelo Olmedo Coronel" w:date="2026-10-26T20:49:00Z" w16du:dateUtc="2026-10-27T01:49:00Z">
            <w:rPr>
              <w:rStyle w:val="Ninguno"/>
            </w:rPr>
          </w:rPrChange>
        </w:rPr>
        <w:t>aporta explicabilidad parcial mediante SHAP, cumpliendo de forma limitada con ISO/IEC 23894 y la LOPDP.</w:t>
      </w:r>
    </w:p>
    <w:p w14:paraId="7BBDF18A" w14:textId="77777777" w:rsidR="003C53B1" w:rsidRPr="004D4A21" w:rsidRDefault="00000000">
      <w:pPr>
        <w:pStyle w:val="Cuerpo"/>
        <w:rPr>
          <w:rFonts w:eastAsia="Arial"/>
          <w:lang w:val="es-EC"/>
          <w:rPrChange w:id="760" w:author="(Estudiante) Andres Marcelo Olmedo Coronel" w:date="2026-10-26T20:49:00Z" w16du:dateUtc="2026-10-27T01:49:00Z">
            <w:rPr>
              <w:rFonts w:eastAsia="Arial"/>
            </w:rPr>
          </w:rPrChange>
        </w:rPr>
      </w:pPr>
      <w:r w:rsidRPr="004D4A21">
        <w:rPr>
          <w:rStyle w:val="Ninguno"/>
          <w:lang w:val="es-EC"/>
          <w:rPrChange w:id="761" w:author="(Estudiante) Andres Marcelo Olmedo Coronel" w:date="2026-10-26T20:49:00Z" w16du:dateUtc="2026-10-27T01:49:00Z">
            <w:rPr>
              <w:rStyle w:val="Ninguno"/>
            </w:rPr>
          </w:rPrChange>
        </w:rPr>
        <w:t>Su principal limitación es que, al ser binaria, no resuelve la necesidad institucional de priorizar la cartera según las seis categorías de mora definidas por el banco, por lo que la asignación de gestores seguiría siendo poco granular.</w:t>
      </w:r>
    </w:p>
    <w:p w14:paraId="7BBDF18B" w14:textId="77777777" w:rsidR="003C53B1" w:rsidRPr="004D4A21" w:rsidRDefault="00000000">
      <w:pPr>
        <w:pStyle w:val="Cuerpo"/>
        <w:spacing w:line="240" w:lineRule="auto"/>
        <w:rPr>
          <w:rFonts w:eastAsia="Arial"/>
          <w:lang w:val="es-EC"/>
          <w:rPrChange w:id="762" w:author="(Estudiante) Andres Marcelo Olmedo Coronel" w:date="2026-10-26T20:49:00Z" w16du:dateUtc="2026-10-27T01:49:00Z">
            <w:rPr>
              <w:rFonts w:eastAsia="Arial"/>
            </w:rPr>
          </w:rPrChange>
        </w:rPr>
      </w:pPr>
      <w:r w:rsidRPr="004D4A21">
        <w:rPr>
          <w:b/>
          <w:bCs/>
          <w:lang w:val="es-EC"/>
          <w:rPrChange w:id="763" w:author="(Estudiante) Andres Marcelo Olmedo Coronel" w:date="2026-10-26T20:49:00Z" w16du:dateUtc="2026-10-27T01:49:00Z">
            <w:rPr>
              <w:b/>
              <w:bCs/>
            </w:rPr>
          </w:rPrChange>
        </w:rPr>
        <w:t>Alternativa 2 — Modelo de aprendizaje automático ordinal multiclase con arquitectura orientada a MLOps (seleccionada)</w:t>
      </w:r>
    </w:p>
    <w:p w14:paraId="7BBDF18C" w14:textId="77777777" w:rsidR="003C53B1" w:rsidRPr="004D4A21" w:rsidRDefault="00000000">
      <w:pPr>
        <w:pStyle w:val="Cuerpo"/>
        <w:rPr>
          <w:rFonts w:eastAsia="Arial"/>
          <w:lang w:val="es-EC"/>
          <w:rPrChange w:id="764" w:author="(Estudiante) Andres Marcelo Olmedo Coronel" w:date="2026-10-26T20:49:00Z" w16du:dateUtc="2026-10-27T01:49:00Z">
            <w:rPr>
              <w:rFonts w:eastAsia="Arial"/>
            </w:rPr>
          </w:rPrChange>
        </w:rPr>
      </w:pPr>
      <w:r w:rsidRPr="004D4A21">
        <w:rPr>
          <w:rStyle w:val="Ninguno"/>
          <w:lang w:val="es-EC"/>
          <w:rPrChange w:id="765" w:author="(Estudiante) Andres Marcelo Olmedo Coronel" w:date="2026-10-26T20:49:00Z" w16du:dateUtc="2026-10-27T01:49:00Z">
            <w:rPr>
              <w:rStyle w:val="Ninguno"/>
            </w:rPr>
          </w:rPrChange>
        </w:rPr>
        <w:t>Consiste en un modelo de aprendizaje automático explicable que predice directamente las seis categorías ordinales de mora institucional, integrado en una arquitectura reproducible y monitoreable, desplegado como servicio de inferencia en la nube e integrado a una aplicación web de gestión de cartera. Frente a las causas del problema:</w:t>
      </w:r>
    </w:p>
    <w:p w14:paraId="7BBDF18D" w14:textId="77777777" w:rsidR="003C53B1" w:rsidRPr="004D4A21" w:rsidRDefault="00000000" w:rsidP="00567D22">
      <w:pPr>
        <w:pStyle w:val="Prrafodelista"/>
        <w:numPr>
          <w:ilvl w:val="0"/>
          <w:numId w:val="3"/>
        </w:numPr>
        <w:spacing w:after="120" w:line="240" w:lineRule="auto"/>
        <w:ind w:left="720" w:hanging="360"/>
        <w:rPr>
          <w:lang w:val="es-EC"/>
          <w:rPrChange w:id="766" w:author="(Estudiante) Andres Marcelo Olmedo Coronel" w:date="2026-10-26T20:49:00Z" w16du:dateUtc="2026-10-27T01:49:00Z">
            <w:rPr/>
          </w:rPrChange>
        </w:rPr>
      </w:pPr>
      <w:r w:rsidRPr="004D4A21">
        <w:rPr>
          <w:rStyle w:val="Ninguno"/>
          <w:b/>
          <w:bCs/>
          <w:i/>
          <w:iCs/>
          <w:lang w:val="es-EC"/>
          <w:rPrChange w:id="767" w:author="(Estudiante) Andres Marcelo Olmedo Coronel" w:date="2026-10-26T20:49:00Z" w16du:dateUtc="2026-10-27T01:49:00Z">
            <w:rPr>
              <w:rStyle w:val="Ninguno"/>
              <w:b/>
              <w:bCs/>
              <w:i/>
              <w:iCs/>
            </w:rPr>
          </w:rPrChange>
        </w:rPr>
        <w:t>M</w:t>
      </w:r>
      <w:r w:rsidRPr="004D4A21">
        <w:rPr>
          <w:rStyle w:val="Ninguno"/>
          <w:b/>
          <w:bCs/>
          <w:i/>
          <w:iCs/>
          <w:lang w:val="es-EC"/>
          <w:rPrChange w:id="768" w:author="(Estudiante) Andres Marcelo Olmedo Coronel" w:date="2026-10-26T20:49:00Z" w16du:dateUtc="2026-10-27T01:49:00Z">
            <w:rPr>
              <w:rStyle w:val="Ninguno"/>
              <w:b/>
              <w:bCs/>
              <w:i/>
              <w:iCs/>
              <w:lang w:val="fr-FR"/>
            </w:rPr>
          </w:rPrChange>
        </w:rPr>
        <w:t>é</w:t>
      </w:r>
      <w:r w:rsidRPr="004D4A21">
        <w:rPr>
          <w:rStyle w:val="Ninguno"/>
          <w:b/>
          <w:bCs/>
          <w:i/>
          <w:iCs/>
          <w:lang w:val="es-EC"/>
          <w:rPrChange w:id="769" w:author="(Estudiante) Andres Marcelo Olmedo Coronel" w:date="2026-10-26T20:49:00Z" w16du:dateUtc="2026-10-27T01:49:00Z">
            <w:rPr>
              <w:rStyle w:val="Ninguno"/>
              <w:b/>
              <w:bCs/>
              <w:i/>
              <w:iCs/>
            </w:rPr>
          </w:rPrChange>
        </w:rPr>
        <w:t xml:space="preserve">todo: </w:t>
      </w:r>
      <w:r w:rsidRPr="004D4A21">
        <w:rPr>
          <w:rStyle w:val="Ninguno"/>
          <w:lang w:val="es-EC"/>
          <w:rPrChange w:id="770" w:author="(Estudiante) Andres Marcelo Olmedo Coronel" w:date="2026-10-26T20:49:00Z" w16du:dateUtc="2026-10-27T01:49:00Z">
            <w:rPr>
              <w:rStyle w:val="Ninguno"/>
            </w:rPr>
          </w:rPrChange>
        </w:rPr>
        <w:t>sustituye por completo las reglas de negocio no calibradas por un modelo estadístico validado, alineado exactamente con las seis categorías institucionales de mora.</w:t>
      </w:r>
    </w:p>
    <w:p w14:paraId="7BBDF18E" w14:textId="77777777" w:rsidR="003C53B1" w:rsidRPr="004D4A21" w:rsidRDefault="00000000" w:rsidP="00567D22">
      <w:pPr>
        <w:pStyle w:val="Prrafodelista"/>
        <w:numPr>
          <w:ilvl w:val="0"/>
          <w:numId w:val="3"/>
        </w:numPr>
        <w:spacing w:after="120" w:line="240" w:lineRule="auto"/>
        <w:ind w:left="720" w:hanging="360"/>
        <w:rPr>
          <w:lang w:val="es-EC"/>
          <w:rPrChange w:id="771" w:author="(Estudiante) Andres Marcelo Olmedo Coronel" w:date="2026-10-26T20:49:00Z" w16du:dateUtc="2026-10-27T01:49:00Z">
            <w:rPr>
              <w:lang w:val="pt-PT"/>
            </w:rPr>
          </w:rPrChange>
        </w:rPr>
      </w:pPr>
      <w:r w:rsidRPr="004D4A21">
        <w:rPr>
          <w:rStyle w:val="Ninguno"/>
          <w:b/>
          <w:bCs/>
          <w:i/>
          <w:iCs/>
          <w:lang w:val="es-EC"/>
          <w:rPrChange w:id="772" w:author="(Estudiante) Andres Marcelo Olmedo Coronel" w:date="2026-10-26T20:49:00Z" w16du:dateUtc="2026-10-27T01:49:00Z">
            <w:rPr>
              <w:rStyle w:val="Ninguno"/>
              <w:b/>
              <w:bCs/>
              <w:i/>
              <w:iCs/>
              <w:lang w:val="pt-PT"/>
            </w:rPr>
          </w:rPrChange>
        </w:rPr>
        <w:t xml:space="preserve">Datos: </w:t>
      </w:r>
      <w:r w:rsidRPr="004D4A21">
        <w:rPr>
          <w:rStyle w:val="Ninguno"/>
          <w:lang w:val="es-EC"/>
          <w:rPrChange w:id="773" w:author="(Estudiante) Andres Marcelo Olmedo Coronel" w:date="2026-10-26T20:49:00Z" w16du:dateUtc="2026-10-27T01:49:00Z">
            <w:rPr>
              <w:rStyle w:val="Ninguno"/>
            </w:rPr>
          </w:rPrChange>
        </w:rPr>
        <w:t>exige consolidar el inventario completo de 33 variables y construir/validar la etiqueta temporal mora_h90, atacando directamente la causa de datos identificada en el diagnó</w:t>
      </w:r>
      <w:r w:rsidRPr="004D4A21">
        <w:rPr>
          <w:rStyle w:val="Ninguno"/>
          <w:lang w:val="es-EC"/>
          <w:rPrChange w:id="774" w:author="(Estudiante) Andres Marcelo Olmedo Coronel" w:date="2026-10-26T20:49:00Z" w16du:dateUtc="2026-10-27T01:49:00Z">
            <w:rPr>
              <w:rStyle w:val="Ninguno"/>
              <w:lang w:val="it-IT"/>
            </w:rPr>
          </w:rPrChange>
        </w:rPr>
        <w:t>stico.</w:t>
      </w:r>
    </w:p>
    <w:p w14:paraId="7BBDF18F" w14:textId="77777777" w:rsidR="003C53B1" w:rsidRPr="004D4A21" w:rsidRDefault="00000000" w:rsidP="00567D22">
      <w:pPr>
        <w:pStyle w:val="Prrafodelista"/>
        <w:numPr>
          <w:ilvl w:val="0"/>
          <w:numId w:val="3"/>
        </w:numPr>
        <w:spacing w:after="120" w:line="240" w:lineRule="auto"/>
        <w:ind w:left="720" w:hanging="360"/>
        <w:rPr>
          <w:lang w:val="es-EC"/>
          <w:rPrChange w:id="775" w:author="(Estudiante) Andres Marcelo Olmedo Coronel" w:date="2026-10-26T20:49:00Z" w16du:dateUtc="2026-10-27T01:49:00Z">
            <w:rPr/>
          </w:rPrChange>
        </w:rPr>
      </w:pPr>
      <w:r w:rsidRPr="004D4A21">
        <w:rPr>
          <w:rStyle w:val="Ninguno"/>
          <w:b/>
          <w:bCs/>
          <w:i/>
          <w:iCs/>
          <w:lang w:val="es-EC"/>
          <w:rPrChange w:id="776" w:author="(Estudiante) Andres Marcelo Olmedo Coronel" w:date="2026-10-26T20:49:00Z" w16du:dateUtc="2026-10-27T01:49:00Z">
            <w:rPr>
              <w:rStyle w:val="Ninguno"/>
              <w:b/>
              <w:bCs/>
              <w:i/>
              <w:iCs/>
            </w:rPr>
          </w:rPrChange>
        </w:rPr>
        <w:t>Medició</w:t>
      </w:r>
      <w:r w:rsidRPr="004D4A21">
        <w:rPr>
          <w:rStyle w:val="Ninguno"/>
          <w:b/>
          <w:bCs/>
          <w:i/>
          <w:iCs/>
          <w:lang w:val="es-EC"/>
          <w:rPrChange w:id="777" w:author="(Estudiante) Andres Marcelo Olmedo Coronel" w:date="2026-10-26T20:49:00Z" w16du:dateUtc="2026-10-27T01:49:00Z">
            <w:rPr>
              <w:rStyle w:val="Ninguno"/>
              <w:b/>
              <w:bCs/>
              <w:i/>
              <w:iCs/>
              <w:lang w:val="de-DE"/>
            </w:rPr>
          </w:rPrChange>
        </w:rPr>
        <w:t xml:space="preserve">n: </w:t>
      </w:r>
      <w:r w:rsidRPr="004D4A21">
        <w:rPr>
          <w:rStyle w:val="Ninguno"/>
          <w:lang w:val="es-EC"/>
          <w:rPrChange w:id="778" w:author="(Estudiante) Andres Marcelo Olmedo Coronel" w:date="2026-10-26T20:49:00Z" w16du:dateUtc="2026-10-27T01:49:00Z">
            <w:rPr>
              <w:rStyle w:val="Ninguno"/>
            </w:rPr>
          </w:rPrChange>
        </w:rPr>
        <w:t>establece un protocolo homog</w:t>
      </w:r>
      <w:r w:rsidRPr="004D4A21">
        <w:rPr>
          <w:rStyle w:val="Ninguno"/>
          <w:lang w:val="es-EC"/>
          <w:rPrChange w:id="779" w:author="(Estudiante) Andres Marcelo Olmedo Coronel" w:date="2026-10-26T20:49:00Z" w16du:dateUtc="2026-10-27T01:49:00Z">
            <w:rPr>
              <w:rStyle w:val="Ninguno"/>
              <w:lang w:val="fr-FR"/>
            </w:rPr>
          </w:rPrChange>
        </w:rPr>
        <w:t>é</w:t>
      </w:r>
      <w:r w:rsidRPr="004D4A21">
        <w:rPr>
          <w:rStyle w:val="Ninguno"/>
          <w:lang w:val="es-EC"/>
          <w:rPrChange w:id="780" w:author="(Estudiante) Andres Marcelo Olmedo Coronel" w:date="2026-10-26T20:49:00Z" w16du:dateUtc="2026-10-27T01:49:00Z">
            <w:rPr>
              <w:rStyle w:val="Ninguno"/>
            </w:rPr>
          </w:rPrChange>
        </w:rPr>
        <w:t>neo de m</w:t>
      </w:r>
      <w:r w:rsidRPr="004D4A21">
        <w:rPr>
          <w:rStyle w:val="Ninguno"/>
          <w:lang w:val="es-EC"/>
          <w:rPrChange w:id="781" w:author="(Estudiante) Andres Marcelo Olmedo Coronel" w:date="2026-10-26T20:49:00Z" w16du:dateUtc="2026-10-27T01:49:00Z">
            <w:rPr>
              <w:rStyle w:val="Ninguno"/>
              <w:lang w:val="fr-FR"/>
            </w:rPr>
          </w:rPrChange>
        </w:rPr>
        <w:t>é</w:t>
      </w:r>
      <w:r w:rsidRPr="004D4A21">
        <w:rPr>
          <w:rStyle w:val="Ninguno"/>
          <w:lang w:val="es-EC"/>
          <w:rPrChange w:id="782" w:author="(Estudiante) Andres Marcelo Olmedo Coronel" w:date="2026-10-26T20:49:00Z" w16du:dateUtc="2026-10-27T01:49:00Z">
            <w:rPr>
              <w:rStyle w:val="Ninguno"/>
              <w:lang w:val="pt-PT"/>
            </w:rPr>
          </w:rPrChange>
        </w:rPr>
        <w:t>tricas (desempe</w:t>
      </w:r>
      <w:r w:rsidRPr="004D4A21">
        <w:rPr>
          <w:rStyle w:val="Ninguno"/>
          <w:lang w:val="es-EC"/>
          <w:rPrChange w:id="783" w:author="(Estudiante) Andres Marcelo Olmedo Coronel" w:date="2026-10-26T20:49:00Z" w16du:dateUtc="2026-10-27T01:49:00Z">
            <w:rPr>
              <w:rStyle w:val="Ninguno"/>
            </w:rPr>
          </w:rPrChange>
        </w:rPr>
        <w:t>ño ordinal, calibración, equidad) que permite comparar objetivamente el modelo frente a las reglas actuales.</w:t>
      </w:r>
    </w:p>
    <w:p w14:paraId="7BBDF190" w14:textId="77777777" w:rsidR="003C53B1" w:rsidRPr="004D4A21" w:rsidRDefault="00000000" w:rsidP="00567D22">
      <w:pPr>
        <w:pStyle w:val="Prrafodelista"/>
        <w:numPr>
          <w:ilvl w:val="0"/>
          <w:numId w:val="3"/>
        </w:numPr>
        <w:spacing w:after="120" w:line="240" w:lineRule="auto"/>
        <w:ind w:left="720" w:hanging="360"/>
        <w:rPr>
          <w:lang w:val="es-EC"/>
          <w:rPrChange w:id="784" w:author="(Estudiante) Andres Marcelo Olmedo Coronel" w:date="2026-10-26T20:49:00Z" w16du:dateUtc="2026-10-27T01:49:00Z">
            <w:rPr>
              <w:lang w:val="it-IT"/>
            </w:rPr>
          </w:rPrChange>
        </w:rPr>
      </w:pPr>
      <w:r w:rsidRPr="004D4A21">
        <w:rPr>
          <w:rStyle w:val="Ninguno"/>
          <w:b/>
          <w:bCs/>
          <w:i/>
          <w:iCs/>
          <w:lang w:val="es-EC"/>
          <w:rPrChange w:id="785" w:author="(Estudiante) Andres Marcelo Olmedo Coronel" w:date="2026-10-26T20:49:00Z" w16du:dateUtc="2026-10-27T01:49:00Z">
            <w:rPr>
              <w:rStyle w:val="Ninguno"/>
              <w:b/>
              <w:bCs/>
              <w:i/>
              <w:iCs/>
              <w:lang w:val="it-IT"/>
            </w:rPr>
          </w:rPrChange>
        </w:rPr>
        <w:t>Tecnolog</w:t>
      </w:r>
      <w:r w:rsidRPr="004D4A21">
        <w:rPr>
          <w:rStyle w:val="Ninguno"/>
          <w:b/>
          <w:bCs/>
          <w:i/>
          <w:iCs/>
          <w:lang w:val="es-EC"/>
          <w:rPrChange w:id="786" w:author="(Estudiante) Andres Marcelo Olmedo Coronel" w:date="2026-10-26T20:49:00Z" w16du:dateUtc="2026-10-27T01:49:00Z">
            <w:rPr>
              <w:rStyle w:val="Ninguno"/>
              <w:b/>
              <w:bCs/>
              <w:i/>
              <w:iCs/>
            </w:rPr>
          </w:rPrChange>
        </w:rPr>
        <w:t xml:space="preserve">ía e infraestructura: </w:t>
      </w:r>
      <w:r w:rsidRPr="004D4A21">
        <w:rPr>
          <w:rStyle w:val="Ninguno"/>
          <w:lang w:val="es-EC"/>
          <w:rPrChange w:id="787" w:author="(Estudiante) Andres Marcelo Olmedo Coronel" w:date="2026-10-26T20:49:00Z" w16du:dateUtc="2026-10-27T01:49:00Z">
            <w:rPr>
              <w:rStyle w:val="Ninguno"/>
            </w:rPr>
          </w:rPrChange>
        </w:rPr>
        <w:t>cierra la brecha de MLOps señ</w:t>
      </w:r>
      <w:r w:rsidRPr="004D4A21">
        <w:rPr>
          <w:rStyle w:val="Ninguno"/>
          <w:lang w:val="es-EC"/>
          <w:rPrChange w:id="788" w:author="(Estudiante) Andres Marcelo Olmedo Coronel" w:date="2026-10-26T20:49:00Z" w16du:dateUtc="2026-10-27T01:49:00Z">
            <w:rPr>
              <w:rStyle w:val="Ninguno"/>
              <w:lang w:val="pt-PT"/>
            </w:rPr>
          </w:rPrChange>
        </w:rPr>
        <w:t>alada como causa tecnol</w:t>
      </w:r>
      <w:r w:rsidRPr="004D4A21">
        <w:rPr>
          <w:rStyle w:val="Ninguno"/>
          <w:lang w:val="es-EC"/>
          <w:rPrChange w:id="789" w:author="(Estudiante) Andres Marcelo Olmedo Coronel" w:date="2026-10-26T20:49:00Z" w16du:dateUtc="2026-10-27T01:49:00Z">
            <w:rPr>
              <w:rStyle w:val="Ninguno"/>
            </w:rPr>
          </w:rPrChange>
        </w:rPr>
        <w:t>ógica, al incorporar versionamiento, monitoreo de drift y reproducibilidad.</w:t>
      </w:r>
    </w:p>
    <w:p w14:paraId="7BBDF191" w14:textId="77777777" w:rsidR="003C53B1" w:rsidRPr="004D4A21" w:rsidRDefault="00000000" w:rsidP="00567D22">
      <w:pPr>
        <w:pStyle w:val="Prrafodelista"/>
        <w:numPr>
          <w:ilvl w:val="0"/>
          <w:numId w:val="3"/>
        </w:numPr>
        <w:spacing w:after="120" w:line="240" w:lineRule="auto"/>
        <w:ind w:left="720" w:hanging="360"/>
        <w:rPr>
          <w:lang w:val="es-EC"/>
          <w:rPrChange w:id="790" w:author="(Estudiante) Andres Marcelo Olmedo Coronel" w:date="2026-10-26T20:49:00Z" w16du:dateUtc="2026-10-27T01:49:00Z">
            <w:rPr/>
          </w:rPrChange>
        </w:rPr>
      </w:pPr>
      <w:r w:rsidRPr="004D4A21">
        <w:rPr>
          <w:b/>
          <w:bCs/>
          <w:i/>
          <w:iCs/>
          <w:lang w:val="es-EC"/>
          <w:rPrChange w:id="791" w:author="(Estudiante) Andres Marcelo Olmedo Coronel" w:date="2026-10-26T20:49:00Z" w16du:dateUtc="2026-10-27T01:49:00Z">
            <w:rPr>
              <w:b/>
              <w:bCs/>
              <w:i/>
              <w:iCs/>
            </w:rPr>
          </w:rPrChange>
        </w:rPr>
        <w:lastRenderedPageBreak/>
        <w:t xml:space="preserve">Entorno normativo: </w:t>
      </w:r>
      <w:r w:rsidRPr="004D4A21">
        <w:rPr>
          <w:lang w:val="es-EC"/>
          <w:rPrChange w:id="792" w:author="(Estudiante) Andres Marcelo Olmedo Coronel" w:date="2026-10-26T20:49:00Z" w16du:dateUtc="2026-10-27T01:49:00Z">
            <w:rPr/>
          </w:rPrChange>
        </w:rPr>
        <w:t>genera explicaciones SHAP para el 100 % de las predicciones válidas, alineándose con ISO/IEC 23894 (ISO/IEC, 2023a), ISO/IEC 25059 (ISO/IEC, 2023b) y la LOPDP.</w:t>
      </w:r>
    </w:p>
    <w:p w14:paraId="7BBDF192" w14:textId="77777777" w:rsidR="003C53B1" w:rsidRPr="004D4A21" w:rsidRDefault="00000000">
      <w:pPr>
        <w:pStyle w:val="Cuerpo"/>
        <w:spacing w:after="0" w:line="240" w:lineRule="auto"/>
        <w:rPr>
          <w:rFonts w:eastAsia="Arial"/>
          <w:lang w:val="es-EC"/>
          <w:rPrChange w:id="793" w:author="(Estudiante) Andres Marcelo Olmedo Coronel" w:date="2026-10-26T20:49:00Z" w16du:dateUtc="2026-10-27T01:49:00Z">
            <w:rPr>
              <w:rFonts w:eastAsia="Arial"/>
            </w:rPr>
          </w:rPrChange>
        </w:rPr>
      </w:pPr>
      <w:r w:rsidRPr="004D4A21">
        <w:rPr>
          <w:rStyle w:val="Ninguno"/>
          <w:b/>
          <w:bCs/>
          <w:lang w:val="es-EC"/>
          <w:rPrChange w:id="794" w:author="(Estudiante) Andres Marcelo Olmedo Coronel" w:date="2026-10-26T20:49:00Z" w16du:dateUtc="2026-10-27T01:49:00Z">
            <w:rPr>
              <w:rStyle w:val="Ninguno"/>
              <w:b/>
              <w:bCs/>
            </w:rPr>
          </w:rPrChange>
        </w:rPr>
        <w:t>Evaluación comparativa</w:t>
      </w:r>
    </w:p>
    <w:p w14:paraId="7BBDF193" w14:textId="77777777" w:rsidR="003C53B1" w:rsidRPr="004D4A21" w:rsidRDefault="00000000">
      <w:pPr>
        <w:pStyle w:val="Cuerpo"/>
        <w:rPr>
          <w:rFonts w:eastAsia="Arial"/>
          <w:lang w:val="es-EC"/>
          <w:rPrChange w:id="795" w:author="(Estudiante) Andres Marcelo Olmedo Coronel" w:date="2026-10-26T20:49:00Z" w16du:dateUtc="2026-10-27T01:49:00Z">
            <w:rPr>
              <w:rFonts w:eastAsia="Arial"/>
            </w:rPr>
          </w:rPrChange>
        </w:rPr>
      </w:pPr>
      <w:r w:rsidRPr="004D4A21">
        <w:rPr>
          <w:lang w:val="es-EC"/>
          <w:rPrChange w:id="796" w:author="(Estudiante) Andres Marcelo Olmedo Coronel" w:date="2026-10-26T20:49:00Z" w16du:dateUtc="2026-10-27T01:49:00Z">
            <w:rPr/>
          </w:rPrChange>
        </w:rPr>
        <w:t>La selección de la mejor alternativa se sustentó técnicamente utilizando como referencia las características de calidad de software definidas en la norma ISO/IEC 25010 (International Organization for Standardization &amp; International Electrotechnical Commission [ISO/IEC], 2011), evaluando cada alternativa con un conjunto de criterios ponderados, cuyos resultados se presentan en la Tabla 1:</w:t>
      </w:r>
    </w:p>
    <w:p w14:paraId="7BBDF194" w14:textId="77777777" w:rsidR="003C53B1" w:rsidRPr="004D4A21" w:rsidRDefault="00000000">
      <w:pPr>
        <w:pStyle w:val="Cuerpo"/>
        <w:keepNext/>
        <w:spacing w:after="0"/>
        <w:jc w:val="left"/>
        <w:rPr>
          <w:lang w:val="es-EC"/>
          <w:rPrChange w:id="797" w:author="(Estudiante) Andres Marcelo Olmedo Coronel" w:date="2026-10-26T20:49:00Z" w16du:dateUtc="2026-10-27T01:49:00Z">
            <w:rPr/>
          </w:rPrChange>
        </w:rPr>
      </w:pPr>
      <w:r w:rsidRPr="004D4A21">
        <w:rPr>
          <w:b/>
          <w:bCs/>
          <w:lang w:val="es-EC"/>
          <w:rPrChange w:id="798" w:author="(Estudiante) Andres Marcelo Olmedo Coronel" w:date="2026-10-26T20:49:00Z" w16du:dateUtc="2026-10-27T01:49:00Z">
            <w:rPr>
              <w:b/>
              <w:bCs/>
            </w:rPr>
          </w:rPrChange>
        </w:rPr>
        <w:t>Tabla 1</w:t>
      </w:r>
    </w:p>
    <w:p w14:paraId="7BBDF195" w14:textId="77777777" w:rsidR="003C53B1" w:rsidRPr="004D4A21" w:rsidRDefault="00000000">
      <w:pPr>
        <w:pStyle w:val="Cuerpo"/>
        <w:keepNext/>
        <w:rPr>
          <w:lang w:val="es-EC"/>
          <w:rPrChange w:id="799" w:author="(Estudiante) Andres Marcelo Olmedo Coronel" w:date="2026-10-26T20:49:00Z" w16du:dateUtc="2026-10-27T01:49:00Z">
            <w:rPr/>
          </w:rPrChange>
        </w:rPr>
      </w:pPr>
      <w:r w:rsidRPr="004D4A21">
        <w:rPr>
          <w:i/>
          <w:iCs/>
          <w:lang w:val="es-EC"/>
          <w:rPrChange w:id="800" w:author="(Estudiante) Andres Marcelo Olmedo Coronel" w:date="2026-10-26T20:49:00Z" w16du:dateUtc="2026-10-27T01:49:00Z">
            <w:rPr>
              <w:i/>
              <w:iCs/>
            </w:rPr>
          </w:rPrChange>
        </w:rPr>
        <w:t>Evaluación comparativa de alternativas de solución según criterios ponderados</w:t>
      </w:r>
    </w:p>
    <w:tbl>
      <w:tblPr>
        <w:tblStyle w:val="TableNormal1"/>
        <w:tblW w:w="9350" w:type="dxa"/>
        <w:tblInd w:w="108" w:type="dxa"/>
        <w:tblLayout w:type="fixed"/>
        <w:tblCellMar>
          <w:top w:w="80" w:type="dxa"/>
          <w:left w:w="80" w:type="dxa"/>
          <w:bottom w:w="80" w:type="dxa"/>
          <w:right w:w="80" w:type="dxa"/>
        </w:tblCellMar>
        <w:tblLook w:val="04A0" w:firstRow="1" w:lastRow="0" w:firstColumn="1" w:lastColumn="0" w:noHBand="0" w:noVBand="1"/>
      </w:tblPr>
      <w:tblGrid>
        <w:gridCol w:w="2600"/>
        <w:gridCol w:w="3374"/>
        <w:gridCol w:w="3376"/>
      </w:tblGrid>
      <w:tr w:rsidR="003C53B1" w:rsidRPr="004D4A21" w14:paraId="7BBDF199" w14:textId="77777777">
        <w:trPr>
          <w:trHeight w:val="484"/>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Pr>
          <w:p w14:paraId="7BBDF196" w14:textId="77777777" w:rsidR="003C53B1" w:rsidRPr="004D4A21" w:rsidRDefault="00000000">
            <w:pPr>
              <w:pStyle w:val="Predeterminado"/>
              <w:tabs>
                <w:tab w:val="left" w:pos="720"/>
                <w:tab w:val="left" w:pos="1440"/>
                <w:tab w:val="left" w:pos="2160"/>
              </w:tabs>
            </w:pPr>
            <w:r w:rsidRPr="004D4A21">
              <w:rPr>
                <w:rStyle w:val="Ninguno"/>
                <w:b/>
                <w:bCs/>
                <w:sz w:val="20"/>
                <w:szCs w:val="20"/>
                <w:u w:color="000000"/>
                <w:rPrChange w:id="801" w:author="(Estudiante) Andres Marcelo Olmedo Coronel" w:date="2026-10-26T20:49:00Z" w16du:dateUtc="2026-10-27T01:49:00Z">
                  <w:rPr>
                    <w:rStyle w:val="Ninguno"/>
                    <w:b/>
                    <w:bCs/>
                    <w:sz w:val="20"/>
                    <w:szCs w:val="20"/>
                    <w:u w:color="000000"/>
                    <w:lang w:val="it-IT"/>
                  </w:rPr>
                </w:rPrChange>
              </w:rPr>
              <w:t>Criterio (peso)</w:t>
            </w:r>
          </w:p>
        </w:tc>
        <w:tc>
          <w:tcPr>
            <w:tcW w:w="3374" w:type="dxa"/>
            <w:tcBorders>
              <w:top w:val="single" w:sz="4" w:space="0" w:color="000000"/>
              <w:left w:val="single" w:sz="4" w:space="0" w:color="000000"/>
              <w:bottom w:val="single" w:sz="4" w:space="0" w:color="000000"/>
              <w:right w:val="single" w:sz="4" w:space="0" w:color="000000"/>
            </w:tcBorders>
            <w:shd w:val="clear" w:color="auto" w:fill="D9E2F3"/>
          </w:tcPr>
          <w:p w14:paraId="7BBDF197" w14:textId="77777777" w:rsidR="003C53B1" w:rsidRPr="004D4A21" w:rsidRDefault="00000000">
            <w:pPr>
              <w:pStyle w:val="Predeterminado"/>
              <w:tabs>
                <w:tab w:val="left" w:pos="720"/>
                <w:tab w:val="left" w:pos="1440"/>
                <w:tab w:val="left" w:pos="2160"/>
                <w:tab w:val="left" w:pos="2880"/>
              </w:tabs>
            </w:pPr>
            <w:r w:rsidRPr="004D4A21">
              <w:rPr>
                <w:rStyle w:val="Ninguno"/>
                <w:b/>
                <w:bCs/>
                <w:sz w:val="20"/>
                <w:szCs w:val="20"/>
                <w:u w:color="000000"/>
                <w:rPrChange w:id="802" w:author="(Estudiante) Andres Marcelo Olmedo Coronel" w:date="2026-10-26T20:49:00Z" w16du:dateUtc="2026-10-27T01:49:00Z">
                  <w:rPr>
                    <w:rStyle w:val="Ninguno"/>
                    <w:b/>
                    <w:bCs/>
                    <w:sz w:val="20"/>
                    <w:szCs w:val="20"/>
                    <w:u w:color="000000"/>
                    <w:lang w:val="it-IT"/>
                  </w:rPr>
                </w:rPrChange>
              </w:rPr>
              <w:t xml:space="preserve">Alternativa 1 </w:t>
            </w:r>
            <w:r w:rsidRPr="004D4A21">
              <w:rPr>
                <w:rStyle w:val="Ninguno"/>
                <w:b/>
                <w:bCs/>
                <w:sz w:val="20"/>
                <w:szCs w:val="20"/>
                <w:u w:color="000000"/>
                <w:rPrChange w:id="803" w:author="(Estudiante) Andres Marcelo Olmedo Coronel" w:date="2026-10-26T20:49:00Z" w16du:dateUtc="2026-10-27T01:49:00Z">
                  <w:rPr>
                    <w:rStyle w:val="Ninguno"/>
                    <w:b/>
                    <w:bCs/>
                    <w:sz w:val="20"/>
                    <w:szCs w:val="20"/>
                    <w:u w:color="000000"/>
                    <w:lang w:val="en-US"/>
                  </w:rPr>
                </w:rPrChange>
              </w:rPr>
              <w:t xml:space="preserve">— </w:t>
            </w:r>
            <w:r w:rsidRPr="004D4A21">
              <w:rPr>
                <w:rStyle w:val="Ninguno"/>
                <w:b/>
                <w:bCs/>
                <w:sz w:val="20"/>
                <w:szCs w:val="20"/>
                <w:u w:color="000000"/>
                <w:rPrChange w:id="804" w:author="(Estudiante) Andres Marcelo Olmedo Coronel" w:date="2026-10-26T20:49:00Z" w16du:dateUtc="2026-10-27T01:49:00Z">
                  <w:rPr>
                    <w:rStyle w:val="Ninguno"/>
                    <w:b/>
                    <w:bCs/>
                    <w:sz w:val="20"/>
                    <w:szCs w:val="20"/>
                    <w:u w:color="000000"/>
                    <w:lang w:val="es-ES_tradnl"/>
                  </w:rPr>
                </w:rPrChange>
              </w:rPr>
              <w:t>Modelo binario explicable</w:t>
            </w:r>
          </w:p>
        </w:tc>
        <w:tc>
          <w:tcPr>
            <w:tcW w:w="3376" w:type="dxa"/>
            <w:tcBorders>
              <w:top w:val="single" w:sz="4" w:space="0" w:color="000000"/>
              <w:left w:val="single" w:sz="4" w:space="0" w:color="000000"/>
              <w:bottom w:val="single" w:sz="4" w:space="0" w:color="000000"/>
              <w:right w:val="single" w:sz="4" w:space="0" w:color="000000"/>
            </w:tcBorders>
            <w:shd w:val="clear" w:color="auto" w:fill="D9E2F3"/>
          </w:tcPr>
          <w:p w14:paraId="7BBDF198" w14:textId="77777777" w:rsidR="003C53B1" w:rsidRPr="004D4A21" w:rsidRDefault="00000000">
            <w:pPr>
              <w:pStyle w:val="Predeterminado"/>
              <w:tabs>
                <w:tab w:val="left" w:pos="720"/>
                <w:tab w:val="left" w:pos="1440"/>
                <w:tab w:val="left" w:pos="2160"/>
                <w:tab w:val="left" w:pos="2880"/>
              </w:tabs>
            </w:pPr>
            <w:r w:rsidRPr="004D4A21">
              <w:rPr>
                <w:rStyle w:val="Ninguno"/>
                <w:b/>
                <w:bCs/>
                <w:sz w:val="20"/>
                <w:szCs w:val="20"/>
                <w:u w:color="000000"/>
                <w:rPrChange w:id="805" w:author="(Estudiante) Andres Marcelo Olmedo Coronel" w:date="2026-10-26T20:49:00Z" w16du:dateUtc="2026-10-27T01:49:00Z">
                  <w:rPr>
                    <w:rStyle w:val="Ninguno"/>
                    <w:b/>
                    <w:bCs/>
                    <w:sz w:val="20"/>
                    <w:szCs w:val="20"/>
                    <w:u w:color="000000"/>
                    <w:lang w:val="it-IT"/>
                  </w:rPr>
                </w:rPrChange>
              </w:rPr>
              <w:t xml:space="preserve">Alternativa 2 </w:t>
            </w:r>
            <w:r w:rsidRPr="004D4A21">
              <w:rPr>
                <w:rStyle w:val="Ninguno"/>
                <w:b/>
                <w:bCs/>
                <w:sz w:val="20"/>
                <w:szCs w:val="20"/>
                <w:u w:color="000000"/>
              </w:rPr>
              <w:t xml:space="preserve">— </w:t>
            </w:r>
            <w:r w:rsidRPr="004D4A21">
              <w:rPr>
                <w:rStyle w:val="Ninguno"/>
                <w:b/>
                <w:bCs/>
                <w:sz w:val="20"/>
                <w:szCs w:val="20"/>
                <w:u w:color="000000"/>
                <w:rPrChange w:id="806" w:author="(Estudiante) Andres Marcelo Olmedo Coronel" w:date="2026-10-26T20:49:00Z" w16du:dateUtc="2026-10-27T01:49:00Z">
                  <w:rPr>
                    <w:rStyle w:val="Ninguno"/>
                    <w:b/>
                    <w:bCs/>
                    <w:sz w:val="20"/>
                    <w:szCs w:val="20"/>
                    <w:u w:color="000000"/>
                    <w:lang w:val="es-ES_tradnl"/>
                  </w:rPr>
                </w:rPrChange>
              </w:rPr>
              <w:t>Modelo ordinal multiclase con MLOps (seleccionada)</w:t>
            </w:r>
          </w:p>
        </w:tc>
      </w:tr>
      <w:tr w:rsidR="003C53B1" w:rsidRPr="004D4A21" w14:paraId="7BBDF19D" w14:textId="77777777">
        <w:trPr>
          <w:trHeight w:val="484"/>
        </w:trPr>
        <w:tc>
          <w:tcPr>
            <w:tcW w:w="2600" w:type="dxa"/>
            <w:tcBorders>
              <w:top w:val="single" w:sz="4" w:space="0" w:color="000000"/>
              <w:left w:val="single" w:sz="4" w:space="0" w:color="000000"/>
              <w:bottom w:val="single" w:sz="4" w:space="0" w:color="000000"/>
              <w:right w:val="single" w:sz="4" w:space="0" w:color="000000"/>
            </w:tcBorders>
          </w:tcPr>
          <w:p w14:paraId="7BBDF19A" w14:textId="77777777" w:rsidR="003C53B1" w:rsidRPr="004D4A21" w:rsidRDefault="00000000">
            <w:pPr>
              <w:pStyle w:val="Predeterminado"/>
              <w:tabs>
                <w:tab w:val="left" w:pos="720"/>
                <w:tab w:val="left" w:pos="1440"/>
                <w:tab w:val="left" w:pos="2160"/>
              </w:tabs>
            </w:pPr>
            <w:r w:rsidRPr="004D4A21">
              <w:rPr>
                <w:rStyle w:val="Ninguno"/>
                <w:sz w:val="20"/>
                <w:szCs w:val="20"/>
                <w:u w:color="000000"/>
                <w:rPrChange w:id="807" w:author="(Estudiante) Andres Marcelo Olmedo Coronel" w:date="2026-10-26T20:49:00Z" w16du:dateUtc="2026-10-27T01:49:00Z">
                  <w:rPr>
                    <w:rStyle w:val="Ninguno"/>
                    <w:sz w:val="20"/>
                    <w:szCs w:val="20"/>
                    <w:u w:color="000000"/>
                    <w:lang w:val="pt-PT"/>
                  </w:rPr>
                </w:rPrChange>
              </w:rPr>
              <w:t>Desempe</w:t>
            </w:r>
            <w:r w:rsidRPr="004D4A21">
              <w:rPr>
                <w:rStyle w:val="Ninguno"/>
                <w:sz w:val="20"/>
                <w:szCs w:val="20"/>
                <w:u w:color="000000"/>
                <w:rPrChange w:id="808" w:author="(Estudiante) Andres Marcelo Olmedo Coronel" w:date="2026-10-26T20:49:00Z" w16du:dateUtc="2026-10-27T01:49:00Z">
                  <w:rPr>
                    <w:rStyle w:val="Ninguno"/>
                    <w:sz w:val="20"/>
                    <w:szCs w:val="20"/>
                    <w:u w:color="000000"/>
                    <w:lang w:val="es-ES_tradnl"/>
                  </w:rPr>
                </w:rPrChange>
              </w:rPr>
              <w:t>ño y priorizació</w:t>
            </w:r>
            <w:r w:rsidRPr="004D4A21">
              <w:rPr>
                <w:rStyle w:val="Ninguno"/>
                <w:sz w:val="20"/>
                <w:szCs w:val="20"/>
                <w:u w:color="000000"/>
                <w:rPrChange w:id="809" w:author="(Estudiante) Andres Marcelo Olmedo Coronel" w:date="2026-10-26T20:49:00Z" w16du:dateUtc="2026-10-27T01:49:00Z">
                  <w:rPr>
                    <w:rStyle w:val="Ninguno"/>
                    <w:sz w:val="20"/>
                    <w:szCs w:val="20"/>
                    <w:u w:color="000000"/>
                    <w:lang w:val="fr-FR"/>
                  </w:rPr>
                </w:rPrChange>
              </w:rPr>
              <w:t>n (30 %)</w:t>
            </w:r>
          </w:p>
        </w:tc>
        <w:tc>
          <w:tcPr>
            <w:tcW w:w="3374" w:type="dxa"/>
            <w:tcBorders>
              <w:top w:val="single" w:sz="4" w:space="0" w:color="000000"/>
              <w:left w:val="single" w:sz="4" w:space="0" w:color="000000"/>
              <w:bottom w:val="single" w:sz="4" w:space="0" w:color="000000"/>
              <w:right w:val="single" w:sz="4" w:space="0" w:color="000000"/>
            </w:tcBorders>
          </w:tcPr>
          <w:p w14:paraId="7BBDF19B" w14:textId="77777777" w:rsidR="003C53B1" w:rsidRPr="004D4A21" w:rsidRDefault="00000000">
            <w:pPr>
              <w:pStyle w:val="Predeterminado"/>
              <w:tabs>
                <w:tab w:val="left" w:pos="720"/>
                <w:tab w:val="left" w:pos="1440"/>
                <w:tab w:val="left" w:pos="2160"/>
                <w:tab w:val="left" w:pos="2880"/>
              </w:tabs>
            </w:pPr>
            <w:r w:rsidRPr="004D4A21">
              <w:rPr>
                <w:rStyle w:val="Ninguno"/>
                <w:sz w:val="20"/>
                <w:szCs w:val="20"/>
                <w:u w:color="000000"/>
                <w:rPrChange w:id="810" w:author="(Estudiante) Andres Marcelo Olmedo Coronel" w:date="2026-10-26T20:49:00Z" w16du:dateUtc="2026-10-27T01:49:00Z">
                  <w:rPr>
                    <w:rStyle w:val="Ninguno"/>
                    <w:sz w:val="20"/>
                    <w:szCs w:val="20"/>
                    <w:u w:color="000000"/>
                    <w:lang w:val="es-ES_tradnl"/>
                  </w:rPr>
                </w:rPrChange>
              </w:rPr>
              <w:t>Moderado: discrimina mora/no mora, sin priorizar por severidad</w:t>
            </w:r>
          </w:p>
        </w:tc>
        <w:tc>
          <w:tcPr>
            <w:tcW w:w="3376" w:type="dxa"/>
            <w:tcBorders>
              <w:top w:val="single" w:sz="4" w:space="0" w:color="000000"/>
              <w:left w:val="single" w:sz="4" w:space="0" w:color="000000"/>
              <w:bottom w:val="single" w:sz="4" w:space="0" w:color="000000"/>
              <w:right w:val="single" w:sz="4" w:space="0" w:color="000000"/>
            </w:tcBorders>
          </w:tcPr>
          <w:p w14:paraId="7BBDF19C" w14:textId="77777777" w:rsidR="003C53B1" w:rsidRPr="004D4A21" w:rsidRDefault="00000000">
            <w:pPr>
              <w:pStyle w:val="Predeterminado"/>
              <w:tabs>
                <w:tab w:val="left" w:pos="720"/>
                <w:tab w:val="left" w:pos="1440"/>
                <w:tab w:val="left" w:pos="2160"/>
                <w:tab w:val="left" w:pos="2880"/>
              </w:tabs>
            </w:pPr>
            <w:r w:rsidRPr="004D4A21">
              <w:rPr>
                <w:rStyle w:val="Ninguno"/>
                <w:sz w:val="20"/>
                <w:szCs w:val="20"/>
                <w:u w:color="000000"/>
                <w:rPrChange w:id="811" w:author="(Estudiante) Andres Marcelo Olmedo Coronel" w:date="2026-10-26T20:49:00Z" w16du:dateUtc="2026-10-27T01:49:00Z">
                  <w:rPr>
                    <w:rStyle w:val="Ninguno"/>
                    <w:sz w:val="20"/>
                    <w:szCs w:val="20"/>
                    <w:u w:color="000000"/>
                    <w:lang w:val="es-ES_tradnl"/>
                  </w:rPr>
                </w:rPrChange>
              </w:rPr>
              <w:t>Alto: predice las seis categor</w:t>
            </w:r>
            <w:r w:rsidRPr="004D4A21">
              <w:rPr>
                <w:rStyle w:val="Ninguno"/>
                <w:sz w:val="20"/>
                <w:szCs w:val="20"/>
                <w:u w:color="000000"/>
              </w:rPr>
              <w:t>í</w:t>
            </w:r>
            <w:r w:rsidRPr="004D4A21">
              <w:rPr>
                <w:rStyle w:val="Ninguno"/>
                <w:sz w:val="20"/>
                <w:szCs w:val="20"/>
                <w:u w:color="000000"/>
                <w:rPrChange w:id="812" w:author="(Estudiante) Andres Marcelo Olmedo Coronel" w:date="2026-10-26T20:49:00Z" w16du:dateUtc="2026-10-27T01:49:00Z">
                  <w:rPr>
                    <w:rStyle w:val="Ninguno"/>
                    <w:sz w:val="20"/>
                    <w:szCs w:val="20"/>
                    <w:u w:color="000000"/>
                    <w:lang w:val="es-ES_tradnl"/>
                  </w:rPr>
                </w:rPrChange>
              </w:rPr>
              <w:t>as, permitiendo priorizació</w:t>
            </w:r>
            <w:r w:rsidRPr="004D4A21">
              <w:rPr>
                <w:rStyle w:val="Ninguno"/>
                <w:sz w:val="20"/>
                <w:szCs w:val="20"/>
                <w:u w:color="000000"/>
              </w:rPr>
              <w:t>n fina</w:t>
            </w:r>
          </w:p>
        </w:tc>
      </w:tr>
      <w:tr w:rsidR="003C53B1" w:rsidRPr="004D4A21" w14:paraId="7BBDF1A1" w14:textId="77777777">
        <w:trPr>
          <w:trHeight w:val="484"/>
        </w:trPr>
        <w:tc>
          <w:tcPr>
            <w:tcW w:w="2600" w:type="dxa"/>
            <w:tcBorders>
              <w:top w:val="single" w:sz="4" w:space="0" w:color="000000"/>
              <w:left w:val="single" w:sz="4" w:space="0" w:color="000000"/>
              <w:bottom w:val="single" w:sz="4" w:space="0" w:color="000000"/>
              <w:right w:val="single" w:sz="4" w:space="0" w:color="000000"/>
            </w:tcBorders>
          </w:tcPr>
          <w:p w14:paraId="7BBDF19E" w14:textId="77777777" w:rsidR="003C53B1" w:rsidRPr="004D4A21" w:rsidRDefault="00000000">
            <w:pPr>
              <w:pStyle w:val="Predeterminado"/>
              <w:tabs>
                <w:tab w:val="left" w:pos="720"/>
                <w:tab w:val="left" w:pos="1440"/>
                <w:tab w:val="left" w:pos="2160"/>
              </w:tabs>
            </w:pPr>
            <w:r w:rsidRPr="004D4A21">
              <w:rPr>
                <w:rStyle w:val="Ninguno"/>
                <w:sz w:val="20"/>
                <w:szCs w:val="20"/>
                <w:u w:color="000000"/>
                <w:rPrChange w:id="813" w:author="(Estudiante) Andres Marcelo Olmedo Coronel" w:date="2026-10-26T20:49:00Z" w16du:dateUtc="2026-10-27T01:49:00Z">
                  <w:rPr>
                    <w:rStyle w:val="Ninguno"/>
                    <w:sz w:val="20"/>
                    <w:szCs w:val="20"/>
                    <w:u w:color="000000"/>
                    <w:lang w:val="es-ES_tradnl"/>
                  </w:rPr>
                </w:rPrChange>
              </w:rPr>
              <w:t>Explicabilidad y auditor</w:t>
            </w:r>
            <w:r w:rsidRPr="004D4A21">
              <w:rPr>
                <w:rStyle w:val="Ninguno"/>
                <w:sz w:val="20"/>
                <w:szCs w:val="20"/>
                <w:u w:color="000000"/>
              </w:rPr>
              <w:t>ía (20 %)</w:t>
            </w:r>
          </w:p>
        </w:tc>
        <w:tc>
          <w:tcPr>
            <w:tcW w:w="3374" w:type="dxa"/>
            <w:tcBorders>
              <w:top w:val="single" w:sz="4" w:space="0" w:color="000000"/>
              <w:left w:val="single" w:sz="4" w:space="0" w:color="000000"/>
              <w:bottom w:val="single" w:sz="4" w:space="0" w:color="000000"/>
              <w:right w:val="single" w:sz="4" w:space="0" w:color="000000"/>
            </w:tcBorders>
          </w:tcPr>
          <w:p w14:paraId="7BBDF19F" w14:textId="77777777" w:rsidR="003C53B1" w:rsidRPr="004D4A21" w:rsidRDefault="00000000">
            <w:pPr>
              <w:pStyle w:val="Predeterminado"/>
              <w:tabs>
                <w:tab w:val="left" w:pos="720"/>
                <w:tab w:val="left" w:pos="1440"/>
                <w:tab w:val="left" w:pos="2160"/>
                <w:tab w:val="left" w:pos="2880"/>
              </w:tabs>
            </w:pPr>
            <w:r w:rsidRPr="004D4A21">
              <w:rPr>
                <w:rStyle w:val="Ninguno"/>
                <w:sz w:val="20"/>
                <w:szCs w:val="20"/>
                <w:u w:color="000000"/>
                <w:rPrChange w:id="814" w:author="(Estudiante) Andres Marcelo Olmedo Coronel" w:date="2026-10-26T20:49:00Z" w16du:dateUtc="2026-10-27T01:49:00Z">
                  <w:rPr>
                    <w:rStyle w:val="Ninguno"/>
                    <w:sz w:val="20"/>
                    <w:szCs w:val="20"/>
                    <w:u w:color="000000"/>
                    <w:lang w:val="es-ES_tradnl"/>
                  </w:rPr>
                </w:rPrChange>
              </w:rPr>
              <w:t>Media: SHAP disponible, pero explica solo una decisió</w:t>
            </w:r>
            <w:r w:rsidRPr="004D4A21">
              <w:rPr>
                <w:rStyle w:val="Ninguno"/>
                <w:sz w:val="20"/>
                <w:szCs w:val="20"/>
                <w:u w:color="000000"/>
              </w:rPr>
              <w:t>n binaria</w:t>
            </w:r>
          </w:p>
        </w:tc>
        <w:tc>
          <w:tcPr>
            <w:tcW w:w="3376" w:type="dxa"/>
            <w:tcBorders>
              <w:top w:val="single" w:sz="4" w:space="0" w:color="000000"/>
              <w:left w:val="single" w:sz="4" w:space="0" w:color="000000"/>
              <w:bottom w:val="single" w:sz="4" w:space="0" w:color="000000"/>
              <w:right w:val="single" w:sz="4" w:space="0" w:color="000000"/>
            </w:tcBorders>
          </w:tcPr>
          <w:p w14:paraId="7BBDF1A0" w14:textId="77777777" w:rsidR="003C53B1" w:rsidRPr="004D4A21" w:rsidRDefault="00000000">
            <w:pPr>
              <w:pStyle w:val="Predeterminado"/>
              <w:tabs>
                <w:tab w:val="left" w:pos="720"/>
                <w:tab w:val="left" w:pos="1440"/>
                <w:tab w:val="left" w:pos="2160"/>
                <w:tab w:val="left" w:pos="2880"/>
              </w:tabs>
            </w:pPr>
            <w:r w:rsidRPr="004D4A21">
              <w:rPr>
                <w:rStyle w:val="Ninguno"/>
                <w:sz w:val="20"/>
                <w:szCs w:val="20"/>
                <w:u w:color="000000"/>
                <w:rPrChange w:id="815" w:author="(Estudiante) Andres Marcelo Olmedo Coronel" w:date="2026-10-26T20:49:00Z" w16du:dateUtc="2026-10-27T01:49:00Z">
                  <w:rPr>
                    <w:rStyle w:val="Ninguno"/>
                    <w:sz w:val="20"/>
                    <w:szCs w:val="20"/>
                    <w:u w:color="000000"/>
                    <w:lang w:val="es-ES_tradnl"/>
                  </w:rPr>
                </w:rPrChange>
              </w:rPr>
              <w:t>Alta: SHAP aplicado a cada una de las seis categor</w:t>
            </w:r>
            <w:r w:rsidRPr="004D4A21">
              <w:rPr>
                <w:rStyle w:val="Ninguno"/>
                <w:sz w:val="20"/>
                <w:szCs w:val="20"/>
                <w:u w:color="000000"/>
              </w:rPr>
              <w:t>ías</w:t>
            </w:r>
          </w:p>
        </w:tc>
      </w:tr>
      <w:tr w:rsidR="003C53B1" w:rsidRPr="004D4A21" w14:paraId="7BBDF1A5" w14:textId="77777777">
        <w:trPr>
          <w:trHeight w:val="484"/>
        </w:trPr>
        <w:tc>
          <w:tcPr>
            <w:tcW w:w="2600" w:type="dxa"/>
            <w:tcBorders>
              <w:top w:val="single" w:sz="4" w:space="0" w:color="000000"/>
              <w:left w:val="single" w:sz="4" w:space="0" w:color="000000"/>
              <w:bottom w:val="single" w:sz="4" w:space="0" w:color="000000"/>
              <w:right w:val="single" w:sz="4" w:space="0" w:color="000000"/>
            </w:tcBorders>
          </w:tcPr>
          <w:p w14:paraId="7BBDF1A2" w14:textId="77777777" w:rsidR="003C53B1" w:rsidRPr="004D4A21" w:rsidRDefault="00000000">
            <w:pPr>
              <w:pStyle w:val="Predeterminado"/>
              <w:tabs>
                <w:tab w:val="left" w:pos="720"/>
                <w:tab w:val="left" w:pos="1440"/>
                <w:tab w:val="left" w:pos="2160"/>
              </w:tabs>
            </w:pPr>
            <w:r w:rsidRPr="004D4A21">
              <w:rPr>
                <w:rStyle w:val="Ninguno"/>
                <w:sz w:val="20"/>
                <w:szCs w:val="20"/>
                <w:u w:color="000000"/>
                <w:rPrChange w:id="816" w:author="(Estudiante) Andres Marcelo Olmedo Coronel" w:date="2026-10-26T20:49:00Z" w16du:dateUtc="2026-10-27T01:49:00Z">
                  <w:rPr>
                    <w:rStyle w:val="Ninguno"/>
                    <w:sz w:val="20"/>
                    <w:szCs w:val="20"/>
                    <w:u w:color="000000"/>
                    <w:lang w:val="es-ES_tradnl"/>
                  </w:rPr>
                </w:rPrChange>
              </w:rPr>
              <w:t>Adecuación a las seis categor</w:t>
            </w:r>
            <w:r w:rsidRPr="004D4A21">
              <w:rPr>
                <w:rStyle w:val="Ninguno"/>
                <w:sz w:val="20"/>
                <w:szCs w:val="20"/>
                <w:u w:color="000000"/>
              </w:rPr>
              <w:t>í</w:t>
            </w:r>
            <w:r w:rsidRPr="004D4A21">
              <w:rPr>
                <w:rStyle w:val="Ninguno"/>
                <w:sz w:val="20"/>
                <w:szCs w:val="20"/>
                <w:u w:color="000000"/>
                <w:rPrChange w:id="817" w:author="(Estudiante) Andres Marcelo Olmedo Coronel" w:date="2026-10-26T20:49:00Z" w16du:dateUtc="2026-10-27T01:49:00Z">
                  <w:rPr>
                    <w:rStyle w:val="Ninguno"/>
                    <w:sz w:val="20"/>
                    <w:szCs w:val="20"/>
                    <w:u w:color="000000"/>
                    <w:lang w:val="pt-PT"/>
                  </w:rPr>
                </w:rPrChange>
              </w:rPr>
              <w:t>as de mora (20 %)</w:t>
            </w:r>
          </w:p>
        </w:tc>
        <w:tc>
          <w:tcPr>
            <w:tcW w:w="3374" w:type="dxa"/>
            <w:tcBorders>
              <w:top w:val="single" w:sz="4" w:space="0" w:color="000000"/>
              <w:left w:val="single" w:sz="4" w:space="0" w:color="000000"/>
              <w:bottom w:val="single" w:sz="4" w:space="0" w:color="000000"/>
              <w:right w:val="single" w:sz="4" w:space="0" w:color="000000"/>
            </w:tcBorders>
          </w:tcPr>
          <w:p w14:paraId="7BBDF1A3" w14:textId="77777777" w:rsidR="003C53B1" w:rsidRPr="004D4A21" w:rsidRDefault="00000000">
            <w:pPr>
              <w:pStyle w:val="Predeterminado"/>
              <w:tabs>
                <w:tab w:val="left" w:pos="720"/>
                <w:tab w:val="left" w:pos="1440"/>
                <w:tab w:val="left" w:pos="2160"/>
                <w:tab w:val="left" w:pos="2880"/>
              </w:tabs>
            </w:pPr>
            <w:r w:rsidRPr="004D4A21">
              <w:rPr>
                <w:rStyle w:val="Ninguno"/>
                <w:sz w:val="20"/>
                <w:szCs w:val="20"/>
                <w:u w:color="000000"/>
                <w:rPrChange w:id="818" w:author="(Estudiante) Andres Marcelo Olmedo Coronel" w:date="2026-10-26T20:49:00Z" w16du:dateUtc="2026-10-27T01:49:00Z">
                  <w:rPr>
                    <w:rStyle w:val="Ninguno"/>
                    <w:sz w:val="20"/>
                    <w:szCs w:val="20"/>
                    <w:u w:color="000000"/>
                    <w:lang w:val="es-ES_tradnl"/>
                  </w:rPr>
                </w:rPrChange>
              </w:rPr>
              <w:t>Baja: no representa los niveles de severidad institucionales</w:t>
            </w:r>
          </w:p>
        </w:tc>
        <w:tc>
          <w:tcPr>
            <w:tcW w:w="3376" w:type="dxa"/>
            <w:tcBorders>
              <w:top w:val="single" w:sz="4" w:space="0" w:color="000000"/>
              <w:left w:val="single" w:sz="4" w:space="0" w:color="000000"/>
              <w:bottom w:val="single" w:sz="4" w:space="0" w:color="000000"/>
              <w:right w:val="single" w:sz="4" w:space="0" w:color="000000"/>
            </w:tcBorders>
          </w:tcPr>
          <w:p w14:paraId="7BBDF1A4" w14:textId="77777777" w:rsidR="003C53B1" w:rsidRPr="004D4A21" w:rsidRDefault="00000000">
            <w:pPr>
              <w:pStyle w:val="Predeterminado"/>
              <w:tabs>
                <w:tab w:val="left" w:pos="720"/>
                <w:tab w:val="left" w:pos="1440"/>
                <w:tab w:val="left" w:pos="2160"/>
                <w:tab w:val="left" w:pos="2880"/>
              </w:tabs>
            </w:pPr>
            <w:r w:rsidRPr="004D4A21">
              <w:rPr>
                <w:rStyle w:val="Ninguno"/>
                <w:sz w:val="20"/>
                <w:szCs w:val="20"/>
                <w:u w:color="000000"/>
                <w:rPrChange w:id="819" w:author="(Estudiante) Andres Marcelo Olmedo Coronel" w:date="2026-10-26T20:49:00Z" w16du:dateUtc="2026-10-27T01:49:00Z">
                  <w:rPr>
                    <w:rStyle w:val="Ninguno"/>
                    <w:sz w:val="20"/>
                    <w:szCs w:val="20"/>
                    <w:u w:color="000000"/>
                    <w:lang w:val="es-ES_tradnl"/>
                  </w:rPr>
                </w:rPrChange>
              </w:rPr>
              <w:t>Alta: representa directamente las seis categor</w:t>
            </w:r>
            <w:r w:rsidRPr="004D4A21">
              <w:rPr>
                <w:rStyle w:val="Ninguno"/>
                <w:sz w:val="20"/>
                <w:szCs w:val="20"/>
                <w:u w:color="000000"/>
              </w:rPr>
              <w:t>ías</w:t>
            </w:r>
          </w:p>
        </w:tc>
      </w:tr>
      <w:tr w:rsidR="003C53B1" w:rsidRPr="004D4A21" w14:paraId="7BBDF1A9" w14:textId="77777777">
        <w:trPr>
          <w:trHeight w:val="484"/>
        </w:trPr>
        <w:tc>
          <w:tcPr>
            <w:tcW w:w="2600" w:type="dxa"/>
            <w:tcBorders>
              <w:top w:val="single" w:sz="4" w:space="0" w:color="000000"/>
              <w:left w:val="single" w:sz="4" w:space="0" w:color="000000"/>
              <w:bottom w:val="single" w:sz="4" w:space="0" w:color="000000"/>
              <w:right w:val="single" w:sz="4" w:space="0" w:color="000000"/>
            </w:tcBorders>
          </w:tcPr>
          <w:p w14:paraId="7BBDF1A6" w14:textId="77777777" w:rsidR="003C53B1" w:rsidRPr="004D4A21" w:rsidRDefault="00000000">
            <w:pPr>
              <w:pStyle w:val="Predeterminado"/>
              <w:tabs>
                <w:tab w:val="left" w:pos="720"/>
                <w:tab w:val="left" w:pos="1440"/>
                <w:tab w:val="left" w:pos="2160"/>
              </w:tabs>
            </w:pPr>
            <w:r w:rsidRPr="004D4A21">
              <w:rPr>
                <w:rStyle w:val="Ninguno"/>
                <w:sz w:val="20"/>
                <w:szCs w:val="20"/>
                <w:u w:color="000000"/>
                <w:rPrChange w:id="820" w:author="(Estudiante) Andres Marcelo Olmedo Coronel" w:date="2026-10-26T20:49:00Z" w16du:dateUtc="2026-10-27T01:49:00Z">
                  <w:rPr>
                    <w:rStyle w:val="Ninguno"/>
                    <w:sz w:val="20"/>
                    <w:szCs w:val="20"/>
                    <w:u w:color="000000"/>
                    <w:lang w:val="es-ES_tradnl"/>
                  </w:rPr>
                </w:rPrChange>
              </w:rPr>
              <w:t>Reproducibilidad y monitoreo (15 %)</w:t>
            </w:r>
          </w:p>
        </w:tc>
        <w:tc>
          <w:tcPr>
            <w:tcW w:w="3374" w:type="dxa"/>
            <w:tcBorders>
              <w:top w:val="single" w:sz="4" w:space="0" w:color="000000"/>
              <w:left w:val="single" w:sz="4" w:space="0" w:color="000000"/>
              <w:bottom w:val="single" w:sz="4" w:space="0" w:color="000000"/>
              <w:right w:val="single" w:sz="4" w:space="0" w:color="000000"/>
            </w:tcBorders>
          </w:tcPr>
          <w:p w14:paraId="7BBDF1A7" w14:textId="77777777" w:rsidR="003C53B1" w:rsidRPr="004D4A21" w:rsidRDefault="00000000">
            <w:pPr>
              <w:pStyle w:val="Predeterminado"/>
              <w:tabs>
                <w:tab w:val="left" w:pos="720"/>
                <w:tab w:val="left" w:pos="1440"/>
                <w:tab w:val="left" w:pos="2160"/>
                <w:tab w:val="left" w:pos="2880"/>
              </w:tabs>
            </w:pPr>
            <w:r w:rsidRPr="004D4A21">
              <w:rPr>
                <w:rStyle w:val="Ninguno"/>
                <w:sz w:val="20"/>
                <w:szCs w:val="20"/>
                <w:u w:color="000000"/>
              </w:rPr>
              <w:t>Media: pipeline bá</w:t>
            </w:r>
            <w:r w:rsidRPr="004D4A21">
              <w:rPr>
                <w:rStyle w:val="Ninguno"/>
                <w:sz w:val="20"/>
                <w:szCs w:val="20"/>
                <w:u w:color="000000"/>
                <w:rPrChange w:id="821" w:author="(Estudiante) Andres Marcelo Olmedo Coronel" w:date="2026-10-26T20:49:00Z" w16du:dateUtc="2026-10-27T01:49:00Z">
                  <w:rPr>
                    <w:rStyle w:val="Ninguno"/>
                    <w:sz w:val="20"/>
                    <w:szCs w:val="20"/>
                    <w:u w:color="000000"/>
                    <w:lang w:val="it-IT"/>
                  </w:rPr>
                </w:rPrChange>
              </w:rPr>
              <w:t>sico, sin monitoreo de drift definido</w:t>
            </w:r>
          </w:p>
        </w:tc>
        <w:tc>
          <w:tcPr>
            <w:tcW w:w="3376" w:type="dxa"/>
            <w:tcBorders>
              <w:top w:val="single" w:sz="4" w:space="0" w:color="000000"/>
              <w:left w:val="single" w:sz="4" w:space="0" w:color="000000"/>
              <w:bottom w:val="single" w:sz="4" w:space="0" w:color="000000"/>
              <w:right w:val="single" w:sz="4" w:space="0" w:color="000000"/>
            </w:tcBorders>
          </w:tcPr>
          <w:p w14:paraId="7BBDF1A8" w14:textId="77777777" w:rsidR="003C53B1" w:rsidRPr="004D4A21" w:rsidRDefault="00000000">
            <w:pPr>
              <w:pStyle w:val="Predeterminado"/>
              <w:tabs>
                <w:tab w:val="left" w:pos="720"/>
                <w:tab w:val="left" w:pos="1440"/>
                <w:tab w:val="left" w:pos="2160"/>
                <w:tab w:val="left" w:pos="2880"/>
              </w:tabs>
            </w:pPr>
            <w:r w:rsidRPr="004D4A21">
              <w:rPr>
                <w:rStyle w:val="Ninguno"/>
                <w:sz w:val="20"/>
                <w:szCs w:val="20"/>
                <w:u w:color="000000"/>
              </w:rPr>
              <w:t>Alta: DVC + MLflow + monitoreo de drift y rollback</w:t>
            </w:r>
          </w:p>
        </w:tc>
      </w:tr>
      <w:tr w:rsidR="003C53B1" w:rsidRPr="004D4A21" w14:paraId="7BBDF1AD" w14:textId="77777777">
        <w:trPr>
          <w:trHeight w:val="484"/>
        </w:trPr>
        <w:tc>
          <w:tcPr>
            <w:tcW w:w="2600" w:type="dxa"/>
            <w:tcBorders>
              <w:top w:val="single" w:sz="4" w:space="0" w:color="000000"/>
              <w:left w:val="single" w:sz="4" w:space="0" w:color="000000"/>
              <w:bottom w:val="single" w:sz="4" w:space="0" w:color="000000"/>
              <w:right w:val="single" w:sz="4" w:space="0" w:color="000000"/>
            </w:tcBorders>
          </w:tcPr>
          <w:p w14:paraId="7BBDF1AA" w14:textId="77777777" w:rsidR="003C53B1" w:rsidRPr="004D4A21" w:rsidRDefault="00000000">
            <w:pPr>
              <w:pStyle w:val="Predeterminado"/>
              <w:tabs>
                <w:tab w:val="left" w:pos="720"/>
                <w:tab w:val="left" w:pos="1440"/>
                <w:tab w:val="left" w:pos="2160"/>
              </w:tabs>
            </w:pPr>
            <w:r w:rsidRPr="004D4A21">
              <w:rPr>
                <w:rStyle w:val="Ninguno"/>
                <w:sz w:val="20"/>
                <w:szCs w:val="20"/>
                <w:u w:color="000000"/>
                <w:rPrChange w:id="822" w:author="(Estudiante) Andres Marcelo Olmedo Coronel" w:date="2026-10-26T20:49:00Z" w16du:dateUtc="2026-10-27T01:49:00Z">
                  <w:rPr>
                    <w:rStyle w:val="Ninguno"/>
                    <w:sz w:val="20"/>
                    <w:szCs w:val="20"/>
                    <w:u w:color="000000"/>
                    <w:lang w:val="es-ES_tradnl"/>
                  </w:rPr>
                </w:rPrChange>
              </w:rPr>
              <w:t>Viabilidad en 12 semanas (15 %)</w:t>
            </w:r>
          </w:p>
        </w:tc>
        <w:tc>
          <w:tcPr>
            <w:tcW w:w="3374" w:type="dxa"/>
            <w:tcBorders>
              <w:top w:val="single" w:sz="4" w:space="0" w:color="000000"/>
              <w:left w:val="single" w:sz="4" w:space="0" w:color="000000"/>
              <w:bottom w:val="single" w:sz="4" w:space="0" w:color="000000"/>
              <w:right w:val="single" w:sz="4" w:space="0" w:color="000000"/>
            </w:tcBorders>
          </w:tcPr>
          <w:p w14:paraId="7BBDF1AB" w14:textId="77777777" w:rsidR="003C53B1" w:rsidRPr="004D4A21" w:rsidRDefault="00000000">
            <w:pPr>
              <w:pStyle w:val="Predeterminado"/>
              <w:tabs>
                <w:tab w:val="left" w:pos="720"/>
                <w:tab w:val="left" w:pos="1440"/>
                <w:tab w:val="left" w:pos="2160"/>
                <w:tab w:val="left" w:pos="2880"/>
              </w:tabs>
            </w:pPr>
            <w:r w:rsidRPr="004D4A21">
              <w:rPr>
                <w:rStyle w:val="Ninguno"/>
                <w:sz w:val="20"/>
                <w:szCs w:val="20"/>
                <w:u w:color="000000"/>
                <w:rPrChange w:id="823" w:author="(Estudiante) Andres Marcelo Olmedo Coronel" w:date="2026-10-26T20:49:00Z" w16du:dateUtc="2026-10-27T01:49:00Z">
                  <w:rPr>
                    <w:rStyle w:val="Ninguno"/>
                    <w:sz w:val="20"/>
                    <w:szCs w:val="20"/>
                    <w:u w:color="000000"/>
                    <w:lang w:val="es-ES_tradnl"/>
                  </w:rPr>
                </w:rPrChange>
              </w:rPr>
              <w:t>Alta: menor complejidad de implementació</w:t>
            </w:r>
            <w:r w:rsidRPr="004D4A21">
              <w:rPr>
                <w:rStyle w:val="Ninguno"/>
                <w:sz w:val="20"/>
                <w:szCs w:val="20"/>
                <w:u w:color="000000"/>
              </w:rPr>
              <w:t>n</w:t>
            </w:r>
          </w:p>
        </w:tc>
        <w:tc>
          <w:tcPr>
            <w:tcW w:w="3376" w:type="dxa"/>
            <w:tcBorders>
              <w:top w:val="single" w:sz="4" w:space="0" w:color="000000"/>
              <w:left w:val="single" w:sz="4" w:space="0" w:color="000000"/>
              <w:bottom w:val="single" w:sz="4" w:space="0" w:color="000000"/>
              <w:right w:val="single" w:sz="4" w:space="0" w:color="000000"/>
            </w:tcBorders>
          </w:tcPr>
          <w:p w14:paraId="7BBDF1AC" w14:textId="77777777" w:rsidR="003C53B1" w:rsidRPr="004D4A21" w:rsidRDefault="00000000">
            <w:pPr>
              <w:pStyle w:val="Predeterminado"/>
              <w:tabs>
                <w:tab w:val="left" w:pos="720"/>
                <w:tab w:val="left" w:pos="1440"/>
                <w:tab w:val="left" w:pos="2160"/>
                <w:tab w:val="left" w:pos="2880"/>
              </w:tabs>
            </w:pPr>
            <w:r w:rsidRPr="004D4A21">
              <w:rPr>
                <w:rStyle w:val="Ninguno"/>
                <w:sz w:val="20"/>
                <w:szCs w:val="20"/>
                <w:u w:color="000000"/>
                <w:rPrChange w:id="824" w:author="(Estudiante) Andres Marcelo Olmedo Coronel" w:date="2026-10-26T20:49:00Z" w16du:dateUtc="2026-10-27T01:49:00Z">
                  <w:rPr>
                    <w:rStyle w:val="Ninguno"/>
                    <w:sz w:val="20"/>
                    <w:szCs w:val="20"/>
                    <w:u w:color="000000"/>
                    <w:lang w:val="es-ES_tradnl"/>
                  </w:rPr>
                </w:rPrChange>
              </w:rPr>
              <w:t>Media-alta: mayor esfuerzo, pero viable en el módulo de titulació</w:t>
            </w:r>
            <w:r w:rsidRPr="004D4A21">
              <w:rPr>
                <w:rStyle w:val="Ninguno"/>
                <w:sz w:val="20"/>
                <w:szCs w:val="20"/>
                <w:u w:color="000000"/>
              </w:rPr>
              <w:t>n</w:t>
            </w:r>
          </w:p>
        </w:tc>
      </w:tr>
      <w:tr w:rsidR="003C53B1" w:rsidRPr="004D4A21" w14:paraId="7BBDF1B1" w14:textId="77777777">
        <w:trPr>
          <w:trHeight w:val="222"/>
        </w:trPr>
        <w:tc>
          <w:tcPr>
            <w:tcW w:w="2600" w:type="dxa"/>
            <w:tcBorders>
              <w:top w:val="single" w:sz="4" w:space="0" w:color="000000"/>
              <w:left w:val="single" w:sz="4" w:space="0" w:color="000000"/>
              <w:bottom w:val="single" w:sz="4" w:space="0" w:color="000000"/>
              <w:right w:val="single" w:sz="4" w:space="0" w:color="000000"/>
            </w:tcBorders>
          </w:tcPr>
          <w:p w14:paraId="7BBDF1AE" w14:textId="77777777" w:rsidR="003C53B1" w:rsidRPr="004D4A21" w:rsidRDefault="00000000">
            <w:pPr>
              <w:pStyle w:val="Predeterminado"/>
              <w:keepNext/>
              <w:tabs>
                <w:tab w:val="left" w:pos="720"/>
                <w:tab w:val="left" w:pos="1440"/>
                <w:tab w:val="left" w:pos="2160"/>
              </w:tabs>
            </w:pPr>
            <w:r w:rsidRPr="004D4A21">
              <w:rPr>
                <w:rStyle w:val="Ninguno"/>
                <w:b/>
                <w:bCs/>
                <w:sz w:val="20"/>
                <w:szCs w:val="20"/>
                <w:u w:color="000000"/>
                <w:rPrChange w:id="825" w:author="(Estudiante) Andres Marcelo Olmedo Coronel" w:date="2026-10-26T20:49:00Z" w16du:dateUtc="2026-10-27T01:49:00Z">
                  <w:rPr>
                    <w:rStyle w:val="Ninguno"/>
                    <w:b/>
                    <w:bCs/>
                    <w:sz w:val="20"/>
                    <w:szCs w:val="20"/>
                    <w:u w:color="000000"/>
                    <w:lang w:val="es-ES_tradnl"/>
                  </w:rPr>
                </w:rPrChange>
              </w:rPr>
              <w:t>Puntaje ponderado</w:t>
            </w:r>
          </w:p>
        </w:tc>
        <w:tc>
          <w:tcPr>
            <w:tcW w:w="3374" w:type="dxa"/>
            <w:tcBorders>
              <w:top w:val="single" w:sz="4" w:space="0" w:color="000000"/>
              <w:left w:val="single" w:sz="4" w:space="0" w:color="000000"/>
              <w:bottom w:val="single" w:sz="4" w:space="0" w:color="000000"/>
              <w:right w:val="single" w:sz="4" w:space="0" w:color="000000"/>
            </w:tcBorders>
          </w:tcPr>
          <w:p w14:paraId="7BBDF1AF" w14:textId="77777777" w:rsidR="003C53B1" w:rsidRPr="004D4A21" w:rsidRDefault="00000000">
            <w:pPr>
              <w:pStyle w:val="Predeterminado"/>
              <w:keepNext/>
              <w:tabs>
                <w:tab w:val="left" w:pos="720"/>
                <w:tab w:val="left" w:pos="1440"/>
                <w:tab w:val="left" w:pos="2160"/>
                <w:tab w:val="left" w:pos="2880"/>
              </w:tabs>
            </w:pPr>
            <w:r w:rsidRPr="004D4A21">
              <w:rPr>
                <w:rStyle w:val="Ninguno"/>
                <w:b/>
                <w:bCs/>
                <w:sz w:val="20"/>
                <w:szCs w:val="20"/>
                <w:u w:color="000000"/>
              </w:rPr>
              <w:t>3,40/5 → 68 %</w:t>
            </w:r>
          </w:p>
        </w:tc>
        <w:tc>
          <w:tcPr>
            <w:tcW w:w="3376" w:type="dxa"/>
            <w:tcBorders>
              <w:top w:val="single" w:sz="4" w:space="0" w:color="000000"/>
              <w:left w:val="single" w:sz="4" w:space="0" w:color="000000"/>
              <w:bottom w:val="single" w:sz="4" w:space="0" w:color="000000"/>
              <w:right w:val="single" w:sz="4" w:space="0" w:color="000000"/>
            </w:tcBorders>
          </w:tcPr>
          <w:p w14:paraId="7BBDF1B0" w14:textId="77777777" w:rsidR="003C53B1" w:rsidRPr="004D4A21" w:rsidRDefault="00000000">
            <w:pPr>
              <w:pStyle w:val="Predeterminado"/>
              <w:keepNext/>
              <w:tabs>
                <w:tab w:val="left" w:pos="720"/>
                <w:tab w:val="left" w:pos="1440"/>
                <w:tab w:val="left" w:pos="2160"/>
                <w:tab w:val="left" w:pos="2880"/>
              </w:tabs>
            </w:pPr>
            <w:r w:rsidRPr="004D4A21">
              <w:rPr>
                <w:rStyle w:val="Ninguno"/>
                <w:b/>
                <w:bCs/>
                <w:sz w:val="20"/>
                <w:szCs w:val="20"/>
                <w:u w:color="000000"/>
              </w:rPr>
              <w:t>4,65/5 → 93 %</w:t>
            </w:r>
          </w:p>
        </w:tc>
      </w:tr>
    </w:tbl>
    <w:p w14:paraId="7BBDF1B2" w14:textId="77777777" w:rsidR="003C53B1" w:rsidRPr="004D4A21" w:rsidRDefault="00000000">
      <w:pPr>
        <w:pStyle w:val="Cuerpo"/>
        <w:jc w:val="left"/>
        <w:rPr>
          <w:lang w:val="es-EC"/>
          <w:rPrChange w:id="826" w:author="(Estudiante) Andres Marcelo Olmedo Coronel" w:date="2026-10-26T20:49:00Z" w16du:dateUtc="2026-10-27T01:49:00Z">
            <w:rPr/>
          </w:rPrChange>
        </w:rPr>
      </w:pPr>
      <w:r w:rsidRPr="004D4A21">
        <w:rPr>
          <w:i/>
          <w:iCs/>
          <w:lang w:val="es-EC"/>
          <w:rPrChange w:id="827" w:author="(Estudiante) Andres Marcelo Olmedo Coronel" w:date="2026-10-26T20:49:00Z" w16du:dateUtc="2026-10-27T01:49:00Z">
            <w:rPr>
              <w:i/>
              <w:iCs/>
            </w:rPr>
          </w:rPrChange>
        </w:rPr>
        <w:t xml:space="preserve">Nota. </w:t>
      </w:r>
      <w:r w:rsidRPr="004D4A21">
        <w:rPr>
          <w:lang w:val="es-EC"/>
          <w:rPrChange w:id="828" w:author="(Estudiante) Andres Marcelo Olmedo Coronel" w:date="2026-10-26T20:49:00Z" w16du:dateUtc="2026-10-27T01:49:00Z">
            <w:rPr/>
          </w:rPrChange>
        </w:rPr>
        <w:t>Elaboración propia.</w:t>
      </w:r>
    </w:p>
    <w:p w14:paraId="7BBDF1B3" w14:textId="77777777" w:rsidR="003C53B1" w:rsidRPr="004D4A21" w:rsidRDefault="00000000">
      <w:pPr>
        <w:pStyle w:val="Cuerpo"/>
        <w:widowControl w:val="0"/>
        <w:rPr>
          <w:rFonts w:eastAsia="Arial"/>
          <w:lang w:val="es-EC"/>
          <w:rPrChange w:id="829" w:author="(Estudiante) Andres Marcelo Olmedo Coronel" w:date="2026-10-26T20:49:00Z" w16du:dateUtc="2026-10-27T01:49:00Z">
            <w:rPr>
              <w:rFonts w:eastAsia="Arial"/>
            </w:rPr>
          </w:rPrChange>
        </w:rPr>
      </w:pPr>
      <w:r w:rsidRPr="004D4A21">
        <w:rPr>
          <w:rStyle w:val="Ninguno"/>
          <w:lang w:val="es-EC"/>
          <w:rPrChange w:id="830" w:author="(Estudiante) Andres Marcelo Olmedo Coronel" w:date="2026-10-26T20:49:00Z" w16du:dateUtc="2026-10-27T01:49:00Z">
            <w:rPr>
              <w:rStyle w:val="Ninguno"/>
            </w:rPr>
          </w:rPrChange>
        </w:rPr>
        <w:t xml:space="preserve">En consecuencia, se seleccionó </w:t>
      </w:r>
      <w:r w:rsidRPr="004D4A21">
        <w:rPr>
          <w:rStyle w:val="Ninguno"/>
          <w:lang w:val="es-EC"/>
          <w:rPrChange w:id="831" w:author="(Estudiante) Andres Marcelo Olmedo Coronel" w:date="2026-10-26T20:49:00Z" w16du:dateUtc="2026-10-27T01:49:00Z">
            <w:rPr>
              <w:rStyle w:val="Ninguno"/>
              <w:lang w:val="it-IT"/>
            </w:rPr>
          </w:rPrChange>
        </w:rPr>
        <w:t xml:space="preserve">la Alternativa 2 </w:t>
      </w:r>
      <w:r w:rsidRPr="004D4A21">
        <w:rPr>
          <w:rStyle w:val="Ninguno"/>
          <w:lang w:val="es-EC"/>
        </w:rPr>
        <w:t>—</w:t>
      </w:r>
      <w:r w:rsidRPr="004D4A21">
        <w:rPr>
          <w:rStyle w:val="Ninguno"/>
          <w:lang w:val="es-EC"/>
          <w:rPrChange w:id="832" w:author="(Estudiante) Andres Marcelo Olmedo Coronel" w:date="2026-10-26T20:49:00Z" w16du:dateUtc="2026-10-27T01:49:00Z">
            <w:rPr>
              <w:rStyle w:val="Ninguno"/>
            </w:rPr>
          </w:rPrChange>
        </w:rPr>
        <w:t>modelo de aprendizaje automático ordinal multiclase explicable con arquitectura MLOps</w:t>
      </w:r>
      <w:r w:rsidRPr="004D4A21">
        <w:rPr>
          <w:rStyle w:val="Ninguno"/>
          <w:lang w:val="es-EC"/>
        </w:rPr>
        <w:t xml:space="preserve">— </w:t>
      </w:r>
      <w:r w:rsidRPr="004D4A21">
        <w:rPr>
          <w:rStyle w:val="Ninguno"/>
          <w:lang w:val="es-EC"/>
          <w:rPrChange w:id="833" w:author="(Estudiante) Andres Marcelo Olmedo Coronel" w:date="2026-10-26T20:49:00Z" w16du:dateUtc="2026-10-27T01:49:00Z">
            <w:rPr>
              <w:rStyle w:val="Ninguno"/>
            </w:rPr>
          </w:rPrChange>
        </w:rPr>
        <w:t xml:space="preserve">como la solución del proyecto, por combinar mayor capacidad predictiva y de priorización, representar de manera directa las seis categorías institucionales de mora, e incorporar reproducibilidad, monitoreo continuo y explicabilidad mediante SHAP (Lundberg &amp; Lee, 2017; Bussmann et al., 2021). </w:t>
      </w:r>
    </w:p>
    <w:p w14:paraId="7BBDF1B4" w14:textId="77777777" w:rsidR="003C53B1" w:rsidRPr="004D4A21" w:rsidRDefault="00000000" w:rsidP="00567D22">
      <w:pPr>
        <w:pStyle w:val="Ttulo2"/>
        <w:numPr>
          <w:ilvl w:val="1"/>
          <w:numId w:val="1"/>
        </w:numPr>
        <w:rPr>
          <w:rFonts w:eastAsia="Arial"/>
          <w:lang w:val="es-EC"/>
          <w:rPrChange w:id="834" w:author="(Estudiante) Andres Marcelo Olmedo Coronel" w:date="2026-10-26T20:49:00Z" w16du:dateUtc="2026-10-27T01:49:00Z">
            <w:rPr>
              <w:rFonts w:eastAsia="Arial"/>
            </w:rPr>
          </w:rPrChange>
        </w:rPr>
      </w:pPr>
      <w:bookmarkStart w:id="835" w:name="_Toc7"/>
      <w:bookmarkStart w:id="836" w:name="_Toc243938835"/>
      <w:r w:rsidRPr="004D4A21">
        <w:rPr>
          <w:rStyle w:val="Ninguno"/>
          <w:u w:color="000000"/>
          <w:lang w:val="es-EC"/>
          <w:rPrChange w:id="837" w:author="(Estudiante) Andres Marcelo Olmedo Coronel" w:date="2026-10-26T20:49:00Z" w16du:dateUtc="2026-10-27T01:49:00Z">
            <w:rPr>
              <w:rStyle w:val="Ninguno"/>
              <w:u w:color="000000"/>
            </w:rPr>
          </w:rPrChange>
        </w:rPr>
        <w:lastRenderedPageBreak/>
        <w:t>Impacto del proyecto en la sociedad</w:t>
      </w:r>
      <w:bookmarkEnd w:id="835"/>
      <w:bookmarkEnd w:id="836"/>
    </w:p>
    <w:p w14:paraId="7BBDF1B5" w14:textId="1A1FBF9B" w:rsidR="003C53B1" w:rsidRPr="004D4A21" w:rsidRDefault="00000000">
      <w:pPr>
        <w:pStyle w:val="Cuerpo"/>
        <w:rPr>
          <w:lang w:val="es-EC"/>
          <w:rPrChange w:id="838" w:author="(Estudiante) Andres Marcelo Olmedo Coronel" w:date="2026-10-26T20:49:00Z" w16du:dateUtc="2026-10-27T01:49:00Z">
            <w:rPr/>
          </w:rPrChange>
        </w:rPr>
      </w:pPr>
      <w:r w:rsidRPr="004D4A21">
        <w:rPr>
          <w:lang w:val="es-EC"/>
          <w:rPrChange w:id="839" w:author="(Estudiante) Andres Marcelo Olmedo Coronel" w:date="2026-10-26T20:49:00Z" w16du:dateUtc="2026-10-27T01:49:00Z">
            <w:rPr/>
          </w:rPrChange>
        </w:rPr>
        <w:t>El proyecto genera beneficios esperados tanto para</w:t>
      </w:r>
      <w:ins w:id="840" w:author="(Estudiante) Andres Marcelo Olmedo Coronel" w:date="2026-10-26T20:59:00Z" w16du:dateUtc="2026-10-27T01:59:00Z">
        <w:r w:rsidR="00BE3263">
          <w:rPr>
            <w:lang w:val="es-EC"/>
          </w:rPr>
          <w:t xml:space="preserve"> el </w:t>
        </w:r>
      </w:ins>
      <w:del w:id="841" w:author="(Estudiante) Andres Marcelo Olmedo Coronel" w:date="2026-10-26T20:59:00Z" w16du:dateUtc="2026-10-27T01:59:00Z">
        <w:r w:rsidRPr="004D4A21" w:rsidDel="00BE3263">
          <w:rPr>
            <w:lang w:val="es-EC"/>
            <w:rPrChange w:id="842" w:author="(Estudiante) Andres Marcelo Olmedo Coronel" w:date="2026-10-26T20:49:00Z" w16du:dateUtc="2026-10-27T01:49:00Z">
              <w:rPr/>
            </w:rPrChange>
          </w:rPr>
          <w:delText xml:space="preserve"> </w:delText>
        </w:r>
      </w:del>
      <w:r w:rsidRPr="004D4A21">
        <w:rPr>
          <w:lang w:val="es-EC"/>
          <w:rPrChange w:id="843" w:author="(Estudiante) Andres Marcelo Olmedo Coronel" w:date="2026-10-26T20:49:00Z" w16du:dateUtc="2026-10-27T01:49:00Z">
            <w:rPr/>
          </w:rPrChange>
        </w:rPr>
        <w:t>Banco</w:t>
      </w:r>
      <w:del w:id="844" w:author="(Estudiante) Andres Marcelo Olmedo Coronel" w:date="2026-10-26T20:59:00Z" w16du:dateUtc="2026-10-27T01:59:00Z">
        <w:r w:rsidRPr="004D4A21" w:rsidDel="00BE3263">
          <w:rPr>
            <w:lang w:val="es-EC"/>
            <w:rPrChange w:id="845" w:author="(Estudiante) Andres Marcelo Olmedo Coronel" w:date="2026-10-26T20:49:00Z" w16du:dateUtc="2026-10-27T01:49:00Z">
              <w:rPr/>
            </w:rPrChange>
          </w:rPr>
          <w:delText xml:space="preserve"> ProCredit</w:delText>
        </w:r>
      </w:del>
      <w:r w:rsidRPr="004D4A21">
        <w:rPr>
          <w:lang w:val="es-EC"/>
          <w:rPrChange w:id="846" w:author="(Estudiante) Andres Marcelo Olmedo Coronel" w:date="2026-10-26T20:49:00Z" w16du:dateUtc="2026-10-27T01:49:00Z">
            <w:rPr/>
          </w:rPrChange>
        </w:rPr>
        <w:t xml:space="preserve"> como para la sociedad en general. Estos beneficios se analizan a continuación mediante un análisis PESTEL (Político, Económico, Social, Tecnológico, Ambiental y Legal):</w:t>
      </w:r>
    </w:p>
    <w:p w14:paraId="7BBDF1B6" w14:textId="77777777" w:rsidR="003C53B1" w:rsidRPr="004D4A21" w:rsidRDefault="00000000" w:rsidP="00567D22">
      <w:pPr>
        <w:pStyle w:val="Cuerpo"/>
        <w:numPr>
          <w:ilvl w:val="0"/>
          <w:numId w:val="4"/>
        </w:numPr>
        <w:spacing w:after="120"/>
        <w:ind w:left="720" w:hanging="360"/>
        <w:rPr>
          <w:lang w:val="es-EC"/>
          <w:rPrChange w:id="847" w:author="(Estudiante) Andres Marcelo Olmedo Coronel" w:date="2026-10-26T20:49:00Z" w16du:dateUtc="2026-10-27T01:49:00Z">
            <w:rPr/>
          </w:rPrChange>
        </w:rPr>
      </w:pPr>
      <w:r w:rsidRPr="004D4A21">
        <w:rPr>
          <w:rStyle w:val="Ninguno"/>
          <w:b/>
          <w:bCs/>
          <w:lang w:val="es-EC"/>
          <w:rPrChange w:id="848" w:author="(Estudiante) Andres Marcelo Olmedo Coronel" w:date="2026-10-26T20:49:00Z" w16du:dateUtc="2026-10-27T01:49:00Z">
            <w:rPr>
              <w:rStyle w:val="Ninguno"/>
              <w:b/>
              <w:bCs/>
            </w:rPr>
          </w:rPrChange>
        </w:rPr>
        <w:t>Polí</w:t>
      </w:r>
      <w:r w:rsidRPr="004D4A21">
        <w:rPr>
          <w:rStyle w:val="Ninguno"/>
          <w:b/>
          <w:bCs/>
          <w:lang w:val="es-EC"/>
          <w:rPrChange w:id="849" w:author="(Estudiante) Andres Marcelo Olmedo Coronel" w:date="2026-10-26T20:49:00Z" w16du:dateUtc="2026-10-27T01:49:00Z">
            <w:rPr>
              <w:rStyle w:val="Ninguno"/>
              <w:b/>
              <w:bCs/>
              <w:lang w:val="it-IT"/>
            </w:rPr>
          </w:rPrChange>
        </w:rPr>
        <w:t xml:space="preserve">tico: </w:t>
      </w:r>
      <w:r w:rsidRPr="004D4A21">
        <w:rPr>
          <w:rStyle w:val="Ninguno"/>
          <w:lang w:val="es-EC"/>
          <w:rPrChange w:id="850" w:author="(Estudiante) Andres Marcelo Olmedo Coronel" w:date="2026-10-26T20:49:00Z" w16du:dateUtc="2026-10-27T01:49:00Z">
            <w:rPr>
              <w:rStyle w:val="Ninguno"/>
            </w:rPr>
          </w:rPrChange>
        </w:rPr>
        <w:t>el proyecto se alinea con el marco regulatorio ecuatoriano de protección de datos personales (LOPDP) y con el marco de supervisión prudencial de la Superintendencia de Bancos, al fortalecer la trazabilidad y auditabilidad de las decisiones de gestión de cartera.</w:t>
      </w:r>
    </w:p>
    <w:p w14:paraId="7BBDF1B7" w14:textId="77777777" w:rsidR="003C53B1" w:rsidRPr="004D4A21" w:rsidRDefault="00000000" w:rsidP="00567D22">
      <w:pPr>
        <w:pStyle w:val="Cuerpo"/>
        <w:numPr>
          <w:ilvl w:val="0"/>
          <w:numId w:val="4"/>
        </w:numPr>
        <w:spacing w:after="120"/>
        <w:ind w:left="720" w:hanging="360"/>
        <w:rPr>
          <w:lang w:val="es-EC"/>
          <w:rPrChange w:id="851" w:author="(Estudiante) Andres Marcelo Olmedo Coronel" w:date="2026-10-26T20:49:00Z" w16du:dateUtc="2026-10-27T01:49:00Z">
            <w:rPr>
              <w:lang w:val="nl-NL"/>
            </w:rPr>
          </w:rPrChange>
        </w:rPr>
      </w:pPr>
      <w:r w:rsidRPr="004D4A21">
        <w:rPr>
          <w:rStyle w:val="Ninguno"/>
          <w:b/>
          <w:bCs/>
          <w:lang w:val="es-EC"/>
          <w:rPrChange w:id="852" w:author="(Estudiante) Andres Marcelo Olmedo Coronel" w:date="2026-10-26T20:49:00Z" w16du:dateUtc="2026-10-27T01:49:00Z">
            <w:rPr>
              <w:rStyle w:val="Ninguno"/>
              <w:b/>
              <w:bCs/>
              <w:lang w:val="nl-NL"/>
            </w:rPr>
          </w:rPrChange>
        </w:rPr>
        <w:t>Econ</w:t>
      </w:r>
      <w:r w:rsidRPr="004D4A21">
        <w:rPr>
          <w:rStyle w:val="Ninguno"/>
          <w:b/>
          <w:bCs/>
          <w:lang w:val="es-EC"/>
          <w:rPrChange w:id="853" w:author="(Estudiante) Andres Marcelo Olmedo Coronel" w:date="2026-10-26T20:49:00Z" w16du:dateUtc="2026-10-27T01:49:00Z">
            <w:rPr>
              <w:rStyle w:val="Ninguno"/>
              <w:b/>
              <w:bCs/>
            </w:rPr>
          </w:rPrChange>
        </w:rPr>
        <w:t>ó</w:t>
      </w:r>
      <w:r w:rsidRPr="004D4A21">
        <w:rPr>
          <w:rStyle w:val="Ninguno"/>
          <w:b/>
          <w:bCs/>
          <w:lang w:val="es-EC"/>
          <w:rPrChange w:id="854" w:author="(Estudiante) Andres Marcelo Olmedo Coronel" w:date="2026-10-26T20:49:00Z" w16du:dateUtc="2026-10-27T01:49:00Z">
            <w:rPr>
              <w:rStyle w:val="Ninguno"/>
              <w:b/>
              <w:bCs/>
              <w:lang w:val="it-IT"/>
            </w:rPr>
          </w:rPrChange>
        </w:rPr>
        <w:t xml:space="preserve">mico: </w:t>
      </w:r>
      <w:r w:rsidRPr="004D4A21">
        <w:rPr>
          <w:rStyle w:val="Ninguno"/>
          <w:lang w:val="es-EC"/>
          <w:rPrChange w:id="855" w:author="(Estudiante) Andres Marcelo Olmedo Coronel" w:date="2026-10-26T20:49:00Z" w16du:dateUtc="2026-10-27T01:49:00Z">
            <w:rPr>
              <w:rStyle w:val="Ninguno"/>
            </w:rPr>
          </w:rPrChange>
        </w:rPr>
        <w:t>una priorización más temprana y precisa de la cartera en riesgo puede mejorar la tasa de recuperación y reducir el costo por gestión, sin asumir ahorros no demostrados hasta contar con evidencia del piloto.</w:t>
      </w:r>
    </w:p>
    <w:p w14:paraId="7BBDF1B8" w14:textId="77777777" w:rsidR="003C53B1" w:rsidRPr="004D4A21" w:rsidRDefault="00000000" w:rsidP="00567D22">
      <w:pPr>
        <w:pStyle w:val="Cuerpo"/>
        <w:numPr>
          <w:ilvl w:val="0"/>
          <w:numId w:val="4"/>
        </w:numPr>
        <w:spacing w:after="120"/>
        <w:ind w:left="720" w:hanging="360"/>
        <w:rPr>
          <w:lang w:val="es-EC"/>
          <w:rPrChange w:id="856" w:author="(Estudiante) Andres Marcelo Olmedo Coronel" w:date="2026-10-26T20:49:00Z" w16du:dateUtc="2026-10-27T01:49:00Z">
            <w:rPr/>
          </w:rPrChange>
        </w:rPr>
      </w:pPr>
      <w:r w:rsidRPr="004D4A21">
        <w:rPr>
          <w:rStyle w:val="Ninguno"/>
          <w:b/>
          <w:bCs/>
          <w:lang w:val="es-EC"/>
          <w:rPrChange w:id="857" w:author="(Estudiante) Andres Marcelo Olmedo Coronel" w:date="2026-10-26T20:49:00Z" w16du:dateUtc="2026-10-27T01:49:00Z">
            <w:rPr>
              <w:rStyle w:val="Ninguno"/>
              <w:b/>
              <w:bCs/>
            </w:rPr>
          </w:rPrChange>
        </w:rPr>
        <w:t xml:space="preserve">Social: </w:t>
      </w:r>
      <w:r w:rsidRPr="004D4A21">
        <w:rPr>
          <w:rStyle w:val="Ninguno"/>
          <w:lang w:val="es-EC"/>
          <w:rPrChange w:id="858" w:author="(Estudiante) Andres Marcelo Olmedo Coronel" w:date="2026-10-26T20:49:00Z" w16du:dateUtc="2026-10-27T01:49:00Z">
            <w:rPr>
              <w:rStyle w:val="Ninguno"/>
            </w:rPr>
          </w:rPrChange>
        </w:rPr>
        <w:t>el modelo apoya una gestión más equitativa y menos discrecional de la cartera en mora, preservando en todo momento la supervisión humana del gestor y evitando la automatización de decisiones que afecten directamente a los clientes.</w:t>
      </w:r>
    </w:p>
    <w:p w14:paraId="7BBDF1B9" w14:textId="77777777" w:rsidR="003C53B1" w:rsidRPr="004D4A21" w:rsidRDefault="00000000" w:rsidP="00567D22">
      <w:pPr>
        <w:pStyle w:val="Cuerpo"/>
        <w:numPr>
          <w:ilvl w:val="0"/>
          <w:numId w:val="4"/>
        </w:numPr>
        <w:spacing w:after="120"/>
        <w:ind w:left="720" w:hanging="360"/>
        <w:rPr>
          <w:lang w:val="es-EC"/>
          <w:rPrChange w:id="859" w:author="(Estudiante) Andres Marcelo Olmedo Coronel" w:date="2026-10-26T20:49:00Z" w16du:dateUtc="2026-10-27T01:49:00Z">
            <w:rPr>
              <w:lang w:val="it-IT"/>
            </w:rPr>
          </w:rPrChange>
        </w:rPr>
      </w:pPr>
      <w:r w:rsidRPr="004D4A21">
        <w:rPr>
          <w:rStyle w:val="Ninguno"/>
          <w:b/>
          <w:bCs/>
          <w:lang w:val="es-EC"/>
          <w:rPrChange w:id="860" w:author="(Estudiante) Andres Marcelo Olmedo Coronel" w:date="2026-10-26T20:49:00Z" w16du:dateUtc="2026-10-27T01:49:00Z">
            <w:rPr>
              <w:rStyle w:val="Ninguno"/>
              <w:b/>
              <w:bCs/>
              <w:lang w:val="it-IT"/>
            </w:rPr>
          </w:rPrChange>
        </w:rPr>
        <w:t>Tecnol</w:t>
      </w:r>
      <w:r w:rsidRPr="004D4A21">
        <w:rPr>
          <w:rStyle w:val="Ninguno"/>
          <w:b/>
          <w:bCs/>
          <w:lang w:val="es-EC"/>
          <w:rPrChange w:id="861" w:author="(Estudiante) Andres Marcelo Olmedo Coronel" w:date="2026-10-26T20:49:00Z" w16du:dateUtc="2026-10-27T01:49:00Z">
            <w:rPr>
              <w:rStyle w:val="Ninguno"/>
              <w:b/>
              <w:bCs/>
            </w:rPr>
          </w:rPrChange>
        </w:rPr>
        <w:t>ó</w:t>
      </w:r>
      <w:r w:rsidRPr="004D4A21">
        <w:rPr>
          <w:rStyle w:val="Ninguno"/>
          <w:b/>
          <w:bCs/>
          <w:lang w:val="es-EC"/>
          <w:rPrChange w:id="862" w:author="(Estudiante) Andres Marcelo Olmedo Coronel" w:date="2026-10-26T20:49:00Z" w16du:dateUtc="2026-10-27T01:49:00Z">
            <w:rPr>
              <w:rStyle w:val="Ninguno"/>
              <w:b/>
              <w:bCs/>
              <w:lang w:val="it-IT"/>
            </w:rPr>
          </w:rPrChange>
        </w:rPr>
        <w:t xml:space="preserve">gico: </w:t>
      </w:r>
      <w:r w:rsidRPr="004D4A21">
        <w:rPr>
          <w:rStyle w:val="Ninguno"/>
          <w:lang w:val="es-EC"/>
          <w:rPrChange w:id="863" w:author="(Estudiante) Andres Marcelo Olmedo Coronel" w:date="2026-10-26T20:49:00Z" w16du:dateUtc="2026-10-27T01:49:00Z">
            <w:rPr>
              <w:rStyle w:val="Ninguno"/>
            </w:rPr>
          </w:rPrChange>
        </w:rPr>
        <w:t>el proyecto introduce en el banco una arquitectura de MLOps reproducible (versionamiento de datos y modelos, registro de experimentos y monitoreo de drift), que sienta las bases para futuras iniciativas de analítica avanzada.</w:t>
      </w:r>
    </w:p>
    <w:p w14:paraId="7BBDF1BA" w14:textId="67560C81" w:rsidR="003C53B1" w:rsidRPr="004D4A21" w:rsidRDefault="00000000" w:rsidP="00567D22">
      <w:pPr>
        <w:pStyle w:val="Cuerpo"/>
        <w:numPr>
          <w:ilvl w:val="0"/>
          <w:numId w:val="4"/>
        </w:numPr>
        <w:spacing w:after="120"/>
        <w:ind w:left="720" w:hanging="360"/>
        <w:rPr>
          <w:lang w:val="es-EC"/>
          <w:rPrChange w:id="864" w:author="(Estudiante) Andres Marcelo Olmedo Coronel" w:date="2026-10-26T20:49:00Z" w16du:dateUtc="2026-10-27T01:49:00Z">
            <w:rPr/>
          </w:rPrChange>
        </w:rPr>
      </w:pPr>
      <w:r w:rsidRPr="004D4A21">
        <w:rPr>
          <w:rStyle w:val="Ninguno"/>
          <w:b/>
          <w:bCs/>
          <w:lang w:val="es-EC"/>
          <w:rPrChange w:id="865" w:author="(Estudiante) Andres Marcelo Olmedo Coronel" w:date="2026-10-26T20:49:00Z" w16du:dateUtc="2026-10-27T01:49:00Z">
            <w:rPr>
              <w:rStyle w:val="Ninguno"/>
              <w:b/>
              <w:bCs/>
            </w:rPr>
          </w:rPrChange>
        </w:rPr>
        <w:t xml:space="preserve">Ambiental: </w:t>
      </w:r>
      <w:r w:rsidRPr="004D4A21">
        <w:rPr>
          <w:rStyle w:val="Ninguno"/>
          <w:lang w:val="es-EC"/>
          <w:rPrChange w:id="866" w:author="(Estudiante) Andres Marcelo Olmedo Coronel" w:date="2026-10-26T20:49:00Z" w16du:dateUtc="2026-10-27T01:49:00Z">
            <w:rPr>
              <w:rStyle w:val="Ninguno"/>
            </w:rPr>
          </w:rPrChange>
        </w:rPr>
        <w:t>al automatizar procesos actualmente manuales de revisión de cartera, el proyecto contribuye a reducir el uso de papel y de reportes físicos, en línea con el compromiso de</w:t>
      </w:r>
      <w:ins w:id="867" w:author="(Estudiante) Andres Marcelo Olmedo Coronel" w:date="2026-10-26T21:00:00Z" w16du:dateUtc="2026-10-27T02:00:00Z">
        <w:r w:rsidR="001E63CB">
          <w:rPr>
            <w:rStyle w:val="Ninguno"/>
            <w:lang w:val="es-EC"/>
          </w:rPr>
          <w:t>l</w:t>
        </w:r>
      </w:ins>
      <w:r w:rsidRPr="004D4A21">
        <w:rPr>
          <w:rStyle w:val="Ninguno"/>
          <w:lang w:val="es-EC"/>
          <w:rPrChange w:id="868" w:author="(Estudiante) Andres Marcelo Olmedo Coronel" w:date="2026-10-26T20:49:00Z" w16du:dateUtc="2026-10-27T01:49:00Z">
            <w:rPr>
              <w:rStyle w:val="Ninguno"/>
            </w:rPr>
          </w:rPrChange>
        </w:rPr>
        <w:t xml:space="preserve"> Banco </w:t>
      </w:r>
      <w:del w:id="869" w:author="(Estudiante) Andres Marcelo Olmedo Coronel" w:date="2026-10-26T21:00:00Z" w16du:dateUtc="2026-10-27T02:00:00Z">
        <w:r w:rsidRPr="004D4A21" w:rsidDel="001E63CB">
          <w:rPr>
            <w:rStyle w:val="Ninguno"/>
            <w:lang w:val="es-EC"/>
            <w:rPrChange w:id="870" w:author="(Estudiante) Andres Marcelo Olmedo Coronel" w:date="2026-10-26T20:49:00Z" w16du:dateUtc="2026-10-27T01:49:00Z">
              <w:rPr>
                <w:rStyle w:val="Ninguno"/>
              </w:rPr>
            </w:rPrChange>
          </w:rPr>
          <w:delText>ProCredit d</w:delText>
        </w:r>
      </w:del>
      <w:r w:rsidRPr="004D4A21">
        <w:rPr>
          <w:rStyle w:val="Ninguno"/>
          <w:lang w:val="es-EC"/>
          <w:rPrChange w:id="871" w:author="(Estudiante) Andres Marcelo Olmedo Coronel" w:date="2026-10-26T20:49:00Z" w16du:dateUtc="2026-10-27T01:49:00Z">
            <w:rPr>
              <w:rStyle w:val="Ninguno"/>
            </w:rPr>
          </w:rPrChange>
        </w:rPr>
        <w:t>e</w:t>
      </w:r>
      <w:ins w:id="872" w:author="(Estudiante) Andres Marcelo Olmedo Coronel" w:date="2026-10-26T21:00:00Z" w16du:dateUtc="2026-10-27T02:00:00Z">
        <w:r w:rsidR="001E63CB">
          <w:rPr>
            <w:rStyle w:val="Ninguno"/>
            <w:lang w:val="es-EC"/>
          </w:rPr>
          <w:t>n</w:t>
        </w:r>
      </w:ins>
      <w:r w:rsidRPr="004D4A21">
        <w:rPr>
          <w:rStyle w:val="Ninguno"/>
          <w:lang w:val="es-EC"/>
          <w:rPrChange w:id="873" w:author="(Estudiante) Andres Marcelo Olmedo Coronel" w:date="2026-10-26T20:49:00Z" w16du:dateUtc="2026-10-27T01:49:00Z">
            <w:rPr>
              <w:rStyle w:val="Ninguno"/>
            </w:rPr>
          </w:rPrChange>
        </w:rPr>
        <w:t xml:space="preserve"> minimizar su huella ecoló</w:t>
      </w:r>
      <w:r w:rsidRPr="004D4A21">
        <w:rPr>
          <w:rStyle w:val="Ninguno"/>
          <w:lang w:val="es-EC"/>
          <w:rPrChange w:id="874" w:author="(Estudiante) Andres Marcelo Olmedo Coronel" w:date="2026-10-26T20:49:00Z" w16du:dateUtc="2026-10-27T01:49:00Z">
            <w:rPr>
              <w:rStyle w:val="Ninguno"/>
              <w:lang w:val="pt-PT"/>
            </w:rPr>
          </w:rPrChange>
        </w:rPr>
        <w:t>gica.</w:t>
      </w:r>
    </w:p>
    <w:p w14:paraId="7BBDF1BB" w14:textId="77777777" w:rsidR="003C53B1" w:rsidRPr="004D4A21" w:rsidRDefault="00000000" w:rsidP="00567D22">
      <w:pPr>
        <w:pStyle w:val="Cuerpo"/>
        <w:numPr>
          <w:ilvl w:val="0"/>
          <w:numId w:val="4"/>
        </w:numPr>
        <w:spacing w:after="120"/>
        <w:ind w:left="720" w:hanging="360"/>
        <w:rPr>
          <w:lang w:val="es-EC"/>
          <w:rPrChange w:id="875" w:author="(Estudiante) Andres Marcelo Olmedo Coronel" w:date="2026-10-26T20:49:00Z" w16du:dateUtc="2026-10-27T01:49:00Z">
            <w:rPr/>
          </w:rPrChange>
        </w:rPr>
      </w:pPr>
      <w:r w:rsidRPr="004D4A21">
        <w:rPr>
          <w:b/>
          <w:bCs/>
          <w:lang w:val="es-EC"/>
          <w:rPrChange w:id="876" w:author="(Estudiante) Andres Marcelo Olmedo Coronel" w:date="2026-10-26T20:49:00Z" w16du:dateUtc="2026-10-27T01:49:00Z">
            <w:rPr>
              <w:b/>
              <w:bCs/>
            </w:rPr>
          </w:rPrChange>
        </w:rPr>
        <w:t xml:space="preserve">Legal: </w:t>
      </w:r>
      <w:r w:rsidRPr="004D4A21">
        <w:rPr>
          <w:lang w:val="es-EC"/>
          <w:rPrChange w:id="877" w:author="(Estudiante) Andres Marcelo Olmedo Coronel" w:date="2026-10-26T20:49:00Z" w16du:dateUtc="2026-10-27T01:49:00Z">
            <w:rPr/>
          </w:rPrChange>
        </w:rPr>
        <w:t>el tratamiento de datos debe cumplir la Ley Orgánica de Protección de Datos Personales —principios de finalidad, minimización y seguridad, y el derecho a no ser objeto de decisiones basadas únicamente en valoraciones automatizadas— (Asamblea Nacional del Ecuador, 2021) y la normativa prudencial de la Superintendencia de Bancos sobre gestión del riesgo de crédito; como referencia voluntaria se adopta la guía ISO/IEC 23894 para la gestión de riesgos de IA. Los aspectos éticos del sistema se analizan en la sección 7.4.</w:t>
      </w:r>
    </w:p>
    <w:p w14:paraId="7BBDF1BC" w14:textId="77777777" w:rsidR="003C53B1" w:rsidRPr="004D4A21" w:rsidRDefault="00000000">
      <w:pPr>
        <w:pStyle w:val="Cuerpo"/>
        <w:rPr>
          <w:lang w:val="es-EC"/>
          <w:rPrChange w:id="878" w:author="(Estudiante) Andres Marcelo Olmedo Coronel" w:date="2026-10-26T20:49:00Z" w16du:dateUtc="2026-10-27T01:49:00Z">
            <w:rPr/>
          </w:rPrChange>
        </w:rPr>
      </w:pPr>
      <w:r w:rsidRPr="004D4A21">
        <w:rPr>
          <w:rStyle w:val="Ninguno"/>
          <w:lang w:val="es-EC"/>
          <w:rPrChange w:id="879" w:author="(Estudiante) Andres Marcelo Olmedo Coronel" w:date="2026-10-26T20:49:00Z" w16du:dateUtc="2026-10-27T01:49:00Z">
            <w:rPr>
              <w:rStyle w:val="Ninguno"/>
            </w:rPr>
          </w:rPrChange>
        </w:rPr>
        <w:t>En conjunto, estos beneficios refuerzan el carácter responsable del proyecto: la organización obtiene una herramienta de apoyo a la decisión más trazable y auditable, mientras que los clientes de crédito conservan la protección de sus derechos y la posibilidad de una gestión de cobranza más oportuna y menos discrecional.</w:t>
      </w:r>
    </w:p>
    <w:p w14:paraId="7BBDF1BD" w14:textId="77777777" w:rsidR="003C53B1" w:rsidRPr="004D4A21" w:rsidRDefault="00000000" w:rsidP="00567D22">
      <w:pPr>
        <w:pStyle w:val="Ttulo1"/>
        <w:numPr>
          <w:ilvl w:val="0"/>
          <w:numId w:val="1"/>
        </w:numPr>
        <w:rPr>
          <w:rFonts w:eastAsia="Arial"/>
          <w:lang w:val="es-EC"/>
          <w:rPrChange w:id="880" w:author="(Estudiante) Andres Marcelo Olmedo Coronel" w:date="2026-10-26T20:49:00Z" w16du:dateUtc="2026-10-27T01:49:00Z">
            <w:rPr>
              <w:rFonts w:eastAsia="Arial"/>
            </w:rPr>
          </w:rPrChange>
        </w:rPr>
      </w:pPr>
      <w:bookmarkStart w:id="881" w:name="_Toc8"/>
      <w:bookmarkStart w:id="882" w:name="_Toc243938836"/>
      <w:r w:rsidRPr="004D4A21">
        <w:rPr>
          <w:rStyle w:val="Ninguno"/>
          <w:lang w:val="es-EC"/>
          <w:rPrChange w:id="883" w:author="(Estudiante) Andres Marcelo Olmedo Coronel" w:date="2026-10-26T20:49:00Z" w16du:dateUtc="2026-10-27T01:49:00Z">
            <w:rPr>
              <w:rStyle w:val="Ninguno"/>
            </w:rPr>
          </w:rPrChange>
        </w:rPr>
        <w:lastRenderedPageBreak/>
        <w:t>Objetivos</w:t>
      </w:r>
      <w:bookmarkEnd w:id="881"/>
      <w:bookmarkEnd w:id="882"/>
    </w:p>
    <w:p w14:paraId="7BBDF1BE" w14:textId="77777777" w:rsidR="003C53B1" w:rsidRPr="004D4A21" w:rsidRDefault="00000000" w:rsidP="00567D22">
      <w:pPr>
        <w:pStyle w:val="Ttulo2"/>
        <w:numPr>
          <w:ilvl w:val="1"/>
          <w:numId w:val="1"/>
        </w:numPr>
        <w:rPr>
          <w:rFonts w:eastAsia="Arial"/>
          <w:lang w:val="es-EC"/>
          <w:rPrChange w:id="884" w:author="(Estudiante) Andres Marcelo Olmedo Coronel" w:date="2026-10-26T20:49:00Z" w16du:dateUtc="2026-10-27T01:49:00Z">
            <w:rPr>
              <w:rFonts w:eastAsia="Arial"/>
            </w:rPr>
          </w:rPrChange>
        </w:rPr>
      </w:pPr>
      <w:bookmarkStart w:id="885" w:name="_Toc9"/>
      <w:bookmarkStart w:id="886" w:name="_Toc243938837"/>
      <w:r w:rsidRPr="004D4A21">
        <w:rPr>
          <w:rStyle w:val="Ninguno"/>
          <w:u w:color="000000"/>
          <w:lang w:val="es-EC"/>
          <w:rPrChange w:id="887" w:author="(Estudiante) Andres Marcelo Olmedo Coronel" w:date="2026-10-26T20:49:00Z" w16du:dateUtc="2026-10-27T01:49:00Z">
            <w:rPr>
              <w:rStyle w:val="Ninguno"/>
              <w:u w:color="000000"/>
            </w:rPr>
          </w:rPrChange>
        </w:rPr>
        <w:t>Objetivo General</w:t>
      </w:r>
      <w:bookmarkEnd w:id="885"/>
      <w:bookmarkEnd w:id="886"/>
    </w:p>
    <w:p w14:paraId="7BBDF1BF" w14:textId="01AE914D" w:rsidR="003C53B1" w:rsidRPr="004D4A21" w:rsidRDefault="0000000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00" w:line="276" w:lineRule="auto"/>
        <w:jc w:val="both"/>
        <w:rPr>
          <w:rStyle w:val="Ninguno"/>
          <w:rFonts w:eastAsia="Arial"/>
          <w:u w:color="000000"/>
        </w:rPr>
      </w:pPr>
      <w:r w:rsidRPr="004D4A21">
        <w:rPr>
          <w:rStyle w:val="Ninguno"/>
          <w:u w:color="000000"/>
          <w:rPrChange w:id="888" w:author="(Estudiante) Andres Marcelo Olmedo Coronel" w:date="2026-10-26T20:49:00Z" w16du:dateUtc="2026-10-27T01:49:00Z">
            <w:rPr>
              <w:rStyle w:val="Ninguno"/>
              <w:u w:color="000000"/>
              <w:lang w:val="es-ES_tradnl"/>
            </w:rPr>
          </w:rPrChange>
        </w:rPr>
        <w:t xml:space="preserve">Desarrollar, en un plazo de doce semanas (agosto a noviembre de 2026), un sistema de predicción temprana de mora crediticia para </w:t>
      </w:r>
      <w:ins w:id="889" w:author="(Estudiante) Andres Marcelo Olmedo Coronel" w:date="2026-10-26T21:00:00Z" w16du:dateUtc="2026-10-27T02:00:00Z">
        <w:r w:rsidR="006A7E2C">
          <w:rPr>
            <w:rStyle w:val="Ninguno"/>
            <w:u w:color="000000"/>
          </w:rPr>
          <w:t xml:space="preserve">la institución </w:t>
        </w:r>
      </w:ins>
      <w:del w:id="890" w:author="(Estudiante) Andres Marcelo Olmedo Coronel" w:date="2026-10-26T21:00:00Z" w16du:dateUtc="2026-10-27T02:00:00Z">
        <w:r w:rsidRPr="004D4A21" w:rsidDel="006A7E2C">
          <w:rPr>
            <w:rStyle w:val="Ninguno"/>
            <w:u w:color="000000"/>
            <w:rPrChange w:id="891" w:author="(Estudiante) Andres Marcelo Olmedo Coronel" w:date="2026-10-26T20:49:00Z" w16du:dateUtc="2026-10-27T01:49:00Z">
              <w:rPr>
                <w:rStyle w:val="Ninguno"/>
                <w:u w:color="000000"/>
                <w:lang w:val="es-ES_tradnl"/>
              </w:rPr>
            </w:rPrChange>
          </w:rPr>
          <w:delText>Banco ProCredi</w:delText>
        </w:r>
      </w:del>
      <w:del w:id="892" w:author="(Estudiante) Andres Marcelo Olmedo Coronel" w:date="2026-10-26T21:01:00Z" w16du:dateUtc="2026-10-27T02:01:00Z">
        <w:r w:rsidRPr="004D4A21" w:rsidDel="006A7E2C">
          <w:rPr>
            <w:rStyle w:val="Ninguno"/>
            <w:u w:color="000000"/>
            <w:rPrChange w:id="893" w:author="(Estudiante) Andres Marcelo Olmedo Coronel" w:date="2026-10-26T20:49:00Z" w16du:dateUtc="2026-10-27T01:49:00Z">
              <w:rPr>
                <w:rStyle w:val="Ninguno"/>
                <w:u w:color="000000"/>
                <w:lang w:val="es-ES_tradnl"/>
              </w:rPr>
            </w:rPrChange>
          </w:rPr>
          <w:delText>t</w:delText>
        </w:r>
        <w:r w:rsidRPr="004D4A21" w:rsidDel="004553D4">
          <w:rPr>
            <w:rStyle w:val="Ninguno"/>
            <w:u w:color="000000"/>
            <w:rPrChange w:id="894" w:author="(Estudiante) Andres Marcelo Olmedo Coronel" w:date="2026-10-26T20:49:00Z" w16du:dateUtc="2026-10-27T01:49:00Z">
              <w:rPr>
                <w:rStyle w:val="Ninguno"/>
                <w:u w:color="000000"/>
                <w:lang w:val="es-ES_tradnl"/>
              </w:rPr>
            </w:rPrChange>
          </w:rPr>
          <w:delText xml:space="preserve"> </w:delText>
        </w:r>
      </w:del>
      <w:r w:rsidRPr="004D4A21">
        <w:rPr>
          <w:rStyle w:val="Ninguno"/>
          <w:u w:color="000000"/>
          <w:rPrChange w:id="895" w:author="(Estudiante) Andres Marcelo Olmedo Coronel" w:date="2026-10-26T20:49:00Z" w16du:dateUtc="2026-10-27T01:49:00Z">
            <w:rPr>
              <w:rStyle w:val="Ninguno"/>
              <w:u w:color="000000"/>
              <w:lang w:val="es-ES_tradnl"/>
            </w:rPr>
          </w:rPrChange>
        </w:rPr>
        <w:t>que, con la información disponible al cierre del mes t−1, clasifique a cada cliente en las seis categorías institucionales de mora esperadas para los tres meses siguientes (mora_h90); que supere a la regla institucional vigente en F1 macro y en recobrado de mora grave sobre una prueba futura independiente; y que se integre en una arquitectura reproducible y explicable que apoye la priorización de la cartera del Área de Recuperación.</w:t>
      </w:r>
    </w:p>
    <w:p w14:paraId="7BBDF1C0" w14:textId="77777777" w:rsidR="003C53B1" w:rsidRPr="004D4A21" w:rsidRDefault="00000000" w:rsidP="00567D22">
      <w:pPr>
        <w:pStyle w:val="Ttulo2"/>
        <w:numPr>
          <w:ilvl w:val="1"/>
          <w:numId w:val="1"/>
        </w:numPr>
        <w:rPr>
          <w:rFonts w:eastAsia="Arial"/>
          <w:lang w:val="es-EC"/>
          <w:rPrChange w:id="896" w:author="(Estudiante) Andres Marcelo Olmedo Coronel" w:date="2026-10-26T20:49:00Z" w16du:dateUtc="2026-10-27T01:49:00Z">
            <w:rPr>
              <w:rFonts w:eastAsia="Arial"/>
            </w:rPr>
          </w:rPrChange>
        </w:rPr>
      </w:pPr>
      <w:bookmarkStart w:id="897" w:name="_Toc10"/>
      <w:bookmarkStart w:id="898" w:name="_Toc243938838"/>
      <w:r w:rsidRPr="004D4A21">
        <w:rPr>
          <w:rStyle w:val="Ninguno"/>
          <w:u w:color="000000"/>
          <w:lang w:val="es-EC"/>
          <w:rPrChange w:id="899" w:author="(Estudiante) Andres Marcelo Olmedo Coronel" w:date="2026-10-26T20:49:00Z" w16du:dateUtc="2026-10-27T01:49:00Z">
            <w:rPr>
              <w:rStyle w:val="Ninguno"/>
              <w:u w:color="000000"/>
            </w:rPr>
          </w:rPrChange>
        </w:rPr>
        <w:t>Objetivos Específicos</w:t>
      </w:r>
      <w:bookmarkEnd w:id="897"/>
      <w:bookmarkEnd w:id="898"/>
    </w:p>
    <w:p w14:paraId="7BBDF1C1" w14:textId="77777777" w:rsidR="003C53B1" w:rsidRPr="004D4A21" w:rsidRDefault="0000000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00" w:line="276" w:lineRule="auto"/>
        <w:jc w:val="both"/>
        <w:rPr>
          <w:rFonts w:eastAsia="Arial"/>
        </w:rPr>
      </w:pPr>
      <w:r w:rsidRPr="004D4A21">
        <w:rPr>
          <w:rPrChange w:id="900" w:author="(Estudiante) Andres Marcelo Olmedo Coronel" w:date="2026-10-26T20:49:00Z" w16du:dateUtc="2026-10-27T01:49:00Z">
            <w:rPr>
              <w:lang w:val="es-ES_tradnl"/>
            </w:rPr>
          </w:rPrChange>
        </w:rPr>
        <w:t>Analizar la calidad y la consistencia de las 33 variables del diccionario institucional (31 predictoras, los días de atraso y la categoría de mora), con el fin de definir la unidad de análisis cliente-mes, construir la etiqueta ordinal mora_h90 sin información contemporánea y documentar los valores faltantes, el desbalance de clases y los riesgos de fuga de información.</w:t>
      </w:r>
    </w:p>
    <w:p w14:paraId="7BBDF1C2" w14:textId="77777777" w:rsidR="003C53B1" w:rsidRPr="004D4A21" w:rsidRDefault="0000000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00" w:line="276" w:lineRule="auto"/>
        <w:jc w:val="both"/>
        <w:rPr>
          <w:rFonts w:eastAsia="Arial"/>
        </w:rPr>
      </w:pPr>
      <w:r w:rsidRPr="004D4A21">
        <w:rPr>
          <w:rPrChange w:id="901" w:author="(Estudiante) Andres Marcelo Olmedo Coronel" w:date="2026-10-26T20:49:00Z" w16du:dateUtc="2026-10-27T01:49:00Z">
            <w:rPr>
              <w:lang w:val="de-DE"/>
            </w:rPr>
          </w:rPrChange>
        </w:rPr>
        <w:t>Dise</w:t>
      </w:r>
      <w:r w:rsidRPr="004D4A21">
        <w:rPr>
          <w:rPrChange w:id="902" w:author="(Estudiante) Andres Marcelo Olmedo Coronel" w:date="2026-10-26T20:49:00Z" w16du:dateUtc="2026-10-27T01:49:00Z">
            <w:rPr>
              <w:lang w:val="es-ES_tradnl"/>
            </w:rPr>
          </w:rPrChange>
        </w:rPr>
        <w:t>ñar una arquitectura reproducible para la ingesta, el entrenamiento, la inferencia y el monitoreo del producto m</w:t>
      </w:r>
      <w:r w:rsidRPr="004D4A21">
        <w:t>í</w:t>
      </w:r>
      <w:r w:rsidRPr="004D4A21">
        <w:rPr>
          <w:rPrChange w:id="903" w:author="(Estudiante) Andres Marcelo Olmedo Coronel" w:date="2026-10-26T20:49:00Z" w16du:dateUtc="2026-10-27T01:49:00Z">
            <w:rPr>
              <w:lang w:val="es-ES_tradnl"/>
            </w:rPr>
          </w:rPrChange>
        </w:rPr>
        <w:t>nimo viable, verificando el versionamiento de datos y modelos mediante DVC, el registro sistem</w:t>
      </w:r>
      <w:r w:rsidRPr="004D4A21">
        <w:t>á</w:t>
      </w:r>
      <w:r w:rsidRPr="004D4A21">
        <w:rPr>
          <w:rPrChange w:id="904" w:author="(Estudiante) Andres Marcelo Olmedo Coronel" w:date="2026-10-26T20:49:00Z" w16du:dateUtc="2026-10-27T01:49:00Z">
            <w:rPr>
              <w:lang w:val="es-ES_tradnl"/>
            </w:rPr>
          </w:rPrChange>
        </w:rPr>
        <w:t>tico de experimentos con MLflow y la construcción de una imagen Docker funcional y libre de errores cr</w:t>
      </w:r>
      <w:r w:rsidRPr="004D4A21">
        <w:t>í</w:t>
      </w:r>
      <w:r w:rsidRPr="004D4A21">
        <w:rPr>
          <w:rPrChange w:id="905" w:author="(Estudiante) Andres Marcelo Olmedo Coronel" w:date="2026-10-26T20:49:00Z" w16du:dateUtc="2026-10-27T01:49:00Z">
            <w:rPr>
              <w:lang w:val="pt-PT"/>
            </w:rPr>
          </w:rPrChange>
        </w:rPr>
        <w:t>ticos.</w:t>
      </w:r>
    </w:p>
    <w:p w14:paraId="7BBDF1C3" w14:textId="77777777" w:rsidR="003C53B1" w:rsidRPr="004D4A21" w:rsidRDefault="0000000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00" w:line="276" w:lineRule="auto"/>
        <w:jc w:val="both"/>
        <w:rPr>
          <w:rFonts w:eastAsia="Arial"/>
        </w:rPr>
      </w:pPr>
      <w:r w:rsidRPr="004D4A21">
        <w:rPr>
          <w:rPrChange w:id="906" w:author="(Estudiante) Andres Marcelo Olmedo Coronel" w:date="2026-10-26T20:49:00Z" w16du:dateUtc="2026-10-27T01:49:00Z">
            <w:rPr>
              <w:lang w:val="es-ES_tradnl"/>
            </w:rPr>
          </w:rPrChange>
        </w:rPr>
        <w:t>Comparar la regla institucional de persistencia y una regresión logística multinomial, como líneas base interpretables, frente a cinco modelos de aprendizaje automático —árbol de decisión, Random Forest, Extra Trees, HistGradientBoosting y HistGradientBoosting ordinal—, aplicando una validación temporal de cinco ventanas con periodos de embargo y una prueba futura reservada.</w:t>
      </w:r>
    </w:p>
    <w:p w14:paraId="7BBDF1C4" w14:textId="77777777" w:rsidR="003C53B1" w:rsidRPr="004D4A21" w:rsidRDefault="0000000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00" w:line="276" w:lineRule="auto"/>
        <w:jc w:val="both"/>
        <w:rPr>
          <w:rFonts w:eastAsia="Arial"/>
        </w:rPr>
      </w:pPr>
      <w:r w:rsidRPr="004D4A21">
        <w:rPr>
          <w:rPrChange w:id="907" w:author="(Estudiante) Andres Marcelo Olmedo Coronel" w:date="2026-10-26T20:49:00Z" w16du:dateUtc="2026-10-27T01:49:00Z">
            <w:rPr>
              <w:lang w:val="es-ES_tradnl"/>
            </w:rPr>
          </w:rPrChange>
        </w:rPr>
        <w:t>Evaluar el desempeño, la calibración, la robustez, la equidad y la explicabilidad del modelo, contrastando los resultados obtenidos frente a los umbrales de aceptació</w:t>
      </w:r>
      <w:r w:rsidRPr="004D4A21">
        <w:rPr>
          <w:rPrChange w:id="908" w:author="(Estudiante) Andres Marcelo Olmedo Coronel" w:date="2026-10-26T20:49:00Z" w16du:dateUtc="2026-10-27T01:49:00Z">
            <w:rPr>
              <w:lang w:val="pt-PT"/>
            </w:rPr>
          </w:rPrChange>
        </w:rPr>
        <w:t>n definidos.</w:t>
      </w:r>
    </w:p>
    <w:p w14:paraId="7BBDF1C5" w14:textId="77777777" w:rsidR="003C53B1" w:rsidRPr="004D4A21" w:rsidRDefault="0000000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00" w:line="276" w:lineRule="auto"/>
        <w:jc w:val="both"/>
        <w:rPr>
          <w:rFonts w:eastAsia="Arial"/>
        </w:rPr>
      </w:pPr>
      <w:r w:rsidRPr="004D4A21">
        <w:t>Desplegar el modelo seleccionado en un producto mínimo viable compuesto por un servicio de inferencia en Azure Machine Learning y una aplicación web de gestión de cartera, garantizando una latencia p95 de inferencia igual o inferior a dos segundos y la disponibilidad de un procedimiento verificado de seguimiento del desempeño y de reemplazo controlado del modelo.</w:t>
      </w:r>
    </w:p>
    <w:p w14:paraId="7BBDF1C6" w14:textId="77777777" w:rsidR="003C53B1" w:rsidRPr="004D4A21" w:rsidRDefault="0000000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00" w:line="276" w:lineRule="auto"/>
        <w:jc w:val="both"/>
        <w:rPr>
          <w:rFonts w:eastAsia="Arial"/>
        </w:rPr>
      </w:pPr>
      <w:r w:rsidRPr="004D4A21">
        <w:rPr>
          <w:rPrChange w:id="909" w:author="(Estudiante) Andres Marcelo Olmedo Coronel" w:date="2026-10-26T20:49:00Z" w16du:dateUtc="2026-10-27T01:49:00Z">
            <w:rPr>
              <w:lang w:val="es-ES_tradnl"/>
            </w:rPr>
          </w:rPrChange>
        </w:rPr>
        <w:t xml:space="preserve">Integrar y validar, entre las semanas 10 y 12, el sistema desplegado mediante la aprobación del cien por ciento de los casos críticos de la prueba de aceptación </w:t>
      </w:r>
      <w:r w:rsidRPr="004D4A21">
        <w:rPr>
          <w:rPrChange w:id="910" w:author="(Estudiante) Andres Marcelo Olmedo Coronel" w:date="2026-10-26T20:49:00Z" w16du:dateUtc="2026-10-27T01:49:00Z">
            <w:rPr>
              <w:lang w:val="es-ES_tradnl"/>
            </w:rPr>
          </w:rPrChange>
        </w:rPr>
        <w:lastRenderedPageBreak/>
        <w:t>de usuario (UAT), confirmando su preparación operativa para el cierre del proyecto.</w:t>
      </w:r>
    </w:p>
    <w:p w14:paraId="7BBDF1C7" w14:textId="77777777" w:rsidR="003C53B1" w:rsidRPr="004D4A21" w:rsidRDefault="00000000" w:rsidP="00567D22">
      <w:pPr>
        <w:pStyle w:val="Ttulo1"/>
        <w:numPr>
          <w:ilvl w:val="0"/>
          <w:numId w:val="1"/>
        </w:numPr>
        <w:rPr>
          <w:rFonts w:eastAsia="Arial"/>
          <w:lang w:val="es-EC"/>
          <w:rPrChange w:id="911" w:author="(Estudiante) Andres Marcelo Olmedo Coronel" w:date="2026-10-26T20:49:00Z" w16du:dateUtc="2026-10-27T01:49:00Z">
            <w:rPr>
              <w:rFonts w:eastAsia="Arial"/>
            </w:rPr>
          </w:rPrChange>
        </w:rPr>
      </w:pPr>
      <w:bookmarkStart w:id="912" w:name="_Toc11"/>
      <w:bookmarkStart w:id="913" w:name="_Toc243938839"/>
      <w:r w:rsidRPr="004D4A21">
        <w:rPr>
          <w:rStyle w:val="Ninguno"/>
          <w:lang w:val="es-EC"/>
          <w:rPrChange w:id="914" w:author="(Estudiante) Andres Marcelo Olmedo Coronel" w:date="2026-10-26T20:49:00Z" w16du:dateUtc="2026-10-27T01:49:00Z">
            <w:rPr>
              <w:rStyle w:val="Ninguno"/>
            </w:rPr>
          </w:rPrChange>
        </w:rPr>
        <w:t>Alcance</w:t>
      </w:r>
      <w:bookmarkEnd w:id="912"/>
      <w:bookmarkEnd w:id="913"/>
    </w:p>
    <w:p w14:paraId="7BBDF1C8" w14:textId="77777777" w:rsidR="003C53B1" w:rsidRPr="004D4A21" w:rsidRDefault="00000000" w:rsidP="00567D22">
      <w:pPr>
        <w:pStyle w:val="Ttulo2"/>
        <w:numPr>
          <w:ilvl w:val="1"/>
          <w:numId w:val="1"/>
        </w:numPr>
        <w:rPr>
          <w:rFonts w:eastAsia="Arial"/>
          <w:lang w:val="es-EC"/>
          <w:rPrChange w:id="915" w:author="(Estudiante) Andres Marcelo Olmedo Coronel" w:date="2026-10-26T20:49:00Z" w16du:dateUtc="2026-10-27T01:49:00Z">
            <w:rPr>
              <w:rFonts w:eastAsia="Arial"/>
            </w:rPr>
          </w:rPrChange>
        </w:rPr>
      </w:pPr>
      <w:bookmarkStart w:id="916" w:name="_Toc12"/>
      <w:bookmarkStart w:id="917" w:name="_Toc243938840"/>
      <w:r w:rsidRPr="004D4A21">
        <w:rPr>
          <w:rStyle w:val="Ninguno"/>
          <w:u w:color="000000"/>
          <w:lang w:val="es-EC"/>
          <w:rPrChange w:id="918" w:author="(Estudiante) Andres Marcelo Olmedo Coronel" w:date="2026-10-26T20:49:00Z" w16du:dateUtc="2026-10-27T01:49:00Z">
            <w:rPr>
              <w:rStyle w:val="Ninguno"/>
              <w:u w:color="000000"/>
            </w:rPr>
          </w:rPrChange>
        </w:rPr>
        <w:t>Alcance de la solución seleccionada</w:t>
      </w:r>
      <w:bookmarkEnd w:id="916"/>
      <w:bookmarkEnd w:id="917"/>
    </w:p>
    <w:p w14:paraId="7BBDF1C9" w14:textId="77777777" w:rsidR="003C53B1" w:rsidRPr="004D4A21" w:rsidRDefault="0000000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00" w:line="276" w:lineRule="auto"/>
        <w:jc w:val="both"/>
        <w:rPr>
          <w:rStyle w:val="Ninguno"/>
          <w:rFonts w:eastAsia="Arial"/>
          <w:u w:color="000000"/>
        </w:rPr>
      </w:pPr>
      <w:r w:rsidRPr="004D4A21">
        <w:rPr>
          <w:rStyle w:val="Ninguno"/>
          <w:u w:color="000000"/>
          <w:rPrChange w:id="919" w:author="(Estudiante) Andres Marcelo Olmedo Coronel" w:date="2026-10-26T20:49:00Z" w16du:dateUtc="2026-10-27T01:49:00Z">
            <w:rPr>
              <w:rStyle w:val="Ninguno"/>
              <w:u w:color="000000"/>
              <w:lang w:val="es-ES_tradnl"/>
            </w:rPr>
          </w:rPrChange>
        </w:rPr>
        <w:t>El sistema inteligente desarrollado en este proyecto contar</w:t>
      </w:r>
      <w:r w:rsidRPr="004D4A21">
        <w:rPr>
          <w:rStyle w:val="Ninguno"/>
          <w:u w:color="000000"/>
        </w:rPr>
        <w:t xml:space="preserve">á </w:t>
      </w:r>
      <w:r w:rsidRPr="004D4A21">
        <w:rPr>
          <w:rStyle w:val="Ninguno"/>
          <w:u w:color="000000"/>
          <w:rPrChange w:id="920" w:author="(Estudiante) Andres Marcelo Olmedo Coronel" w:date="2026-10-26T20:49:00Z" w16du:dateUtc="2026-10-27T01:49:00Z">
            <w:rPr>
              <w:rStyle w:val="Ninguno"/>
              <w:u w:color="000000"/>
              <w:lang w:val="es-ES_tradnl"/>
            </w:rPr>
          </w:rPrChange>
        </w:rPr>
        <w:t>con las siguientes funcionalidades y capacidades:</w:t>
      </w:r>
    </w:p>
    <w:p w14:paraId="7BBDF1CA" w14:textId="5DB3B0DB" w:rsidR="003C53B1" w:rsidRPr="004D4A21" w:rsidRDefault="00000000" w:rsidP="00567D22">
      <w:pPr>
        <w:pStyle w:val="Predeterminado"/>
        <w:numPr>
          <w:ilvl w:val="0"/>
          <w:numId w:val="5"/>
        </w:numPr>
        <w:spacing w:before="0" w:after="200" w:line="276" w:lineRule="auto"/>
        <w:ind w:hanging="360"/>
        <w:jc w:val="both"/>
        <w:rPr>
          <w:rPrChange w:id="921" w:author="(Estudiante) Andres Marcelo Olmedo Coronel" w:date="2026-10-26T20:49:00Z" w16du:dateUtc="2026-10-27T01:49:00Z">
            <w:rPr>
              <w:lang w:val="es-ES_tradnl"/>
            </w:rPr>
          </w:rPrChange>
        </w:rPr>
      </w:pPr>
      <w:r w:rsidRPr="004D4A21">
        <w:rPr>
          <w:rStyle w:val="Ninguno"/>
          <w:u w:color="000000"/>
          <w:rPrChange w:id="922" w:author="(Estudiante) Andres Marcelo Olmedo Coronel" w:date="2026-10-26T20:49:00Z" w16du:dateUtc="2026-10-27T01:49:00Z">
            <w:rPr>
              <w:rStyle w:val="Ninguno"/>
              <w:u w:color="000000"/>
              <w:lang w:val="es-ES_tradnl"/>
            </w:rPr>
          </w:rPrChange>
        </w:rPr>
        <w:t xml:space="preserve">Construcción y validación de un panel sintético cliente-mes a partir del diccionario institucional, y su posterior sustitución por datos reales autorizados por </w:t>
      </w:r>
      <w:ins w:id="923" w:author="(Estudiante) Andres Marcelo Olmedo Coronel" w:date="2026-10-26T21:05:00Z" w16du:dateUtc="2026-10-27T02:05:00Z">
        <w:r w:rsidR="00A802B6">
          <w:rPr>
            <w:rStyle w:val="Ninguno"/>
            <w:u w:color="000000"/>
          </w:rPr>
          <w:t xml:space="preserve">el </w:t>
        </w:r>
      </w:ins>
      <w:r w:rsidRPr="004D4A21">
        <w:rPr>
          <w:rStyle w:val="Ninguno"/>
          <w:u w:color="000000"/>
          <w:rPrChange w:id="924" w:author="(Estudiante) Andres Marcelo Olmedo Coronel" w:date="2026-10-26T20:49:00Z" w16du:dateUtc="2026-10-27T01:49:00Z">
            <w:rPr>
              <w:rStyle w:val="Ninguno"/>
              <w:u w:color="000000"/>
              <w:lang w:val="es-ES_tradnl"/>
            </w:rPr>
          </w:rPrChange>
        </w:rPr>
        <w:t>Banco</w:t>
      </w:r>
      <w:del w:id="925" w:author="(Estudiante) Andres Marcelo Olmedo Coronel" w:date="2026-10-26T21:05:00Z" w16du:dateUtc="2026-10-27T02:05:00Z">
        <w:r w:rsidRPr="004D4A21" w:rsidDel="00A802B6">
          <w:rPr>
            <w:rStyle w:val="Ninguno"/>
            <w:u w:color="000000"/>
            <w:rPrChange w:id="926" w:author="(Estudiante) Andres Marcelo Olmedo Coronel" w:date="2026-10-26T20:49:00Z" w16du:dateUtc="2026-10-27T01:49:00Z">
              <w:rPr>
                <w:rStyle w:val="Ninguno"/>
                <w:u w:color="000000"/>
                <w:lang w:val="es-ES_tradnl"/>
              </w:rPr>
            </w:rPrChange>
          </w:rPr>
          <w:delText xml:space="preserve"> ProCredit</w:delText>
        </w:r>
      </w:del>
      <w:r w:rsidRPr="004D4A21">
        <w:rPr>
          <w:rStyle w:val="Ninguno"/>
          <w:u w:color="000000"/>
          <w:rPrChange w:id="927" w:author="(Estudiante) Andres Marcelo Olmedo Coronel" w:date="2026-10-26T20:49:00Z" w16du:dateUtc="2026-10-27T01:49:00Z">
            <w:rPr>
              <w:rStyle w:val="Ninguno"/>
              <w:u w:color="000000"/>
              <w:lang w:val="es-ES_tradnl"/>
            </w:rPr>
          </w:rPrChange>
        </w:rPr>
        <w:t>.</w:t>
      </w:r>
    </w:p>
    <w:p w14:paraId="7BBDF1CB" w14:textId="77777777" w:rsidR="003C53B1" w:rsidRPr="004D4A21" w:rsidRDefault="00000000" w:rsidP="00567D22">
      <w:pPr>
        <w:pStyle w:val="Predeterminado"/>
        <w:numPr>
          <w:ilvl w:val="0"/>
          <w:numId w:val="5"/>
        </w:numPr>
        <w:spacing w:before="0" w:after="200" w:line="276" w:lineRule="auto"/>
        <w:ind w:hanging="360"/>
        <w:jc w:val="both"/>
      </w:pPr>
      <w:r w:rsidRPr="004D4A21">
        <w:rPr>
          <w:rStyle w:val="Ninguno"/>
          <w:u w:color="000000"/>
        </w:rPr>
        <w:t>Análisis exploratorio y tratamiento de valores faltantes, duplicados y desbalance del conjunto de datos.</w:t>
      </w:r>
    </w:p>
    <w:p w14:paraId="7BBDF1CC" w14:textId="77777777" w:rsidR="003C53B1" w:rsidRPr="004D4A21" w:rsidRDefault="00000000" w:rsidP="00567D22">
      <w:pPr>
        <w:pStyle w:val="Predeterminado"/>
        <w:numPr>
          <w:ilvl w:val="0"/>
          <w:numId w:val="5"/>
        </w:numPr>
        <w:spacing w:before="0" w:after="200" w:line="276" w:lineRule="auto"/>
        <w:ind w:hanging="360"/>
        <w:jc w:val="both"/>
        <w:rPr>
          <w:rPrChange w:id="928" w:author="(Estudiante) Andres Marcelo Olmedo Coronel" w:date="2026-10-26T20:49:00Z" w16du:dateUtc="2026-10-27T01:49:00Z">
            <w:rPr>
              <w:lang w:val="es-ES_tradnl"/>
            </w:rPr>
          </w:rPrChange>
        </w:rPr>
      </w:pPr>
      <w:r w:rsidRPr="004D4A21">
        <w:rPr>
          <w:rStyle w:val="Ninguno"/>
          <w:u w:color="000000"/>
          <w:rPrChange w:id="929" w:author="(Estudiante) Andres Marcelo Olmedo Coronel" w:date="2026-10-26T20:49:00Z" w16du:dateUtc="2026-10-27T01:49:00Z">
            <w:rPr>
              <w:rStyle w:val="Ninguno"/>
              <w:u w:color="000000"/>
              <w:lang w:val="es-ES_tradnl"/>
            </w:rPr>
          </w:rPrChange>
        </w:rPr>
        <w:t>Entrenamiento de modelos de aprendizaje autom</w:t>
      </w:r>
      <w:r w:rsidRPr="004D4A21">
        <w:rPr>
          <w:rStyle w:val="Ninguno"/>
          <w:u w:color="000000"/>
        </w:rPr>
        <w:t>á</w:t>
      </w:r>
      <w:r w:rsidRPr="004D4A21">
        <w:rPr>
          <w:rStyle w:val="Ninguno"/>
          <w:u w:color="000000"/>
          <w:rPrChange w:id="930" w:author="(Estudiante) Andres Marcelo Olmedo Coronel" w:date="2026-10-26T20:49:00Z" w16du:dateUtc="2026-10-27T01:49:00Z">
            <w:rPr>
              <w:rStyle w:val="Ninguno"/>
              <w:u w:color="000000"/>
              <w:lang w:val="it-IT"/>
            </w:rPr>
          </w:rPrChange>
        </w:rPr>
        <w:t>tico ordinal multiclase.</w:t>
      </w:r>
    </w:p>
    <w:p w14:paraId="7BBDF1CD" w14:textId="77777777" w:rsidR="003C53B1" w:rsidRPr="004D4A21" w:rsidRDefault="00000000" w:rsidP="00567D22">
      <w:pPr>
        <w:pStyle w:val="Predeterminado"/>
        <w:numPr>
          <w:ilvl w:val="0"/>
          <w:numId w:val="5"/>
        </w:numPr>
        <w:spacing w:before="0" w:after="200" w:line="276" w:lineRule="auto"/>
        <w:ind w:hanging="360"/>
        <w:rPr>
          <w:rPrChange w:id="931" w:author="(Estudiante) Andres Marcelo Olmedo Coronel" w:date="2026-10-26T20:49:00Z" w16du:dateUtc="2026-10-27T01:49:00Z">
            <w:rPr>
              <w:lang w:val="es-ES_tradnl"/>
            </w:rPr>
          </w:rPrChange>
        </w:rPr>
      </w:pPr>
      <w:r w:rsidRPr="004D4A21">
        <w:rPr>
          <w:rStyle w:val="Ninguno"/>
          <w:u w:color="000000"/>
          <w:rPrChange w:id="932" w:author="(Estudiante) Andres Marcelo Olmedo Coronel" w:date="2026-10-26T20:49:00Z" w16du:dateUtc="2026-10-27T01:49:00Z">
            <w:rPr>
              <w:rStyle w:val="Ninguno"/>
              <w:u w:color="000000"/>
              <w:lang w:val="es-ES_tradnl"/>
            </w:rPr>
          </w:rPrChange>
        </w:rPr>
        <w:t>Generación de explicaciones locales y globales mediante SHAP y LIME.</w:t>
      </w:r>
    </w:p>
    <w:p w14:paraId="7BBDF1CE" w14:textId="77777777" w:rsidR="003C53B1" w:rsidRPr="004D4A21" w:rsidRDefault="00000000" w:rsidP="00567D22">
      <w:pPr>
        <w:pStyle w:val="Predeterminado"/>
        <w:numPr>
          <w:ilvl w:val="0"/>
          <w:numId w:val="5"/>
        </w:numPr>
        <w:spacing w:before="0" w:after="200" w:line="276" w:lineRule="auto"/>
        <w:ind w:hanging="360"/>
        <w:rPr>
          <w:rPrChange w:id="933" w:author="(Estudiante) Andres Marcelo Olmedo Coronel" w:date="2026-10-26T20:49:00Z" w16du:dateUtc="2026-10-27T01:49:00Z">
            <w:rPr>
              <w:lang w:val="es-ES_tradnl"/>
            </w:rPr>
          </w:rPrChange>
        </w:rPr>
      </w:pPr>
      <w:r w:rsidRPr="004D4A21">
        <w:t>Desarrollo de una aplicación web de gestión de cartera integrada con un servicio de inferencia en Azure Machine Learning.</w:t>
      </w:r>
    </w:p>
    <w:p w14:paraId="7BBDF1CF" w14:textId="77777777" w:rsidR="003C53B1" w:rsidRPr="004D4A21" w:rsidRDefault="00000000" w:rsidP="00567D22">
      <w:pPr>
        <w:pStyle w:val="Predeterminado"/>
        <w:numPr>
          <w:ilvl w:val="0"/>
          <w:numId w:val="5"/>
        </w:numPr>
        <w:spacing w:before="0" w:after="200" w:line="276" w:lineRule="auto"/>
        <w:ind w:hanging="360"/>
        <w:jc w:val="both"/>
      </w:pPr>
      <w:r w:rsidRPr="004D4A21">
        <w:rPr>
          <w:rStyle w:val="Ninguno"/>
          <w:u w:color="000000"/>
        </w:rPr>
        <w:t>Implementaci</w:t>
      </w:r>
      <w:r w:rsidRPr="004D4A21">
        <w:rPr>
          <w:rStyle w:val="Ninguno"/>
          <w:u w:color="000000"/>
          <w:rPrChange w:id="934" w:author="(Estudiante) Andres Marcelo Olmedo Coronel" w:date="2026-10-26T20:49:00Z" w16du:dateUtc="2026-10-27T01:49:00Z">
            <w:rPr>
              <w:rStyle w:val="Ninguno"/>
              <w:u w:color="000000"/>
              <w:lang w:val="es-ES_tradnl"/>
            </w:rPr>
          </w:rPrChange>
        </w:rPr>
        <w:t>ón de un esquema inicial de monitoreo de desempeño y drift.</w:t>
      </w:r>
    </w:p>
    <w:p w14:paraId="7BBDF1D0" w14:textId="77777777" w:rsidR="003C53B1" w:rsidRPr="00BC1175" w:rsidRDefault="00000000" w:rsidP="00567D22">
      <w:pPr>
        <w:pStyle w:val="Predeterminado"/>
        <w:numPr>
          <w:ilvl w:val="0"/>
          <w:numId w:val="5"/>
        </w:numPr>
        <w:spacing w:before="0" w:after="200" w:line="276" w:lineRule="auto"/>
        <w:ind w:hanging="360"/>
        <w:jc w:val="both"/>
        <w:rPr>
          <w:ins w:id="935" w:author="(Estudiante) Andres Marcelo Olmedo Coronel" w:date="2026-10-26T21:07:00Z" w16du:dateUtc="2026-10-27T02:07:00Z"/>
          <w:rStyle w:val="Ninguno"/>
          <w:rPrChange w:id="936" w:author="(Estudiante) Andres Marcelo Olmedo Coronel" w:date="2026-10-26T21:07:00Z" w16du:dateUtc="2026-10-27T02:07:00Z">
            <w:rPr>
              <w:ins w:id="937" w:author="(Estudiante) Andres Marcelo Olmedo Coronel" w:date="2026-10-26T21:07:00Z" w16du:dateUtc="2026-10-27T02:07:00Z"/>
              <w:rStyle w:val="Ninguno"/>
              <w:u w:color="000000"/>
            </w:rPr>
          </w:rPrChange>
        </w:rPr>
      </w:pPr>
      <w:r w:rsidRPr="004D4A21">
        <w:rPr>
          <w:rStyle w:val="Ninguno"/>
          <w:u w:color="000000"/>
          <w:rPrChange w:id="938" w:author="(Estudiante) Andres Marcelo Olmedo Coronel" w:date="2026-10-26T20:49:00Z" w16du:dateUtc="2026-10-27T01:49:00Z">
            <w:rPr>
              <w:rStyle w:val="Ninguno"/>
              <w:u w:color="000000"/>
              <w:lang w:val="es-ES_tradnl"/>
            </w:rPr>
          </w:rPrChange>
        </w:rPr>
        <w:t>Ejecución de pruebas t</w:t>
      </w:r>
      <w:r w:rsidRPr="004D4A21">
        <w:rPr>
          <w:rStyle w:val="Ninguno"/>
          <w:u w:color="000000"/>
          <w:rPrChange w:id="939" w:author="(Estudiante) Andres Marcelo Olmedo Coronel" w:date="2026-10-26T20:49:00Z" w16du:dateUtc="2026-10-27T01:49:00Z">
            <w:rPr>
              <w:rStyle w:val="Ninguno"/>
              <w:u w:color="000000"/>
              <w:lang w:val="fr-FR"/>
            </w:rPr>
          </w:rPrChange>
        </w:rPr>
        <w:t>é</w:t>
      </w:r>
      <w:r w:rsidRPr="004D4A21">
        <w:rPr>
          <w:rStyle w:val="Ninguno"/>
          <w:u w:color="000000"/>
          <w:rPrChange w:id="940" w:author="(Estudiante) Andres Marcelo Olmedo Coronel" w:date="2026-10-26T20:49:00Z" w16du:dateUtc="2026-10-27T01:49:00Z">
            <w:rPr>
              <w:rStyle w:val="Ninguno"/>
              <w:u w:color="000000"/>
              <w:lang w:val="es-ES_tradnl"/>
            </w:rPr>
          </w:rPrChange>
        </w:rPr>
        <w:t xml:space="preserve">cnicas y de aceptación de usuario (UAT) con los gestores designados del </w:t>
      </w:r>
      <w:r w:rsidRPr="004D4A21">
        <w:rPr>
          <w:rStyle w:val="Ninguno"/>
          <w:u w:color="000000"/>
        </w:rPr>
        <w:t>Á</w:t>
      </w:r>
      <w:r w:rsidRPr="004D4A21">
        <w:rPr>
          <w:rStyle w:val="Ninguno"/>
          <w:u w:color="000000"/>
          <w:rPrChange w:id="941" w:author="(Estudiante) Andres Marcelo Olmedo Coronel" w:date="2026-10-26T20:49:00Z" w16du:dateUtc="2026-10-27T01:49:00Z">
            <w:rPr>
              <w:rStyle w:val="Ninguno"/>
              <w:u w:color="000000"/>
              <w:lang w:val="pt-PT"/>
            </w:rPr>
          </w:rPrChange>
        </w:rPr>
        <w:t>rea de Recuperaci</w:t>
      </w:r>
      <w:r w:rsidRPr="004D4A21">
        <w:rPr>
          <w:rStyle w:val="Ninguno"/>
          <w:u w:color="000000"/>
          <w:rPrChange w:id="942" w:author="(Estudiante) Andres Marcelo Olmedo Coronel" w:date="2026-10-26T20:49:00Z" w16du:dateUtc="2026-10-27T01:49:00Z">
            <w:rPr>
              <w:rStyle w:val="Ninguno"/>
              <w:u w:color="000000"/>
              <w:lang w:val="es-ES_tradnl"/>
            </w:rPr>
          </w:rPrChange>
        </w:rPr>
        <w:t>ó</w:t>
      </w:r>
      <w:r w:rsidRPr="004D4A21">
        <w:rPr>
          <w:rStyle w:val="Ninguno"/>
          <w:u w:color="000000"/>
        </w:rPr>
        <w:t>n.</w:t>
      </w:r>
    </w:p>
    <w:p w14:paraId="6ADB045B" w14:textId="04590D6D" w:rsidR="00BC1175" w:rsidRPr="004D4A21" w:rsidRDefault="00BC1175" w:rsidP="00567D22">
      <w:pPr>
        <w:pStyle w:val="Predeterminado"/>
        <w:numPr>
          <w:ilvl w:val="0"/>
          <w:numId w:val="5"/>
        </w:numPr>
        <w:spacing w:before="0" w:after="200" w:line="276" w:lineRule="auto"/>
        <w:ind w:hanging="360"/>
        <w:jc w:val="both"/>
        <w:rPr>
          <w:rPrChange w:id="943" w:author="(Estudiante) Andres Marcelo Olmedo Coronel" w:date="2026-10-26T20:49:00Z" w16du:dateUtc="2026-10-27T01:49:00Z">
            <w:rPr>
              <w:lang w:val="es-ES_tradnl"/>
            </w:rPr>
          </w:rPrChange>
        </w:rPr>
      </w:pPr>
      <w:ins w:id="944" w:author="(Estudiante) Andres Marcelo Olmedo Coronel" w:date="2026-10-26T21:07:00Z" w16du:dateUtc="2026-10-27T02:07:00Z">
        <w:r>
          <w:rPr>
            <w:rStyle w:val="Ninguno"/>
            <w:u w:color="000000"/>
          </w:rPr>
          <w:t xml:space="preserve">Implementar </w:t>
        </w:r>
      </w:ins>
      <w:ins w:id="945" w:author="(Estudiante) Andres Marcelo Olmedo Coronel" w:date="2026-10-26T21:08:00Z" w16du:dateUtc="2026-10-27T02:08:00Z">
        <w:r w:rsidR="005F6584">
          <w:rPr>
            <w:rStyle w:val="Ninguno"/>
            <w:u w:color="000000"/>
          </w:rPr>
          <w:t>pruebas funcionales</w:t>
        </w:r>
        <w:r>
          <w:rPr>
            <w:rStyle w:val="Ninguno"/>
            <w:u w:color="000000"/>
          </w:rPr>
          <w:t xml:space="preserve"> a</w:t>
        </w:r>
      </w:ins>
      <w:ins w:id="946" w:author="(Estudiante) Andres Marcelo Olmedo Coronel" w:date="2026-10-26T21:07:00Z" w16du:dateUtc="2026-10-27T02:07:00Z">
        <w:r>
          <w:rPr>
            <w:rStyle w:val="Ninguno"/>
            <w:u w:color="000000"/>
          </w:rPr>
          <w:t>u</w:t>
        </w:r>
      </w:ins>
      <w:ins w:id="947" w:author="(Estudiante) Andres Marcelo Olmedo Coronel" w:date="2026-10-26T21:08:00Z" w16du:dateUtc="2026-10-27T02:08:00Z">
        <w:r>
          <w:rPr>
            <w:rStyle w:val="Ninguno"/>
            <w:u w:color="000000"/>
          </w:rPr>
          <w:t>tomatizadas p</w:t>
        </w:r>
      </w:ins>
      <w:ins w:id="948" w:author="(Estudiante) Andres Marcelo Olmedo Coronel" w:date="2026-10-26T21:07:00Z" w16du:dateUtc="2026-10-27T02:07:00Z">
        <w:r>
          <w:rPr>
            <w:rStyle w:val="Ninguno"/>
            <w:u w:color="000000"/>
          </w:rPr>
          <w:t>ara la validación del aplicativo</w:t>
        </w:r>
      </w:ins>
      <w:ins w:id="949" w:author="(Estudiante) Andres Marcelo Olmedo Coronel" w:date="2026-10-26T21:08:00Z" w16du:dateUtc="2026-10-27T02:08:00Z">
        <w:r>
          <w:rPr>
            <w:rStyle w:val="Ninguno"/>
            <w:u w:color="000000"/>
          </w:rPr>
          <w:t xml:space="preserve"> de gestión </w:t>
        </w:r>
        <w:r w:rsidR="00C77BF1">
          <w:rPr>
            <w:rStyle w:val="Ninguno"/>
            <w:u w:color="000000"/>
          </w:rPr>
          <w:t>de cartera.</w:t>
        </w:r>
      </w:ins>
    </w:p>
    <w:p w14:paraId="7BBDF1D1" w14:textId="52BE6701" w:rsidR="003C53B1" w:rsidRPr="004D4A21" w:rsidRDefault="0000000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00" w:line="276" w:lineRule="auto"/>
        <w:jc w:val="both"/>
        <w:rPr>
          <w:rStyle w:val="Ninguno"/>
          <w:rFonts w:eastAsia="Arial"/>
          <w:u w:color="000000"/>
        </w:rPr>
      </w:pPr>
      <w:r w:rsidRPr="004D4A21">
        <w:rPr>
          <w:rStyle w:val="Ninguno"/>
          <w:u w:color="000000"/>
          <w:rPrChange w:id="950" w:author="(Estudiante) Andres Marcelo Olmedo Coronel" w:date="2026-10-26T20:49:00Z" w16du:dateUtc="2026-10-27T01:49:00Z">
            <w:rPr>
              <w:rStyle w:val="Ninguno"/>
              <w:u w:color="000000"/>
              <w:lang w:val="es-ES_tradnl"/>
            </w:rPr>
          </w:rPrChange>
        </w:rPr>
        <w:t xml:space="preserve">El proyecto no abarca la integración con el </w:t>
      </w:r>
      <w:del w:id="951" w:author="(Estudiante) Andres Marcelo Olmedo Coronel" w:date="2026-10-26T21:08:00Z" w16du:dateUtc="2026-10-27T02:08:00Z">
        <w:r w:rsidRPr="004D4A21" w:rsidDel="005F6584">
          <w:rPr>
            <w:rStyle w:val="Ninguno"/>
            <w:u w:color="000000"/>
            <w:rPrChange w:id="952" w:author="(Estudiante) Andres Marcelo Olmedo Coronel" w:date="2026-10-26T20:49:00Z" w16du:dateUtc="2026-10-27T01:49:00Z">
              <w:rPr>
                <w:rStyle w:val="Ninguno"/>
                <w:u w:color="000000"/>
                <w:lang w:val="es-ES_tradnl"/>
              </w:rPr>
            </w:rPrChange>
          </w:rPr>
          <w:delText>core</w:delText>
        </w:r>
      </w:del>
      <w:ins w:id="953" w:author="(Estudiante) Andres Marcelo Olmedo Coronel" w:date="2026-10-26T21:08:00Z" w16du:dateUtc="2026-10-27T02:08:00Z">
        <w:r w:rsidR="005F6584" w:rsidRPr="005F6584">
          <w:rPr>
            <w:rStyle w:val="Ninguno"/>
            <w:u w:color="000000"/>
          </w:rPr>
          <w:t>Core</w:t>
        </w:r>
      </w:ins>
      <w:r w:rsidRPr="004D4A21">
        <w:rPr>
          <w:rStyle w:val="Ninguno"/>
          <w:u w:color="000000"/>
          <w:rPrChange w:id="954" w:author="(Estudiante) Andres Marcelo Olmedo Coronel" w:date="2026-10-26T20:49:00Z" w16du:dateUtc="2026-10-27T01:49:00Z">
            <w:rPr>
              <w:rStyle w:val="Ninguno"/>
              <w:u w:color="000000"/>
              <w:lang w:val="es-ES_tradnl"/>
            </w:rPr>
          </w:rPrChange>
        </w:rPr>
        <w:t xml:space="preserve"> bancario ni con los sistemas transaccionales de la entidad; el despliegue en infraestructura productiva a escala; la automatización de decisiones de cr</w:t>
      </w:r>
      <w:r w:rsidRPr="004D4A21">
        <w:rPr>
          <w:rStyle w:val="Ninguno"/>
          <w:u w:color="000000"/>
          <w:rPrChange w:id="955" w:author="(Estudiante) Andres Marcelo Olmedo Coronel" w:date="2026-10-26T20:49:00Z" w16du:dateUtc="2026-10-27T01:49:00Z">
            <w:rPr>
              <w:rStyle w:val="Ninguno"/>
              <w:u w:color="000000"/>
              <w:lang w:val="fr-FR"/>
            </w:rPr>
          </w:rPrChange>
        </w:rPr>
        <w:t>é</w:t>
      </w:r>
      <w:r w:rsidRPr="004D4A21">
        <w:rPr>
          <w:rStyle w:val="Ninguno"/>
          <w:u w:color="000000"/>
          <w:rPrChange w:id="956" w:author="(Estudiante) Andres Marcelo Olmedo Coronel" w:date="2026-10-26T20:49:00Z" w16du:dateUtc="2026-10-27T01:49:00Z">
            <w:rPr>
              <w:rStyle w:val="Ninguno"/>
              <w:u w:color="000000"/>
              <w:lang w:val="es-ES_tradnl"/>
            </w:rPr>
          </w:rPrChange>
        </w:rPr>
        <w:t>dito, cobranza o castigo de cartera; la adquisición de fuentes de datos adicionales sin autorización formal del custodio de datos; ni la ejecución de acciones autom</w:t>
      </w:r>
      <w:r w:rsidRPr="004D4A21">
        <w:rPr>
          <w:rStyle w:val="Ninguno"/>
          <w:u w:color="000000"/>
        </w:rPr>
        <w:t>á</w:t>
      </w:r>
      <w:r w:rsidRPr="004D4A21">
        <w:rPr>
          <w:rStyle w:val="Ninguno"/>
          <w:u w:color="000000"/>
          <w:rPrChange w:id="957" w:author="(Estudiante) Andres Marcelo Olmedo Coronel" w:date="2026-10-26T20:49:00Z" w16du:dateUtc="2026-10-27T01:49:00Z">
            <w:rPr>
              <w:rStyle w:val="Ninguno"/>
              <w:u w:color="000000"/>
              <w:lang w:val="es-ES_tradnl"/>
            </w:rPr>
          </w:rPrChange>
        </w:rPr>
        <w:t>ticas sobre los clientes sin supervisió</w:t>
      </w:r>
      <w:r w:rsidRPr="004D4A21">
        <w:rPr>
          <w:rStyle w:val="Ninguno"/>
          <w:u w:color="000000"/>
          <w:rPrChange w:id="958" w:author="(Estudiante) Andres Marcelo Olmedo Coronel" w:date="2026-10-26T20:49:00Z" w16du:dateUtc="2026-10-27T01:49:00Z">
            <w:rPr>
              <w:rStyle w:val="Ninguno"/>
              <w:u w:color="000000"/>
              <w:lang w:val="it-IT"/>
            </w:rPr>
          </w:rPrChange>
        </w:rPr>
        <w:t>n humana.</w:t>
      </w:r>
    </w:p>
    <w:p w14:paraId="7BBDF1D2" w14:textId="57043316" w:rsidR="003C53B1" w:rsidRPr="004D4A21" w:rsidRDefault="00000000">
      <w:pPr>
        <w:pStyle w:val="Predeterminad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200" w:line="276" w:lineRule="auto"/>
        <w:jc w:val="both"/>
        <w:rPr>
          <w:rStyle w:val="Ninguno"/>
          <w:rFonts w:eastAsia="Arial"/>
          <w:u w:color="000000"/>
        </w:rPr>
      </w:pPr>
      <w:r w:rsidRPr="004D4A21">
        <w:rPr>
          <w:rStyle w:val="Ninguno"/>
          <w:u w:color="000000"/>
          <w:rPrChange w:id="959" w:author="(Estudiante) Andres Marcelo Olmedo Coronel" w:date="2026-10-26T20:49:00Z" w16du:dateUtc="2026-10-27T01:49:00Z">
            <w:rPr>
              <w:rStyle w:val="Ninguno"/>
              <w:u w:color="000000"/>
              <w:lang w:val="pt-PT"/>
            </w:rPr>
          </w:rPrChange>
        </w:rPr>
        <w:t>Se asume que</w:t>
      </w:r>
      <w:ins w:id="960" w:author="(Estudiante) Andres Marcelo Olmedo Coronel" w:date="2026-10-26T21:09:00Z" w16du:dateUtc="2026-10-27T02:09:00Z">
        <w:r w:rsidR="000D5517">
          <w:rPr>
            <w:rStyle w:val="Ninguno"/>
            <w:u w:color="000000"/>
          </w:rPr>
          <w:t xml:space="preserve"> el </w:t>
        </w:r>
      </w:ins>
      <w:del w:id="961" w:author="(Estudiante) Andres Marcelo Olmedo Coronel" w:date="2026-10-26T21:09:00Z" w16du:dateUtc="2026-10-27T02:09:00Z">
        <w:r w:rsidRPr="004D4A21" w:rsidDel="000D5517">
          <w:rPr>
            <w:rStyle w:val="Ninguno"/>
            <w:u w:color="000000"/>
            <w:rPrChange w:id="962" w:author="(Estudiante) Andres Marcelo Olmedo Coronel" w:date="2026-10-26T20:49:00Z" w16du:dateUtc="2026-10-27T01:49:00Z">
              <w:rPr>
                <w:rStyle w:val="Ninguno"/>
                <w:u w:color="000000"/>
                <w:lang w:val="pt-PT"/>
              </w:rPr>
            </w:rPrChange>
          </w:rPr>
          <w:delText xml:space="preserve"> </w:delText>
        </w:r>
      </w:del>
      <w:r w:rsidRPr="004D4A21">
        <w:rPr>
          <w:rStyle w:val="Ninguno"/>
          <w:u w:color="000000"/>
          <w:rPrChange w:id="963" w:author="(Estudiante) Andres Marcelo Olmedo Coronel" w:date="2026-10-26T20:49:00Z" w16du:dateUtc="2026-10-27T01:49:00Z">
            <w:rPr>
              <w:rStyle w:val="Ninguno"/>
              <w:u w:color="000000"/>
              <w:lang w:val="pt-PT"/>
            </w:rPr>
          </w:rPrChange>
        </w:rPr>
        <w:t xml:space="preserve">Banco </w:t>
      </w:r>
      <w:del w:id="964" w:author="(Estudiante) Andres Marcelo Olmedo Coronel" w:date="2026-10-26T21:09:00Z" w16du:dateUtc="2026-10-27T02:09:00Z">
        <w:r w:rsidRPr="004D4A21" w:rsidDel="0094419C">
          <w:rPr>
            <w:rStyle w:val="Ninguno"/>
            <w:u w:color="000000"/>
            <w:rPrChange w:id="965" w:author="(Estudiante) Andres Marcelo Olmedo Coronel" w:date="2026-10-26T20:49:00Z" w16du:dateUtc="2026-10-27T01:49:00Z">
              <w:rPr>
                <w:rStyle w:val="Ninguno"/>
                <w:u w:color="000000"/>
                <w:lang w:val="pt-PT"/>
              </w:rPr>
            </w:rPrChange>
          </w:rPr>
          <w:delText xml:space="preserve">ProCredit </w:delText>
        </w:r>
      </w:del>
      <w:r w:rsidRPr="004D4A21">
        <w:rPr>
          <w:rStyle w:val="Ninguno"/>
          <w:u w:color="000000"/>
          <w:rPrChange w:id="966" w:author="(Estudiante) Andres Marcelo Olmedo Coronel" w:date="2026-10-26T20:49:00Z" w16du:dateUtc="2026-10-27T01:49:00Z">
            <w:rPr>
              <w:rStyle w:val="Ninguno"/>
              <w:u w:color="000000"/>
              <w:lang w:val="pt-PT"/>
            </w:rPr>
          </w:rPrChange>
        </w:rPr>
        <w:t>autorizará, en una fase posterior, el acceso a las 33 variables del inventario institucional en formato de panel cliente-mes; que el panel sintético, cuyo generador se documenta en el Anexo B, reproduce de forma razonable la estructura y la dinámica de la cartera, sin que sus métricas puedan extrapolarse a la cartera real; y que el equipo contará con la disponibilidad del custodio de datos y de un usuario validador durante las doce semanas del módulo de titulación.</w:t>
      </w:r>
    </w:p>
    <w:p w14:paraId="7BBDF1D3" w14:textId="77777777" w:rsidR="003C53B1" w:rsidRPr="004D4A21" w:rsidRDefault="00000000" w:rsidP="00567D22">
      <w:pPr>
        <w:pStyle w:val="Ttulo2"/>
        <w:numPr>
          <w:ilvl w:val="1"/>
          <w:numId w:val="1"/>
        </w:numPr>
        <w:rPr>
          <w:rFonts w:eastAsia="Arial"/>
          <w:lang w:val="es-EC"/>
          <w:rPrChange w:id="967" w:author="(Estudiante) Andres Marcelo Olmedo Coronel" w:date="2026-10-26T20:49:00Z" w16du:dateUtc="2026-10-27T01:49:00Z">
            <w:rPr>
              <w:rFonts w:eastAsia="Arial"/>
            </w:rPr>
          </w:rPrChange>
        </w:rPr>
      </w:pPr>
      <w:bookmarkStart w:id="968" w:name="_Toc13"/>
      <w:bookmarkStart w:id="969" w:name="_Toc243938841"/>
      <w:r w:rsidRPr="004D4A21">
        <w:rPr>
          <w:rStyle w:val="Ninguno"/>
          <w:u w:color="000000"/>
          <w:lang w:val="es-EC"/>
          <w:rPrChange w:id="970" w:author="(Estudiante) Andres Marcelo Olmedo Coronel" w:date="2026-10-26T20:49:00Z" w16du:dateUtc="2026-10-27T01:49:00Z">
            <w:rPr>
              <w:rStyle w:val="Ninguno"/>
              <w:u w:color="000000"/>
            </w:rPr>
          </w:rPrChange>
        </w:rPr>
        <w:lastRenderedPageBreak/>
        <w:t>Limitaciones y restricciones del proyecto</w:t>
      </w:r>
      <w:bookmarkEnd w:id="968"/>
      <w:bookmarkEnd w:id="969"/>
    </w:p>
    <w:p w14:paraId="7BBDF1D4" w14:textId="77777777" w:rsidR="003C53B1" w:rsidRPr="004D4A21" w:rsidRDefault="00000000">
      <w:pPr>
        <w:pStyle w:val="Cuerpo"/>
        <w:rPr>
          <w:lang w:val="es-EC"/>
          <w:rPrChange w:id="971" w:author="(Estudiante) Andres Marcelo Olmedo Coronel" w:date="2026-10-26T20:49:00Z" w16du:dateUtc="2026-10-27T01:49:00Z">
            <w:rPr/>
          </w:rPrChange>
        </w:rPr>
      </w:pPr>
      <w:r w:rsidRPr="004D4A21">
        <w:rPr>
          <w:rStyle w:val="Ninguno"/>
          <w:i/>
          <w:iCs/>
          <w:lang w:val="es-EC"/>
          <w:rPrChange w:id="972" w:author="(Estudiante) Andres Marcelo Olmedo Coronel" w:date="2026-10-26T20:49:00Z" w16du:dateUtc="2026-10-27T01:49:00Z">
            <w:rPr>
              <w:rStyle w:val="Ninguno"/>
              <w:i/>
              <w:iCs/>
            </w:rPr>
          </w:rPrChange>
        </w:rPr>
        <w:t>Limitació</w:t>
      </w:r>
      <w:r w:rsidRPr="004D4A21">
        <w:rPr>
          <w:rStyle w:val="Ninguno"/>
          <w:i/>
          <w:iCs/>
          <w:lang w:val="es-EC"/>
          <w:rPrChange w:id="973" w:author="(Estudiante) Andres Marcelo Olmedo Coronel" w:date="2026-10-26T20:49:00Z" w16du:dateUtc="2026-10-27T01:49:00Z">
            <w:rPr>
              <w:rStyle w:val="Ninguno"/>
              <w:i/>
              <w:iCs/>
              <w:lang w:val="de-DE"/>
            </w:rPr>
          </w:rPrChange>
        </w:rPr>
        <w:t>n:</w:t>
      </w:r>
    </w:p>
    <w:p w14:paraId="7BBDF1D5" w14:textId="77777777" w:rsidR="003C53B1" w:rsidRPr="004D4A21" w:rsidRDefault="00000000" w:rsidP="00567D22">
      <w:pPr>
        <w:pStyle w:val="Cuerpo"/>
        <w:numPr>
          <w:ilvl w:val="0"/>
          <w:numId w:val="6"/>
        </w:numPr>
        <w:spacing w:after="120"/>
        <w:rPr>
          <w:lang w:val="es-EC"/>
          <w:rPrChange w:id="974" w:author="(Estudiante) Andres Marcelo Olmedo Coronel" w:date="2026-10-26T20:49:00Z" w16du:dateUtc="2026-10-27T01:49:00Z">
            <w:rPr/>
          </w:rPrChange>
        </w:rPr>
      </w:pPr>
      <w:r w:rsidRPr="004D4A21">
        <w:rPr>
          <w:rStyle w:val="Ninguno"/>
          <w:lang w:val="es-EC"/>
          <w:rPrChange w:id="975" w:author="(Estudiante) Andres Marcelo Olmedo Coronel" w:date="2026-10-26T20:49:00Z" w16du:dateUtc="2026-10-27T01:49:00Z">
            <w:rPr>
              <w:rStyle w:val="Ninguno"/>
            </w:rPr>
          </w:rPrChange>
        </w:rPr>
        <w:t>No se desarrollará un modelo desde cero de tipo deep learning ni de procesamiento de lenguaje natural; el proyecto se circunscribe a algoritmos de aprendizaje automá</w:t>
      </w:r>
      <w:r w:rsidRPr="004D4A21">
        <w:rPr>
          <w:rStyle w:val="Ninguno"/>
          <w:lang w:val="es-EC"/>
          <w:rPrChange w:id="976" w:author="(Estudiante) Andres Marcelo Olmedo Coronel" w:date="2026-10-26T20:49:00Z" w16du:dateUtc="2026-10-27T01:49:00Z">
            <w:rPr>
              <w:rStyle w:val="Ninguno"/>
              <w:lang w:val="pt-PT"/>
            </w:rPr>
          </w:rPrChange>
        </w:rPr>
        <w:t>tico supervisado sobre datos tabulares (regresi</w:t>
      </w:r>
      <w:r w:rsidRPr="004D4A21">
        <w:rPr>
          <w:rStyle w:val="Ninguno"/>
          <w:lang w:val="es-EC"/>
          <w:rPrChange w:id="977" w:author="(Estudiante) Andres Marcelo Olmedo Coronel" w:date="2026-10-26T20:49:00Z" w16du:dateUtc="2026-10-27T01:49:00Z">
            <w:rPr>
              <w:rStyle w:val="Ninguno"/>
            </w:rPr>
          </w:rPrChange>
        </w:rPr>
        <w:t>ón logística y modelos de ensamble basados en árboles).</w:t>
      </w:r>
    </w:p>
    <w:p w14:paraId="7BBDF1D6" w14:textId="77777777" w:rsidR="003C53B1" w:rsidRPr="004D4A21" w:rsidRDefault="00000000" w:rsidP="00567D22">
      <w:pPr>
        <w:pStyle w:val="Cuerpo"/>
        <w:numPr>
          <w:ilvl w:val="0"/>
          <w:numId w:val="6"/>
        </w:numPr>
        <w:spacing w:after="120"/>
        <w:rPr>
          <w:lang w:val="es-EC"/>
          <w:rPrChange w:id="978" w:author="(Estudiante) Andres Marcelo Olmedo Coronel" w:date="2026-10-26T20:49:00Z" w16du:dateUtc="2026-10-27T01:49:00Z">
            <w:rPr/>
          </w:rPrChange>
        </w:rPr>
      </w:pPr>
      <w:r w:rsidRPr="004D4A21">
        <w:rPr>
          <w:rStyle w:val="Ninguno"/>
          <w:lang w:val="es-EC"/>
          <w:rPrChange w:id="979" w:author="(Estudiante) Andres Marcelo Olmedo Coronel" w:date="2026-10-26T20:49:00Z" w16du:dateUtc="2026-10-27T01:49:00Z">
            <w:rPr>
              <w:rStyle w:val="Ninguno"/>
            </w:rPr>
          </w:rPrChange>
        </w:rPr>
        <w:t>No se dispone, al inicio del proyecto, de una línea base institucional de recuperación, costos y tiempos de gestión; en consecuencia, el beneficio financiero incremental se medirá durante el piloto y no se asumirán ahorros no demostrados.</w:t>
      </w:r>
    </w:p>
    <w:p w14:paraId="7BBDF1D7" w14:textId="77777777" w:rsidR="003C53B1" w:rsidRPr="004D4A21" w:rsidRDefault="00000000" w:rsidP="00567D22">
      <w:pPr>
        <w:pStyle w:val="Cuerpo"/>
        <w:numPr>
          <w:ilvl w:val="0"/>
          <w:numId w:val="6"/>
        </w:numPr>
        <w:spacing w:after="120"/>
        <w:rPr>
          <w:lang w:val="es-EC"/>
          <w:rPrChange w:id="980" w:author="(Estudiante) Andres Marcelo Olmedo Coronel" w:date="2026-10-26T20:49:00Z" w16du:dateUtc="2026-10-27T01:49:00Z">
            <w:rPr/>
          </w:rPrChange>
        </w:rPr>
      </w:pPr>
      <w:r w:rsidRPr="004D4A21">
        <w:rPr>
          <w:rStyle w:val="Ninguno"/>
          <w:lang w:val="es-EC"/>
          <w:rPrChange w:id="981" w:author="(Estudiante) Andres Marcelo Olmedo Coronel" w:date="2026-10-26T20:49:00Z" w16du:dateUtc="2026-10-27T01:49:00Z">
            <w:rPr>
              <w:rStyle w:val="Ninguno"/>
            </w:rPr>
          </w:rPrChange>
        </w:rPr>
        <w:t>El modelo entregado corresponde a un producto mínimo viable (MVP) de apoyo a la decisión y no reemplaza el criterio profesional del gestor del Á</w:t>
      </w:r>
      <w:r w:rsidRPr="004D4A21">
        <w:rPr>
          <w:rStyle w:val="Ninguno"/>
          <w:lang w:val="es-EC"/>
          <w:rPrChange w:id="982" w:author="(Estudiante) Andres Marcelo Olmedo Coronel" w:date="2026-10-26T20:49:00Z" w16du:dateUtc="2026-10-27T01:49:00Z">
            <w:rPr>
              <w:rStyle w:val="Ninguno"/>
              <w:lang w:val="pt-PT"/>
            </w:rPr>
          </w:rPrChange>
        </w:rPr>
        <w:t>rea de Recuperaci</w:t>
      </w:r>
      <w:r w:rsidRPr="004D4A21">
        <w:rPr>
          <w:rStyle w:val="Ninguno"/>
          <w:lang w:val="es-EC"/>
          <w:rPrChange w:id="983" w:author="(Estudiante) Andres Marcelo Olmedo Coronel" w:date="2026-10-26T20:49:00Z" w16du:dateUtc="2026-10-27T01:49:00Z">
            <w:rPr>
              <w:rStyle w:val="Ninguno"/>
            </w:rPr>
          </w:rPrChange>
        </w:rPr>
        <w:t xml:space="preserve">ón, quien conservará </w:t>
      </w:r>
      <w:r w:rsidRPr="004D4A21">
        <w:rPr>
          <w:rStyle w:val="Ninguno"/>
          <w:lang w:val="es-EC"/>
          <w:rPrChange w:id="984" w:author="(Estudiante) Andres Marcelo Olmedo Coronel" w:date="2026-10-26T20:49:00Z" w16du:dateUtc="2026-10-27T01:49:00Z">
            <w:rPr>
              <w:rStyle w:val="Ninguno"/>
              <w:lang w:val="it-IT"/>
            </w:rPr>
          </w:rPrChange>
        </w:rPr>
        <w:t>la decisi</w:t>
      </w:r>
      <w:r w:rsidRPr="004D4A21">
        <w:rPr>
          <w:rStyle w:val="Ninguno"/>
          <w:lang w:val="es-EC"/>
          <w:rPrChange w:id="985" w:author="(Estudiante) Andres Marcelo Olmedo Coronel" w:date="2026-10-26T20:49:00Z" w16du:dateUtc="2026-10-27T01:49:00Z">
            <w:rPr>
              <w:rStyle w:val="Ninguno"/>
            </w:rPr>
          </w:rPrChange>
        </w:rPr>
        <w:t>ó</w:t>
      </w:r>
      <w:r w:rsidRPr="004D4A21">
        <w:rPr>
          <w:rStyle w:val="Ninguno"/>
          <w:lang w:val="es-EC"/>
          <w:rPrChange w:id="986" w:author="(Estudiante) Andres Marcelo Olmedo Coronel" w:date="2026-10-26T20:49:00Z" w16du:dateUtc="2026-10-27T01:49:00Z">
            <w:rPr>
              <w:rStyle w:val="Ninguno"/>
              <w:lang w:val="pt-PT"/>
            </w:rPr>
          </w:rPrChange>
        </w:rPr>
        <w:t>n final.</w:t>
      </w:r>
    </w:p>
    <w:p w14:paraId="7BBDF1D8" w14:textId="77777777" w:rsidR="003C53B1" w:rsidRPr="004D4A21" w:rsidRDefault="00000000">
      <w:pPr>
        <w:pStyle w:val="Cuerpo"/>
        <w:rPr>
          <w:lang w:val="es-EC"/>
          <w:rPrChange w:id="987" w:author="(Estudiante) Andres Marcelo Olmedo Coronel" w:date="2026-10-26T20:49:00Z" w16du:dateUtc="2026-10-27T01:49:00Z">
            <w:rPr/>
          </w:rPrChange>
        </w:rPr>
      </w:pPr>
      <w:r w:rsidRPr="004D4A21">
        <w:rPr>
          <w:rStyle w:val="Ninguno"/>
          <w:i/>
          <w:iCs/>
          <w:lang w:val="es-EC"/>
          <w:rPrChange w:id="988" w:author="(Estudiante) Andres Marcelo Olmedo Coronel" w:date="2026-10-26T20:49:00Z" w16du:dateUtc="2026-10-27T01:49:00Z">
            <w:rPr>
              <w:rStyle w:val="Ninguno"/>
              <w:i/>
              <w:iCs/>
              <w:lang w:val="it-IT"/>
            </w:rPr>
          </w:rPrChange>
        </w:rPr>
        <w:t>Restricci</w:t>
      </w:r>
      <w:r w:rsidRPr="004D4A21">
        <w:rPr>
          <w:rStyle w:val="Ninguno"/>
          <w:i/>
          <w:iCs/>
          <w:lang w:val="es-EC"/>
          <w:rPrChange w:id="989" w:author="(Estudiante) Andres Marcelo Olmedo Coronel" w:date="2026-10-26T20:49:00Z" w16du:dateUtc="2026-10-27T01:49:00Z">
            <w:rPr>
              <w:rStyle w:val="Ninguno"/>
              <w:i/>
              <w:iCs/>
            </w:rPr>
          </w:rPrChange>
        </w:rPr>
        <w:t>ó</w:t>
      </w:r>
      <w:r w:rsidRPr="004D4A21">
        <w:rPr>
          <w:rStyle w:val="Ninguno"/>
          <w:i/>
          <w:iCs/>
          <w:lang w:val="es-EC"/>
          <w:rPrChange w:id="990" w:author="(Estudiante) Andres Marcelo Olmedo Coronel" w:date="2026-10-26T20:49:00Z" w16du:dateUtc="2026-10-27T01:49:00Z">
            <w:rPr>
              <w:rStyle w:val="Ninguno"/>
              <w:i/>
              <w:iCs/>
              <w:lang w:val="de-DE"/>
            </w:rPr>
          </w:rPrChange>
        </w:rPr>
        <w:t>n:</w:t>
      </w:r>
    </w:p>
    <w:p w14:paraId="7BBDF1D9" w14:textId="7434942D" w:rsidR="003C53B1" w:rsidRPr="004D4A21" w:rsidRDefault="00000000" w:rsidP="00567D22">
      <w:pPr>
        <w:pStyle w:val="Cuerpo"/>
        <w:numPr>
          <w:ilvl w:val="0"/>
          <w:numId w:val="6"/>
        </w:numPr>
        <w:spacing w:after="120"/>
        <w:rPr>
          <w:lang w:val="es-EC"/>
          <w:rPrChange w:id="991" w:author="(Estudiante) Andres Marcelo Olmedo Coronel" w:date="2026-10-26T20:49:00Z" w16du:dateUtc="2026-10-27T01:49:00Z">
            <w:rPr/>
          </w:rPrChange>
        </w:rPr>
      </w:pPr>
      <w:r w:rsidRPr="004D4A21">
        <w:rPr>
          <w:rStyle w:val="Ninguno"/>
          <w:lang w:val="es-EC"/>
          <w:rPrChange w:id="992" w:author="(Estudiante) Andres Marcelo Olmedo Coronel" w:date="2026-10-26T20:49:00Z" w16du:dateUtc="2026-10-27T01:49:00Z">
            <w:rPr>
              <w:rStyle w:val="Ninguno"/>
            </w:rPr>
          </w:rPrChange>
        </w:rPr>
        <w:t>El desarrollo se ejecutará bajo el siguiente stack tecnológico: Python 3.11+ en Google Colab, pandas, scikit-learn, SHAP, LIME, joblib, MLflow, DVC y Git para el modelado, y Azure Machine Learning, Azure App Service y componentes DevExpress para el despliegue</w:t>
      </w:r>
      <w:ins w:id="993" w:author="(Estudiante) Andres Marcelo Olmedo Coronel" w:date="2026-10-26T21:21:00Z" w16du:dateUtc="2026-10-27T02:21:00Z">
        <w:r w:rsidR="00CF114E">
          <w:rPr>
            <w:rStyle w:val="Ninguno"/>
            <w:lang w:val="es-EC"/>
          </w:rPr>
          <w:t xml:space="preserve"> y pruebas </w:t>
        </w:r>
      </w:ins>
      <w:ins w:id="994" w:author="(Estudiante) Andres Marcelo Olmedo Coronel" w:date="2026-10-26T21:23:00Z" w16du:dateUtc="2026-10-27T02:23:00Z">
        <w:r w:rsidR="002D2C0F">
          <w:rPr>
            <w:rStyle w:val="Ninguno"/>
            <w:lang w:val="es-EC"/>
          </w:rPr>
          <w:t xml:space="preserve">con </w:t>
        </w:r>
      </w:ins>
      <w:ins w:id="995" w:author="(Estudiante) Andres Marcelo Olmedo Coronel" w:date="2026-10-26T21:21:00Z" w16du:dateUtc="2026-10-27T02:21:00Z">
        <w:r w:rsidR="00CF114E">
          <w:rPr>
            <w:rStyle w:val="Ninguno"/>
            <w:lang w:val="es-EC"/>
          </w:rPr>
          <w:t>P</w:t>
        </w:r>
      </w:ins>
      <w:ins w:id="996" w:author="(Estudiante) Andres Marcelo Olmedo Coronel" w:date="2026-10-27T01:45:00Z" w16du:dateUtc="2026-10-27T06:45:00Z">
        <w:r w:rsidR="004851BF">
          <w:rPr>
            <w:rStyle w:val="Ninguno"/>
            <w:lang w:val="es-EC"/>
          </w:rPr>
          <w:t>l</w:t>
        </w:r>
      </w:ins>
      <w:ins w:id="997" w:author="(Estudiante) Andres Marcelo Olmedo Coronel" w:date="2026-10-26T21:21:00Z" w16du:dateUtc="2026-10-27T02:21:00Z">
        <w:r w:rsidR="00CF114E">
          <w:rPr>
            <w:rStyle w:val="Ninguno"/>
            <w:lang w:val="es-EC"/>
          </w:rPr>
          <w:t>ay</w:t>
        </w:r>
      </w:ins>
      <w:ins w:id="998" w:author="(Estudiante) Andres Marcelo Olmedo Coronel" w:date="2026-10-27T01:45:00Z" w16du:dateUtc="2026-10-27T06:45:00Z">
        <w:r w:rsidR="00C91EA0">
          <w:rPr>
            <w:rStyle w:val="Ninguno"/>
            <w:lang w:val="es-EC"/>
          </w:rPr>
          <w:t>Wr</w:t>
        </w:r>
      </w:ins>
      <w:ins w:id="999" w:author="(Estudiante) Andres Marcelo Olmedo Coronel" w:date="2026-10-26T21:21:00Z" w16du:dateUtc="2026-10-27T02:21:00Z">
        <w:r w:rsidR="00CF114E">
          <w:rPr>
            <w:rStyle w:val="Ninguno"/>
            <w:lang w:val="es-EC"/>
          </w:rPr>
          <w:t>igh</w:t>
        </w:r>
      </w:ins>
      <w:ins w:id="1000" w:author="(Estudiante) Andres Marcelo Olmedo Coronel" w:date="2026-10-27T01:45:00Z" w16du:dateUtc="2026-10-27T06:45:00Z">
        <w:r w:rsidR="00C91EA0">
          <w:rPr>
            <w:rStyle w:val="Ninguno"/>
            <w:lang w:val="es-EC"/>
          </w:rPr>
          <w:t>t</w:t>
        </w:r>
      </w:ins>
      <w:ins w:id="1001" w:author="(Estudiante) Andres Marcelo Olmedo Coronel" w:date="2026-10-26T21:21:00Z" w16du:dateUtc="2026-10-27T02:21:00Z">
        <w:r w:rsidR="00CF114E">
          <w:rPr>
            <w:rStyle w:val="Ninguno"/>
            <w:lang w:val="es-EC"/>
          </w:rPr>
          <w:t xml:space="preserve"> </w:t>
        </w:r>
      </w:ins>
      <w:r w:rsidRPr="004D4A21">
        <w:rPr>
          <w:rStyle w:val="Ninguno"/>
          <w:lang w:val="es-EC"/>
          <w:rPrChange w:id="1002" w:author="(Estudiante) Andres Marcelo Olmedo Coronel" w:date="2026-10-26T20:49:00Z" w16du:dateUtc="2026-10-27T01:49:00Z">
            <w:rPr>
              <w:rStyle w:val="Ninguno"/>
            </w:rPr>
          </w:rPrChange>
        </w:rPr>
        <w:t>.</w:t>
      </w:r>
    </w:p>
    <w:p w14:paraId="7BBDF1DA" w14:textId="77777777" w:rsidR="003C53B1" w:rsidRPr="004D4A21" w:rsidRDefault="00000000" w:rsidP="00567D22">
      <w:pPr>
        <w:pStyle w:val="Cuerpo"/>
        <w:numPr>
          <w:ilvl w:val="0"/>
          <w:numId w:val="6"/>
        </w:numPr>
        <w:spacing w:after="120"/>
        <w:rPr>
          <w:lang w:val="es-EC"/>
          <w:rPrChange w:id="1003" w:author="(Estudiante) Andres Marcelo Olmedo Coronel" w:date="2026-10-26T20:49:00Z" w16du:dateUtc="2026-10-27T01:49:00Z">
            <w:rPr/>
          </w:rPrChange>
        </w:rPr>
      </w:pPr>
      <w:r w:rsidRPr="004D4A21">
        <w:rPr>
          <w:rStyle w:val="Ninguno"/>
          <w:lang w:val="es-EC"/>
          <w:rPrChange w:id="1004" w:author="(Estudiante) Andres Marcelo Olmedo Coronel" w:date="2026-10-26T20:49:00Z" w16du:dateUtc="2026-10-27T01:49:00Z">
            <w:rPr>
              <w:rStyle w:val="Ninguno"/>
            </w:rPr>
          </w:rPrChange>
        </w:rPr>
        <w:t>El proyecto operará sobre un entorno de có</w:t>
      </w:r>
      <w:r w:rsidRPr="004D4A21">
        <w:rPr>
          <w:rStyle w:val="Ninguno"/>
          <w:lang w:val="es-EC"/>
          <w:rPrChange w:id="1005" w:author="(Estudiante) Andres Marcelo Olmedo Coronel" w:date="2026-10-26T20:49:00Z" w16du:dateUtc="2026-10-27T01:49:00Z">
            <w:rPr>
              <w:rStyle w:val="Ninguno"/>
              <w:lang w:val="it-IT"/>
            </w:rPr>
          </w:rPrChange>
        </w:rPr>
        <w:t>mputo m</w:t>
      </w:r>
      <w:r w:rsidRPr="004D4A21">
        <w:rPr>
          <w:rStyle w:val="Ninguno"/>
          <w:lang w:val="es-EC"/>
          <w:rPrChange w:id="1006" w:author="(Estudiante) Andres Marcelo Olmedo Coronel" w:date="2026-10-26T20:49:00Z" w16du:dateUtc="2026-10-27T01:49:00Z">
            <w:rPr>
              <w:rStyle w:val="Ninguno"/>
            </w:rPr>
          </w:rPrChange>
        </w:rPr>
        <w:t>í</w:t>
      </w:r>
      <w:r w:rsidRPr="004D4A21">
        <w:rPr>
          <w:rStyle w:val="Ninguno"/>
          <w:lang w:val="es-EC"/>
          <w:rPrChange w:id="1007" w:author="(Estudiante) Andres Marcelo Olmedo Coronel" w:date="2026-10-26T20:49:00Z" w16du:dateUtc="2026-10-27T01:49:00Z">
            <w:rPr>
              <w:rStyle w:val="Ninguno"/>
              <w:lang w:val="pt-PT"/>
            </w:rPr>
          </w:rPrChange>
        </w:rPr>
        <w:t>nimo de 4 n</w:t>
      </w:r>
      <w:r w:rsidRPr="004D4A21">
        <w:rPr>
          <w:rStyle w:val="Ninguno"/>
          <w:lang w:val="es-EC"/>
          <w:rPrChange w:id="1008" w:author="(Estudiante) Andres Marcelo Olmedo Coronel" w:date="2026-10-26T20:49:00Z" w16du:dateUtc="2026-10-27T01:49:00Z">
            <w:rPr>
              <w:rStyle w:val="Ninguno"/>
            </w:rPr>
          </w:rPrChange>
        </w:rPr>
        <w:t>úcleos de CPU y 16 GB de RAM, sin requerimiento obligatorio de GPU.</w:t>
      </w:r>
    </w:p>
    <w:p w14:paraId="7BBDF1DB" w14:textId="77777777" w:rsidR="003C53B1" w:rsidRPr="004D4A21" w:rsidRDefault="00000000" w:rsidP="00567D22">
      <w:pPr>
        <w:pStyle w:val="Cuerpo"/>
        <w:numPr>
          <w:ilvl w:val="0"/>
          <w:numId w:val="6"/>
        </w:numPr>
        <w:spacing w:after="120"/>
        <w:rPr>
          <w:lang w:val="es-EC"/>
          <w:rPrChange w:id="1009" w:author="(Estudiante) Andres Marcelo Olmedo Coronel" w:date="2026-10-26T20:49:00Z" w16du:dateUtc="2026-10-27T01:49:00Z">
            <w:rPr/>
          </w:rPrChange>
        </w:rPr>
      </w:pPr>
      <w:r w:rsidRPr="004D4A21">
        <w:rPr>
          <w:rStyle w:val="Ninguno"/>
          <w:lang w:val="es-EC"/>
          <w:rPrChange w:id="1010" w:author="(Estudiante) Andres Marcelo Olmedo Coronel" w:date="2026-10-26T20:49:00Z" w16du:dateUtc="2026-10-27T01:49:00Z">
            <w:rPr>
              <w:rStyle w:val="Ninguno"/>
            </w:rPr>
          </w:rPrChange>
        </w:rPr>
        <w:t>El tratamiento de los datos deberá cumplir con la Ley Orgánica de Protección de Datos Personales (LOPDP) del Ecuador y con las políticas internas de seguridad de la informació</w:t>
      </w:r>
      <w:r w:rsidRPr="004D4A21">
        <w:rPr>
          <w:rStyle w:val="Ninguno"/>
          <w:lang w:val="es-EC"/>
          <w:rPrChange w:id="1011" w:author="(Estudiante) Andres Marcelo Olmedo Coronel" w:date="2026-10-26T20:49:00Z" w16du:dateUtc="2026-10-27T01:49:00Z">
            <w:rPr>
              <w:rStyle w:val="Ninguno"/>
              <w:lang w:val="pt-PT"/>
            </w:rPr>
          </w:rPrChange>
        </w:rPr>
        <w:t>n</w:t>
      </w:r>
      <w:del w:id="1012" w:author="(Estudiante) Andres Marcelo Olmedo Coronel" w:date="2026-10-26T21:23:00Z" w16du:dateUtc="2026-10-27T02:23:00Z">
        <w:r w:rsidRPr="004D4A21" w:rsidDel="009D3986">
          <w:rPr>
            <w:rStyle w:val="Ninguno"/>
            <w:lang w:val="es-EC"/>
            <w:rPrChange w:id="1013" w:author="(Estudiante) Andres Marcelo Olmedo Coronel" w:date="2026-10-26T20:49:00Z" w16du:dateUtc="2026-10-27T01:49:00Z">
              <w:rPr>
                <w:rStyle w:val="Ninguno"/>
                <w:lang w:val="pt-PT"/>
              </w:rPr>
            </w:rPrChange>
          </w:rPr>
          <w:delText xml:space="preserve"> de Banco ProCredit</w:delText>
        </w:r>
      </w:del>
      <w:r w:rsidRPr="004D4A21">
        <w:rPr>
          <w:rStyle w:val="Ninguno"/>
          <w:lang w:val="es-EC"/>
          <w:rPrChange w:id="1014" w:author="(Estudiante) Andres Marcelo Olmedo Coronel" w:date="2026-10-26T20:49:00Z" w16du:dateUtc="2026-10-27T01:49:00Z">
            <w:rPr>
              <w:rStyle w:val="Ninguno"/>
              <w:lang w:val="pt-PT"/>
            </w:rPr>
          </w:rPrChange>
        </w:rPr>
        <w:t>.</w:t>
      </w:r>
    </w:p>
    <w:p w14:paraId="7BBDF1DC" w14:textId="77777777" w:rsidR="003C53B1" w:rsidRPr="004D4A21" w:rsidRDefault="00000000" w:rsidP="00567D22">
      <w:pPr>
        <w:pStyle w:val="Cuerpo"/>
        <w:numPr>
          <w:ilvl w:val="0"/>
          <w:numId w:val="6"/>
        </w:numPr>
        <w:spacing w:after="120"/>
        <w:rPr>
          <w:lang w:val="es-EC"/>
          <w:rPrChange w:id="1015" w:author="(Estudiante) Andres Marcelo Olmedo Coronel" w:date="2026-10-26T20:49:00Z" w16du:dateUtc="2026-10-27T01:49:00Z">
            <w:rPr/>
          </w:rPrChange>
        </w:rPr>
      </w:pPr>
      <w:r w:rsidRPr="004D4A21">
        <w:rPr>
          <w:rStyle w:val="Ninguno"/>
          <w:lang w:val="es-EC"/>
          <w:rPrChange w:id="1016" w:author="(Estudiante) Andres Marcelo Olmedo Coronel" w:date="2026-10-26T20:49:00Z" w16du:dateUtc="2026-10-27T01:49:00Z">
            <w:rPr>
              <w:rStyle w:val="Ninguno"/>
            </w:rPr>
          </w:rPrChange>
        </w:rPr>
        <w:t>El proyecto deberá completarse dentro del cronograma de doce semanas establecido para el módulo de titulación.</w:t>
      </w:r>
    </w:p>
    <w:p w14:paraId="7BBDF1DD" w14:textId="77777777" w:rsidR="003C53B1" w:rsidRPr="004D4A21" w:rsidRDefault="00000000" w:rsidP="00567D22">
      <w:pPr>
        <w:pStyle w:val="Ttulo1"/>
        <w:numPr>
          <w:ilvl w:val="0"/>
          <w:numId w:val="1"/>
        </w:numPr>
        <w:rPr>
          <w:rFonts w:eastAsia="Arial"/>
          <w:lang w:val="es-EC"/>
          <w:rPrChange w:id="1017" w:author="(Estudiante) Andres Marcelo Olmedo Coronel" w:date="2026-10-26T20:49:00Z" w16du:dateUtc="2026-10-27T01:49:00Z">
            <w:rPr>
              <w:rFonts w:eastAsia="Arial"/>
            </w:rPr>
          </w:rPrChange>
        </w:rPr>
      </w:pPr>
      <w:bookmarkStart w:id="1018" w:name="_Toc14"/>
      <w:bookmarkStart w:id="1019" w:name="_Toc243938842"/>
      <w:r w:rsidRPr="004D4A21">
        <w:rPr>
          <w:rStyle w:val="Ninguno"/>
          <w:lang w:val="es-EC"/>
          <w:rPrChange w:id="1020" w:author="(Estudiante) Andres Marcelo Olmedo Coronel" w:date="2026-10-26T20:49:00Z" w16du:dateUtc="2026-10-27T01:49:00Z">
            <w:rPr>
              <w:rStyle w:val="Ninguno"/>
            </w:rPr>
          </w:rPrChange>
        </w:rPr>
        <w:t>Planificación y costos del proyecto</w:t>
      </w:r>
      <w:bookmarkEnd w:id="1018"/>
      <w:bookmarkEnd w:id="1019"/>
    </w:p>
    <w:p w14:paraId="7BBDF1DE" w14:textId="77777777" w:rsidR="003C53B1" w:rsidRPr="004D4A21" w:rsidRDefault="00000000">
      <w:pPr>
        <w:pStyle w:val="Cuerpo"/>
        <w:rPr>
          <w:rFonts w:eastAsia="Arial"/>
          <w:u w:color="2E74B5"/>
          <w:lang w:val="es-EC"/>
          <w:rPrChange w:id="1021" w:author="(Estudiante) Andres Marcelo Olmedo Coronel" w:date="2026-10-26T20:49:00Z" w16du:dateUtc="2026-10-27T01:49:00Z">
            <w:rPr>
              <w:rFonts w:eastAsia="Arial"/>
              <w:u w:color="2E74B5"/>
            </w:rPr>
          </w:rPrChange>
        </w:rPr>
      </w:pPr>
      <w:r w:rsidRPr="004D4A21">
        <w:rPr>
          <w:rStyle w:val="Ninguno"/>
          <w:lang w:val="es-EC"/>
          <w:rPrChange w:id="1022" w:author="(Estudiante) Andres Marcelo Olmedo Coronel" w:date="2026-10-26T20:49:00Z" w16du:dateUtc="2026-10-27T01:49:00Z">
            <w:rPr>
              <w:rStyle w:val="Ninguno"/>
            </w:rPr>
          </w:rPrChange>
        </w:rPr>
        <w:t>La planificación del proyecto se organiza mediante una metodología ágil de tipo Scrum, adaptada a las prácticas de MLOps descritas por Kreuzberger et al. (2023), mediante cuatro sprints de tres semanas cada uno, alineados con los objetivos específicos definidos en la sección 3.2, cada uno con un entregable verificable y un hito de revisión. El avance se revisa semanalmente entre los tres integrantes del equipo.</w:t>
      </w:r>
    </w:p>
    <w:p w14:paraId="7BBDF1DF" w14:textId="77777777" w:rsidR="003C53B1" w:rsidRPr="004D4A21" w:rsidRDefault="00000000">
      <w:pPr>
        <w:pStyle w:val="Cuerpo"/>
        <w:rPr>
          <w:rFonts w:eastAsia="Arial"/>
          <w:u w:color="2E74B5"/>
          <w:lang w:val="es-EC"/>
          <w:rPrChange w:id="1023" w:author="(Estudiante) Andres Marcelo Olmedo Coronel" w:date="2026-10-26T20:49:00Z" w16du:dateUtc="2026-10-27T01:49:00Z">
            <w:rPr>
              <w:rFonts w:eastAsia="Arial"/>
              <w:u w:color="2E74B5"/>
            </w:rPr>
          </w:rPrChange>
        </w:rPr>
      </w:pPr>
      <w:r w:rsidRPr="004D4A21">
        <w:rPr>
          <w:rStyle w:val="Ninguno"/>
          <w:lang w:val="es-EC"/>
          <w:rPrChange w:id="1024" w:author="(Estudiante) Andres Marcelo Olmedo Coronel" w:date="2026-10-26T20:49:00Z" w16du:dateUtc="2026-10-27T01:49:00Z">
            <w:rPr>
              <w:rStyle w:val="Ninguno"/>
            </w:rPr>
          </w:rPrChange>
        </w:rPr>
        <w:t>La identificación de tareas y la asignación de responsables por sprint es la siguiente:</w:t>
      </w:r>
    </w:p>
    <w:p w14:paraId="7BBDF1E0" w14:textId="77777777" w:rsidR="003C53B1" w:rsidRPr="004D4A21" w:rsidRDefault="00000000" w:rsidP="00567D22">
      <w:pPr>
        <w:pStyle w:val="Prrafodelista"/>
        <w:numPr>
          <w:ilvl w:val="0"/>
          <w:numId w:val="3"/>
        </w:numPr>
        <w:spacing w:after="120" w:line="240" w:lineRule="auto"/>
        <w:ind w:left="720" w:hanging="360"/>
        <w:rPr>
          <w:lang w:val="es-EC"/>
          <w:rPrChange w:id="1025" w:author="(Estudiante) Andres Marcelo Olmedo Coronel" w:date="2026-10-26T20:49:00Z" w16du:dateUtc="2026-10-27T01:49:00Z">
            <w:rPr/>
          </w:rPrChange>
        </w:rPr>
      </w:pPr>
      <w:r w:rsidRPr="004D4A21">
        <w:rPr>
          <w:rStyle w:val="Ninguno"/>
          <w:b/>
          <w:bCs/>
          <w:lang w:val="es-EC"/>
          <w:rPrChange w:id="1026" w:author="(Estudiante) Andres Marcelo Olmedo Coronel" w:date="2026-10-26T20:49:00Z" w16du:dateUtc="2026-10-27T01:49:00Z">
            <w:rPr>
              <w:rStyle w:val="Ninguno"/>
              <w:b/>
              <w:bCs/>
            </w:rPr>
          </w:rPrChange>
        </w:rPr>
        <w:lastRenderedPageBreak/>
        <w:t xml:space="preserve">Sprint 1 (semanas 1-3) </w:t>
      </w:r>
      <w:r w:rsidRPr="004D4A21">
        <w:rPr>
          <w:rStyle w:val="Ninguno"/>
          <w:b/>
          <w:bCs/>
          <w:lang w:val="es-EC"/>
        </w:rPr>
        <w:t xml:space="preserve">— </w:t>
      </w:r>
      <w:r w:rsidRPr="004D4A21">
        <w:rPr>
          <w:rStyle w:val="Ninguno"/>
          <w:b/>
          <w:bCs/>
          <w:lang w:val="es-EC"/>
          <w:rPrChange w:id="1027" w:author="(Estudiante) Andres Marcelo Olmedo Coronel" w:date="2026-10-26T20:49:00Z" w16du:dateUtc="2026-10-27T01:49:00Z">
            <w:rPr>
              <w:rStyle w:val="Ninguno"/>
              <w:b/>
              <w:bCs/>
              <w:lang w:val="it-IT"/>
            </w:rPr>
          </w:rPrChange>
        </w:rPr>
        <w:t>Diagn</w:t>
      </w:r>
      <w:r w:rsidRPr="004D4A21">
        <w:rPr>
          <w:rStyle w:val="Ninguno"/>
          <w:b/>
          <w:bCs/>
          <w:lang w:val="es-EC"/>
          <w:rPrChange w:id="1028" w:author="(Estudiante) Andres Marcelo Olmedo Coronel" w:date="2026-10-26T20:49:00Z" w16du:dateUtc="2026-10-27T01:49:00Z">
            <w:rPr>
              <w:rStyle w:val="Ninguno"/>
              <w:b/>
              <w:bCs/>
            </w:rPr>
          </w:rPrChange>
        </w:rPr>
        <w:t xml:space="preserve">óstico de datos y arquitectura reproducible: </w:t>
      </w:r>
      <w:r w:rsidRPr="004D4A21">
        <w:rPr>
          <w:rStyle w:val="Ninguno"/>
          <w:lang w:val="es-EC"/>
          <w:rPrChange w:id="1029" w:author="(Estudiante) Andres Marcelo Olmedo Coronel" w:date="2026-10-26T20:49:00Z" w16du:dateUtc="2026-10-27T01:49:00Z">
            <w:rPr>
              <w:rStyle w:val="Ninguno"/>
            </w:rPr>
          </w:rPrChange>
        </w:rPr>
        <w:t>análisis de procedencia, calidad y consistencia de las 33 variables del inventario institucional; aprobación del diccionario de datos y de la etiqueta ordinal mora_h90; diseño del pipeline de ingesta, entrenamiento, inferencia y monitoreo; versionamiento de datos y modelos con DVC; registro de experimentos con MLflow; construcción de una imagen Docker funcional. Responsable principal: Garcí</w:t>
      </w:r>
      <w:r w:rsidRPr="004D4A21">
        <w:rPr>
          <w:rStyle w:val="Ninguno"/>
          <w:lang w:val="es-EC"/>
          <w:rPrChange w:id="1030" w:author="(Estudiante) Andres Marcelo Olmedo Coronel" w:date="2026-10-26T20:49:00Z" w16du:dateUtc="2026-10-27T01:49:00Z">
            <w:rPr>
              <w:rStyle w:val="Ninguno"/>
              <w:lang w:val="it-IT"/>
            </w:rPr>
          </w:rPrChange>
        </w:rPr>
        <w:t>a Mora (diagn</w:t>
      </w:r>
      <w:r w:rsidRPr="004D4A21">
        <w:rPr>
          <w:rStyle w:val="Ninguno"/>
          <w:lang w:val="es-EC"/>
          <w:rPrChange w:id="1031" w:author="(Estudiante) Andres Marcelo Olmedo Coronel" w:date="2026-10-26T20:49:00Z" w16du:dateUtc="2026-10-27T01:49:00Z">
            <w:rPr>
              <w:rStyle w:val="Ninguno"/>
            </w:rPr>
          </w:rPrChange>
        </w:rPr>
        <w:t>óstico de datos) y Olmedo Coronel (arquitectura), con apoyo de Suasnavas Gutiérrez y consulta al custodio de datos y a Riesgos de Cr</w:t>
      </w:r>
      <w:r w:rsidRPr="004D4A21">
        <w:rPr>
          <w:rStyle w:val="Ninguno"/>
          <w:lang w:val="es-EC"/>
          <w:rPrChange w:id="1032" w:author="(Estudiante) Andres Marcelo Olmedo Coronel" w:date="2026-10-26T20:49:00Z" w16du:dateUtc="2026-10-27T01:49:00Z">
            <w:rPr>
              <w:rStyle w:val="Ninguno"/>
              <w:lang w:val="fr-FR"/>
            </w:rPr>
          </w:rPrChange>
        </w:rPr>
        <w:t>é</w:t>
      </w:r>
      <w:r w:rsidRPr="004D4A21">
        <w:rPr>
          <w:rStyle w:val="Ninguno"/>
          <w:lang w:val="es-EC"/>
          <w:rPrChange w:id="1033" w:author="(Estudiante) Andres Marcelo Olmedo Coronel" w:date="2026-10-26T20:49:00Z" w16du:dateUtc="2026-10-27T01:49:00Z">
            <w:rPr>
              <w:rStyle w:val="Ninguno"/>
            </w:rPr>
          </w:rPrChange>
        </w:rPr>
        <w:t>dito. Hito: informe de datos y diccionario aprobados, y pipeline reproducible con línea base logí</w:t>
      </w:r>
      <w:r w:rsidRPr="004D4A21">
        <w:rPr>
          <w:rStyle w:val="Ninguno"/>
          <w:lang w:val="es-EC"/>
          <w:rPrChange w:id="1034" w:author="(Estudiante) Andres Marcelo Olmedo Coronel" w:date="2026-10-26T20:49:00Z" w16du:dateUtc="2026-10-27T01:49:00Z">
            <w:rPr>
              <w:rStyle w:val="Ninguno"/>
              <w:lang w:val="pt-PT"/>
            </w:rPr>
          </w:rPrChange>
        </w:rPr>
        <w:t>stica registrada.</w:t>
      </w:r>
    </w:p>
    <w:p w14:paraId="7BBDF1E1" w14:textId="77777777" w:rsidR="003C53B1" w:rsidRPr="004D4A21" w:rsidRDefault="00000000" w:rsidP="00567D22">
      <w:pPr>
        <w:pStyle w:val="Prrafodelista"/>
        <w:numPr>
          <w:ilvl w:val="0"/>
          <w:numId w:val="3"/>
        </w:numPr>
        <w:spacing w:after="120" w:line="240" w:lineRule="auto"/>
        <w:ind w:left="720" w:hanging="360"/>
        <w:rPr>
          <w:lang w:val="es-EC"/>
          <w:rPrChange w:id="1035" w:author="(Estudiante) Andres Marcelo Olmedo Coronel" w:date="2026-10-26T20:49:00Z" w16du:dateUtc="2026-10-27T01:49:00Z">
            <w:rPr/>
          </w:rPrChange>
        </w:rPr>
      </w:pPr>
      <w:r w:rsidRPr="004D4A21">
        <w:rPr>
          <w:b/>
          <w:bCs/>
          <w:lang w:val="es-EC"/>
          <w:rPrChange w:id="1036" w:author="(Estudiante) Andres Marcelo Olmedo Coronel" w:date="2026-10-26T20:49:00Z" w16du:dateUtc="2026-10-27T01:49:00Z">
            <w:rPr>
              <w:b/>
              <w:bCs/>
            </w:rPr>
          </w:rPrChange>
        </w:rPr>
        <w:t xml:space="preserve">Sprint 2 (semanas 4-6) — Modelado y comparación: </w:t>
      </w:r>
      <w:r w:rsidRPr="004D4A21">
        <w:rPr>
          <w:lang w:val="es-EC"/>
          <w:rPrChange w:id="1037" w:author="(Estudiante) Andres Marcelo Olmedo Coronel" w:date="2026-10-26T20:49:00Z" w16du:dateUtc="2026-10-27T01:49:00Z">
            <w:rPr/>
          </w:rPrChange>
        </w:rPr>
        <w:t>construcción del panel cliente-mes y de la etiqueta mora_h90; implementación de la regla institucional, la regresión logística multinomial y cinco modelos de aprendizaje automático, incluido un modelo ordinal, bajo validación temporal con embargo. Responsable principal: Olmedo Coronel y García Mora. Hito: tabla comparativa de modelos y modelo candidato seleccionado.</w:t>
      </w:r>
    </w:p>
    <w:p w14:paraId="7BBDF1E2" w14:textId="77777777" w:rsidR="003C53B1" w:rsidRPr="004D4A21" w:rsidRDefault="00000000" w:rsidP="00567D22">
      <w:pPr>
        <w:pStyle w:val="Prrafodelista"/>
        <w:numPr>
          <w:ilvl w:val="0"/>
          <w:numId w:val="3"/>
        </w:numPr>
        <w:spacing w:after="120" w:line="240" w:lineRule="auto"/>
        <w:ind w:left="720" w:hanging="360"/>
        <w:rPr>
          <w:lang w:val="es-EC"/>
          <w:rPrChange w:id="1038" w:author="(Estudiante) Andres Marcelo Olmedo Coronel" w:date="2026-10-26T20:49:00Z" w16du:dateUtc="2026-10-27T01:49:00Z">
            <w:rPr>
              <w:lang w:val="pt-PT"/>
            </w:rPr>
          </w:rPrChange>
        </w:rPr>
      </w:pPr>
      <w:r w:rsidRPr="004D4A21">
        <w:rPr>
          <w:b/>
          <w:bCs/>
          <w:lang w:val="es-EC"/>
          <w:rPrChange w:id="1039" w:author="(Estudiante) Andres Marcelo Olmedo Coronel" w:date="2026-10-26T20:49:00Z" w16du:dateUtc="2026-10-27T01:49:00Z">
            <w:rPr>
              <w:b/>
              <w:bCs/>
            </w:rPr>
          </w:rPrChange>
        </w:rPr>
        <w:t xml:space="preserve">Sprint 3 (semanas 7-9) — Evaluación técnica y ética: </w:t>
      </w:r>
      <w:r w:rsidRPr="004D4A21">
        <w:rPr>
          <w:lang w:val="es-EC"/>
          <w:rPrChange w:id="1040" w:author="(Estudiante) Andres Marcelo Olmedo Coronel" w:date="2026-10-26T20:49:00Z" w16du:dateUtc="2026-10-27T01:49:00Z">
            <w:rPr/>
          </w:rPrChange>
        </w:rPr>
        <w:t>calibración, robustez, equidad y explicabilidad SHAP y LIME del modelo seleccionado, conforme a la norma ISO/IEC 25059 (ISO/IEC, 2023b). Responsable principal: Suasnavas Gutiérrez y Olmedo Coronel. Hito: informe de evaluación y ficha del modelo (model card).</w:t>
      </w:r>
    </w:p>
    <w:p w14:paraId="7BBDF1E3" w14:textId="77777777" w:rsidR="003C53B1" w:rsidRPr="004D4A21" w:rsidRDefault="00000000" w:rsidP="00567D22">
      <w:pPr>
        <w:pStyle w:val="Prrafodelista"/>
        <w:numPr>
          <w:ilvl w:val="0"/>
          <w:numId w:val="3"/>
        </w:numPr>
        <w:spacing w:after="120" w:line="240" w:lineRule="auto"/>
        <w:ind w:left="720" w:hanging="360"/>
        <w:rPr>
          <w:lang w:val="es-EC"/>
          <w:rPrChange w:id="1041" w:author="(Estudiante) Andres Marcelo Olmedo Coronel" w:date="2026-10-26T20:49:00Z" w16du:dateUtc="2026-10-27T01:49:00Z">
            <w:rPr>
              <w:lang w:val="pt-PT"/>
            </w:rPr>
          </w:rPrChange>
        </w:rPr>
      </w:pPr>
      <w:r w:rsidRPr="004D4A21">
        <w:rPr>
          <w:rStyle w:val="Ninguno"/>
          <w:b/>
          <w:bCs/>
          <w:lang w:val="es-EC"/>
          <w:rPrChange w:id="1042" w:author="(Estudiante) Andres Marcelo Olmedo Coronel" w:date="2026-10-26T20:49:00Z" w16du:dateUtc="2026-10-27T01:49:00Z">
            <w:rPr>
              <w:rStyle w:val="Ninguno"/>
              <w:b/>
              <w:bCs/>
              <w:lang w:val="pt-PT"/>
            </w:rPr>
          </w:rPrChange>
        </w:rPr>
        <w:t xml:space="preserve">Sprint 4 (semanas 10-12) — Integración, validación y cierre: </w:t>
      </w:r>
      <w:r w:rsidRPr="004D4A21">
        <w:rPr>
          <w:rStyle w:val="Ninguno"/>
          <w:lang w:val="es-EC"/>
          <w:rPrChange w:id="1043" w:author="(Estudiante) Andres Marcelo Olmedo Coronel" w:date="2026-10-26T20:49:00Z" w16du:dateUtc="2026-10-27T01:49:00Z">
            <w:rPr>
              <w:rStyle w:val="Ninguno"/>
            </w:rPr>
          </w:rPrChange>
        </w:rPr>
        <w:t>despliegue del modelo en Azure Machine Learning y desarrollo de la aplicación web Gestión de Riesgos, pruebas técnicas y de aceptación de usuario (UAT), monitoreo de drift y procedimiento de rollback, y elaboración del informe final y del material de defensa. Responsable: los tres autores, con liderazgo de García Mora en la integración y de Suasnavas Gutiérrez en la interfaz. Hito: MVP funcional, acta de UAT y entrega completa del proyecto.</w:t>
      </w:r>
    </w:p>
    <w:p w14:paraId="7BBDF1E4" w14:textId="77777777" w:rsidR="003C53B1" w:rsidRPr="004D4A21" w:rsidRDefault="00000000">
      <w:pPr>
        <w:pStyle w:val="Cuerpo"/>
        <w:rPr>
          <w:rFonts w:eastAsia="Arial"/>
          <w:lang w:val="es-EC"/>
          <w:rPrChange w:id="1044" w:author="(Estudiante) Andres Marcelo Olmedo Coronel" w:date="2026-10-26T20:49:00Z" w16du:dateUtc="2026-10-27T01:49:00Z">
            <w:rPr>
              <w:rFonts w:eastAsia="Arial"/>
            </w:rPr>
          </w:rPrChange>
        </w:rPr>
      </w:pPr>
      <w:r w:rsidRPr="004D4A21">
        <w:rPr>
          <w:lang w:val="es-EC"/>
          <w:rPrChange w:id="1045" w:author="(Estudiante) Andres Marcelo Olmedo Coronel" w:date="2026-10-26T20:49:00Z" w16du:dateUtc="2026-10-27T01:49:00Z">
            <w:rPr/>
          </w:rPrChange>
        </w:rPr>
        <w:t>El cronograma referencial se resume en la Figura 3, elaborada a partir de la planificación por sprints descrita anteriormente:</w:t>
      </w:r>
    </w:p>
    <w:p w14:paraId="7BBDF1E5" w14:textId="77777777" w:rsidR="003C53B1" w:rsidRPr="004D4A21" w:rsidRDefault="00000000">
      <w:pPr>
        <w:pStyle w:val="Cuerpo"/>
        <w:keepNext/>
        <w:spacing w:after="0"/>
        <w:jc w:val="left"/>
        <w:rPr>
          <w:lang w:val="es-EC"/>
          <w:rPrChange w:id="1046" w:author="(Estudiante) Andres Marcelo Olmedo Coronel" w:date="2026-10-26T20:49:00Z" w16du:dateUtc="2026-10-27T01:49:00Z">
            <w:rPr/>
          </w:rPrChange>
        </w:rPr>
      </w:pPr>
      <w:r w:rsidRPr="004D4A21">
        <w:rPr>
          <w:b/>
          <w:bCs/>
          <w:lang w:val="es-EC"/>
          <w:rPrChange w:id="1047" w:author="(Estudiante) Andres Marcelo Olmedo Coronel" w:date="2026-10-26T20:49:00Z" w16du:dateUtc="2026-10-27T01:49:00Z">
            <w:rPr>
              <w:b/>
              <w:bCs/>
            </w:rPr>
          </w:rPrChange>
        </w:rPr>
        <w:lastRenderedPageBreak/>
        <w:t>Figura 3</w:t>
      </w:r>
    </w:p>
    <w:p w14:paraId="7BBDF1E6" w14:textId="77777777" w:rsidR="003C53B1" w:rsidRPr="004D4A21" w:rsidRDefault="00000000">
      <w:pPr>
        <w:pStyle w:val="Cuerpo"/>
        <w:keepNext/>
        <w:rPr>
          <w:lang w:val="es-EC"/>
          <w:rPrChange w:id="1048" w:author="(Estudiante) Andres Marcelo Olmedo Coronel" w:date="2026-10-26T20:49:00Z" w16du:dateUtc="2026-10-27T01:49:00Z">
            <w:rPr/>
          </w:rPrChange>
        </w:rPr>
      </w:pPr>
      <w:r w:rsidRPr="004D4A21">
        <w:rPr>
          <w:i/>
          <w:iCs/>
          <w:lang w:val="es-EC"/>
          <w:rPrChange w:id="1049" w:author="(Estudiante) Andres Marcelo Olmedo Coronel" w:date="2026-10-26T20:49:00Z" w16du:dateUtc="2026-10-27T01:49:00Z">
            <w:rPr>
              <w:i/>
              <w:iCs/>
            </w:rPr>
          </w:rPrChange>
        </w:rPr>
        <w:t>Cronograma de Gantt del proyecto, organizado en cuatro sprints durante las doce semanas del módulo de titulación</w:t>
      </w:r>
    </w:p>
    <w:p w14:paraId="7BBDF1E7" w14:textId="77777777" w:rsidR="003C53B1" w:rsidRPr="004D4A21" w:rsidRDefault="00000000">
      <w:pPr>
        <w:pStyle w:val="Prrafodelista"/>
        <w:spacing w:after="0" w:line="240" w:lineRule="auto"/>
        <w:ind w:left="0"/>
        <w:rPr>
          <w:rFonts w:eastAsia="Arial"/>
          <w:lang w:val="es-EC"/>
          <w:rPrChange w:id="1050" w:author="(Estudiante) Andres Marcelo Olmedo Coronel" w:date="2026-10-26T20:49:00Z" w16du:dateUtc="2026-10-27T01:49:00Z">
            <w:rPr>
              <w:rFonts w:eastAsia="Arial"/>
            </w:rPr>
          </w:rPrChange>
        </w:rPr>
      </w:pPr>
      <w:r w:rsidRPr="004D4A21">
        <w:rPr>
          <w:lang w:val="es-EC"/>
          <w:rPrChange w:id="1051" w:author="(Estudiante) Andres Marcelo Olmedo Coronel" w:date="2026-10-26T20:49:00Z" w16du:dateUtc="2026-10-27T01:49:00Z">
            <w:rPr>
              <w:noProof/>
            </w:rPr>
          </w:rPrChange>
        </w:rPr>
        <w:drawing>
          <wp:inline distT="0" distB="0" distL="0" distR="0" wp14:anchorId="7BBDF6A9" wp14:editId="7BBDF6AA">
            <wp:extent cx="5396230" cy="2056130"/>
            <wp:effectExtent l="0" t="0" r="0" b="0"/>
            <wp:docPr id="11" name="Image5" descr="ac07a8174176675a2aa2406789a899cc5c4e3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ac07a8174176675a2aa2406789a899cc5c4e3388.png"/>
                    <pic:cNvPicPr>
                      <a:picLocks noChangeAspect="1" noChangeArrowheads="1"/>
                    </pic:cNvPicPr>
                  </pic:nvPicPr>
                  <pic:blipFill>
                    <a:blip r:embed="rId22"/>
                    <a:stretch>
                      <a:fillRect/>
                    </a:stretch>
                  </pic:blipFill>
                  <pic:spPr bwMode="auto">
                    <a:xfrm>
                      <a:off x="0" y="0"/>
                      <a:ext cx="5396230" cy="2056130"/>
                    </a:xfrm>
                    <a:prstGeom prst="rect">
                      <a:avLst/>
                    </a:prstGeom>
                  </pic:spPr>
                </pic:pic>
              </a:graphicData>
            </a:graphic>
          </wp:inline>
        </w:drawing>
      </w:r>
    </w:p>
    <w:p w14:paraId="7BBDF1E8" w14:textId="77777777" w:rsidR="003C53B1" w:rsidRPr="004D4A21" w:rsidRDefault="00000000">
      <w:pPr>
        <w:pStyle w:val="Cuerpo"/>
        <w:jc w:val="left"/>
        <w:rPr>
          <w:lang w:val="es-EC"/>
          <w:rPrChange w:id="1052" w:author="(Estudiante) Andres Marcelo Olmedo Coronel" w:date="2026-10-26T20:49:00Z" w16du:dateUtc="2026-10-27T01:49:00Z">
            <w:rPr/>
          </w:rPrChange>
        </w:rPr>
      </w:pPr>
      <w:r w:rsidRPr="004D4A21">
        <w:rPr>
          <w:i/>
          <w:iCs/>
          <w:lang w:val="es-EC"/>
          <w:rPrChange w:id="1053" w:author="(Estudiante) Andres Marcelo Olmedo Coronel" w:date="2026-10-26T20:49:00Z" w16du:dateUtc="2026-10-27T01:49:00Z">
            <w:rPr>
              <w:i/>
              <w:iCs/>
            </w:rPr>
          </w:rPrChange>
        </w:rPr>
        <w:t xml:space="preserve">Nota. </w:t>
      </w:r>
      <w:r w:rsidRPr="004D4A21">
        <w:rPr>
          <w:lang w:val="es-EC"/>
          <w:rPrChange w:id="1054" w:author="(Estudiante) Andres Marcelo Olmedo Coronel" w:date="2026-10-26T20:49:00Z" w16du:dateUtc="2026-10-27T01:49:00Z">
            <w:rPr/>
          </w:rPrChange>
        </w:rPr>
        <w:t>Elaboración propia.</w:t>
      </w:r>
    </w:p>
    <w:p w14:paraId="7BBDF1E9" w14:textId="77777777" w:rsidR="003C53B1" w:rsidRPr="004D4A21" w:rsidRDefault="00000000">
      <w:pPr>
        <w:pStyle w:val="Cuerpo"/>
        <w:rPr>
          <w:rFonts w:eastAsia="Arial"/>
          <w:lang w:val="es-EC"/>
          <w:rPrChange w:id="1055" w:author="(Estudiante) Andres Marcelo Olmedo Coronel" w:date="2026-10-26T20:49:00Z" w16du:dateUtc="2026-10-27T01:49:00Z">
            <w:rPr>
              <w:rFonts w:eastAsia="Arial"/>
            </w:rPr>
          </w:rPrChange>
        </w:rPr>
      </w:pPr>
      <w:r w:rsidRPr="004D4A21">
        <w:rPr>
          <w:rStyle w:val="Ninguno"/>
          <w:lang w:val="es-EC"/>
          <w:rPrChange w:id="1056" w:author="(Estudiante) Andres Marcelo Olmedo Coronel" w:date="2026-10-26T20:49:00Z" w16du:dateUtc="2026-10-27T01:49:00Z">
            <w:rPr>
              <w:rStyle w:val="Ninguno"/>
            </w:rPr>
          </w:rPrChange>
        </w:rPr>
        <w:t xml:space="preserve">En cuanto a los costos del proyecto, al tratarse de un piloto académico desarrollado dentro del módulo de titulación, el costo incremental es principalmente de dedicación de tiempo del equipo, ya que todas las herramientas de software especificadas en la sección 4.2 (Python, Google Colab, pandas, scikit-learn, SHAP, LIME, joblib, MLflow, DVC y Git) son de código abierto; el ambiente de desarrollo en Azure y los componentes DevExpress utilizados en la aplicación web no se incluyen en la valoración y su costo de consumo y licenciamiento deberá confirmarse con el Área de Tecnología de la Información. El entorno de cómputo mínimo requerido —4 núcleos de CPU y 16 GB de RAM— es suficiente para el volumen de datos del piloto (96.000 registros cliente-mes; el modelo seleccionado se entrena en unos 25 segundos) y no exige la adquisición de infraestructura especializada ni de GPU. Aunque el proyecto no requiere desembolsos adicionales por parte del banco, con el fin de dimensionar su costo real se valoraron los recursos de talento humano, infraestructura y herramientas empleados durante las doce semanas de ejecución, como se detalla en la Tabla 2. </w:t>
      </w:r>
    </w:p>
    <w:p w14:paraId="7BBDF1EA" w14:textId="77777777" w:rsidR="003C53B1" w:rsidRPr="004D4A21" w:rsidRDefault="00000000">
      <w:pPr>
        <w:pStyle w:val="Cuerpo"/>
        <w:keepNext/>
        <w:rPr>
          <w:lang w:val="es-EC"/>
          <w:rPrChange w:id="1057" w:author="(Estudiante) Andres Marcelo Olmedo Coronel" w:date="2026-10-26T20:49:00Z" w16du:dateUtc="2026-10-27T01:49:00Z">
            <w:rPr/>
          </w:rPrChange>
        </w:rPr>
      </w:pPr>
      <w:r w:rsidRPr="004D4A21">
        <w:rPr>
          <w:rStyle w:val="Ninguno"/>
          <w:lang w:val="es-EC"/>
          <w:rPrChange w:id="1058" w:author="(Estudiante) Andres Marcelo Olmedo Coronel" w:date="2026-10-26T20:49:00Z" w16du:dateUtc="2026-10-27T01:49:00Z">
            <w:rPr>
              <w:rStyle w:val="Ninguno"/>
            </w:rPr>
          </w:rPrChange>
        </w:rPr>
        <w:lastRenderedPageBreak/>
        <w:t>La Tabla 2 presenta la valoración de los recursos del proyecto:</w:t>
      </w:r>
    </w:p>
    <w:p w14:paraId="7BBDF1EB" w14:textId="77777777" w:rsidR="003C53B1" w:rsidRPr="004D4A21" w:rsidRDefault="00000000">
      <w:pPr>
        <w:pStyle w:val="Cuerpo"/>
        <w:keepNext/>
        <w:spacing w:after="0"/>
        <w:jc w:val="left"/>
        <w:rPr>
          <w:lang w:val="es-EC"/>
          <w:rPrChange w:id="1059" w:author="(Estudiante) Andres Marcelo Olmedo Coronel" w:date="2026-10-26T20:49:00Z" w16du:dateUtc="2026-10-27T01:49:00Z">
            <w:rPr/>
          </w:rPrChange>
        </w:rPr>
      </w:pPr>
      <w:r w:rsidRPr="004D4A21">
        <w:rPr>
          <w:b/>
          <w:bCs/>
          <w:lang w:val="es-EC"/>
          <w:rPrChange w:id="1060" w:author="(Estudiante) Andres Marcelo Olmedo Coronel" w:date="2026-10-26T20:49:00Z" w16du:dateUtc="2026-10-27T01:49:00Z">
            <w:rPr>
              <w:b/>
              <w:bCs/>
            </w:rPr>
          </w:rPrChange>
        </w:rPr>
        <w:t>Tabla 2</w:t>
      </w:r>
    </w:p>
    <w:p w14:paraId="7BBDF1EC" w14:textId="77777777" w:rsidR="003C53B1" w:rsidRPr="004D4A21" w:rsidRDefault="00000000">
      <w:pPr>
        <w:pStyle w:val="Cuerpo"/>
        <w:keepNext/>
        <w:spacing w:after="80"/>
        <w:jc w:val="left"/>
        <w:rPr>
          <w:lang w:val="es-EC"/>
          <w:rPrChange w:id="1061" w:author="(Estudiante) Andres Marcelo Olmedo Coronel" w:date="2026-10-26T20:49:00Z" w16du:dateUtc="2026-10-27T01:49:00Z">
            <w:rPr/>
          </w:rPrChange>
        </w:rPr>
      </w:pPr>
      <w:r w:rsidRPr="004D4A21">
        <w:rPr>
          <w:i/>
          <w:iCs/>
          <w:lang w:val="es-EC"/>
          <w:rPrChange w:id="1062" w:author="(Estudiante) Andres Marcelo Olmedo Coronel" w:date="2026-10-26T20:49:00Z" w16du:dateUtc="2026-10-27T01:49:00Z">
            <w:rPr>
              <w:i/>
              <w:iCs/>
            </w:rPr>
          </w:rPrChange>
        </w:rPr>
        <w:t>Costo valorado del proyecto por rubro</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1500"/>
        <w:gridCol w:w="4100"/>
        <w:gridCol w:w="1250"/>
        <w:gridCol w:w="1250"/>
        <w:gridCol w:w="1250"/>
      </w:tblGrid>
      <w:tr w:rsidR="003C53B1" w:rsidRPr="004D4A21" w14:paraId="7BBDF1F2"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1ED" w14:textId="77777777" w:rsidR="003C53B1" w:rsidRPr="004D4A21" w:rsidRDefault="00000000">
            <w:pPr>
              <w:pStyle w:val="Predeterminado"/>
              <w:keepNext/>
              <w:spacing w:before="40" w:after="40" w:line="240" w:lineRule="auto"/>
              <w:jc w:val="center"/>
            </w:pPr>
            <w:r w:rsidRPr="004D4A21">
              <w:rPr>
                <w:rStyle w:val="Ninguno"/>
                <w:b/>
                <w:bCs/>
                <w:sz w:val="18"/>
                <w:szCs w:val="18"/>
              </w:rPr>
              <w:t>Rubro</w:t>
            </w:r>
          </w:p>
        </w:tc>
        <w:tc>
          <w:tcPr>
            <w:tcW w:w="4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1EE" w14:textId="77777777" w:rsidR="003C53B1" w:rsidRPr="004D4A21" w:rsidRDefault="00000000">
            <w:pPr>
              <w:pStyle w:val="Predeterminado"/>
              <w:keepNext/>
              <w:spacing w:before="40" w:after="40" w:line="240" w:lineRule="auto"/>
              <w:jc w:val="center"/>
            </w:pPr>
            <w:r w:rsidRPr="004D4A21">
              <w:rPr>
                <w:rStyle w:val="Ninguno"/>
                <w:b/>
                <w:bCs/>
                <w:sz w:val="18"/>
                <w:szCs w:val="18"/>
              </w:rPr>
              <w:t>Descripción</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1EF" w14:textId="77777777" w:rsidR="003C53B1" w:rsidRPr="004D4A21" w:rsidRDefault="00000000">
            <w:pPr>
              <w:pStyle w:val="Predeterminado"/>
              <w:keepNext/>
              <w:spacing w:before="40" w:after="40" w:line="240" w:lineRule="auto"/>
              <w:jc w:val="center"/>
            </w:pPr>
            <w:r w:rsidRPr="004D4A21">
              <w:rPr>
                <w:rStyle w:val="Ninguno"/>
                <w:b/>
                <w:bCs/>
                <w:sz w:val="18"/>
                <w:szCs w:val="18"/>
              </w:rPr>
              <w:t>Cantidad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1F0" w14:textId="77777777" w:rsidR="003C53B1" w:rsidRPr="004D4A21" w:rsidRDefault="00000000">
            <w:pPr>
              <w:pStyle w:val="Predeterminado"/>
              <w:keepNext/>
              <w:spacing w:before="40" w:after="40" w:line="240" w:lineRule="auto"/>
              <w:jc w:val="center"/>
            </w:pPr>
            <w:r w:rsidRPr="004D4A21">
              <w:rPr>
                <w:rStyle w:val="Ninguno"/>
                <w:b/>
                <w:bCs/>
                <w:sz w:val="18"/>
                <w:szCs w:val="18"/>
              </w:rPr>
              <w:t>Costo unitario (USD)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1F1" w14:textId="77777777" w:rsidR="003C53B1" w:rsidRPr="004D4A21" w:rsidRDefault="00000000">
            <w:pPr>
              <w:pStyle w:val="Predeterminado"/>
              <w:keepNext/>
              <w:spacing w:before="40" w:after="40" w:line="240" w:lineRule="auto"/>
              <w:jc w:val="center"/>
            </w:pPr>
            <w:r w:rsidRPr="004D4A21">
              <w:rPr>
                <w:rStyle w:val="Ninguno"/>
                <w:b/>
                <w:bCs/>
                <w:sz w:val="18"/>
                <w:szCs w:val="18"/>
              </w:rPr>
              <w:t>Total (USD)</w:t>
            </w:r>
          </w:p>
        </w:tc>
      </w:tr>
      <w:tr w:rsidR="003C53B1" w:rsidRPr="004D4A21" w14:paraId="7BBDF1F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7BBDF1F3" w14:textId="77777777" w:rsidR="003C53B1" w:rsidRPr="004D4A21" w:rsidRDefault="00000000">
            <w:pPr>
              <w:pStyle w:val="Predeterminado"/>
              <w:keepNext/>
              <w:spacing w:before="40" w:after="40" w:line="240" w:lineRule="auto"/>
            </w:pPr>
            <w:r w:rsidRPr="004D4A21">
              <w:rPr>
                <w:rStyle w:val="Ninguno"/>
                <w:sz w:val="18"/>
                <w:szCs w:val="18"/>
              </w:rPr>
              <w:t>Talento humano</w:t>
            </w:r>
          </w:p>
        </w:tc>
        <w:tc>
          <w:tcPr>
            <w:tcW w:w="4100" w:type="dxa"/>
            <w:tcBorders>
              <w:top w:val="single" w:sz="4" w:space="0" w:color="000000"/>
              <w:left w:val="single" w:sz="4" w:space="0" w:color="000000"/>
              <w:bottom w:val="single" w:sz="4" w:space="0" w:color="000000"/>
              <w:right w:val="single" w:sz="4" w:space="0" w:color="000000"/>
            </w:tcBorders>
            <w:vAlign w:val="center"/>
          </w:tcPr>
          <w:p w14:paraId="7BBDF1F4" w14:textId="77777777" w:rsidR="003C53B1" w:rsidRPr="004D4A21" w:rsidRDefault="00000000">
            <w:pPr>
              <w:pStyle w:val="Predeterminado"/>
              <w:keepNext/>
              <w:spacing w:before="40" w:after="40" w:line="240" w:lineRule="auto"/>
            </w:pPr>
            <w:r w:rsidRPr="004D4A21">
              <w:rPr>
                <w:rStyle w:val="Ninguno"/>
                <w:sz w:val="18"/>
                <w:szCs w:val="18"/>
              </w:rPr>
              <w:t>Equipo de proyecto: 3 integrantes con dedicación de 10 horas semanales durante 12 semanas</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1F5" w14:textId="77777777" w:rsidR="003C53B1" w:rsidRPr="004D4A21" w:rsidRDefault="00000000">
            <w:pPr>
              <w:pStyle w:val="Predeterminado"/>
              <w:keepNext/>
              <w:spacing w:before="40" w:after="40" w:line="240" w:lineRule="auto"/>
              <w:jc w:val="center"/>
            </w:pPr>
            <w:r w:rsidRPr="004D4A21">
              <w:rPr>
                <w:rStyle w:val="Ninguno"/>
                <w:sz w:val="18"/>
                <w:szCs w:val="18"/>
              </w:rPr>
              <w:t>360 horas</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1F6" w14:textId="77777777" w:rsidR="003C53B1" w:rsidRPr="004D4A21" w:rsidRDefault="00000000">
            <w:pPr>
              <w:pStyle w:val="Predeterminado"/>
              <w:keepNext/>
              <w:spacing w:before="40" w:after="40" w:line="240" w:lineRule="auto"/>
              <w:jc w:val="center"/>
            </w:pPr>
            <w:r w:rsidRPr="004D4A21">
              <w:rPr>
                <w:rStyle w:val="Ninguno"/>
                <w:sz w:val="18"/>
                <w:szCs w:val="18"/>
              </w:rPr>
              <w:t>15,00</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1F7" w14:textId="77777777" w:rsidR="003C53B1" w:rsidRPr="004D4A21" w:rsidRDefault="00000000">
            <w:pPr>
              <w:pStyle w:val="Predeterminado"/>
              <w:keepNext/>
              <w:spacing w:before="40" w:after="40" w:line="240" w:lineRule="auto"/>
              <w:jc w:val="center"/>
            </w:pPr>
            <w:r w:rsidRPr="004D4A21">
              <w:rPr>
                <w:rStyle w:val="Ninguno"/>
                <w:sz w:val="18"/>
                <w:szCs w:val="18"/>
              </w:rPr>
              <w:t>5.400,00</w:t>
            </w:r>
          </w:p>
        </w:tc>
      </w:tr>
      <w:tr w:rsidR="003C53B1" w:rsidRPr="004D4A21" w14:paraId="7BBDF1FE"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7BBDF1F9" w14:textId="77777777" w:rsidR="003C53B1" w:rsidRPr="004D4A21" w:rsidRDefault="00000000">
            <w:pPr>
              <w:pStyle w:val="Predeterminado"/>
              <w:keepNext/>
              <w:spacing w:before="40" w:after="40" w:line="240" w:lineRule="auto"/>
            </w:pPr>
            <w:r w:rsidRPr="004D4A21">
              <w:rPr>
                <w:rStyle w:val="Ninguno"/>
                <w:sz w:val="18"/>
                <w:szCs w:val="18"/>
              </w:rPr>
              <w:t>Talento humano</w:t>
            </w:r>
          </w:p>
        </w:tc>
        <w:tc>
          <w:tcPr>
            <w:tcW w:w="4100" w:type="dxa"/>
            <w:tcBorders>
              <w:top w:val="single" w:sz="4" w:space="0" w:color="000000"/>
              <w:left w:val="single" w:sz="4" w:space="0" w:color="000000"/>
              <w:bottom w:val="single" w:sz="4" w:space="0" w:color="000000"/>
              <w:right w:val="single" w:sz="4" w:space="0" w:color="000000"/>
            </w:tcBorders>
            <w:vAlign w:val="center"/>
          </w:tcPr>
          <w:p w14:paraId="7BBDF1FA" w14:textId="77777777" w:rsidR="003C53B1" w:rsidRPr="004D4A21" w:rsidRDefault="00000000">
            <w:pPr>
              <w:pStyle w:val="Predeterminado"/>
              <w:keepNext/>
              <w:spacing w:before="40" w:after="40" w:line="240" w:lineRule="auto"/>
            </w:pPr>
            <w:r w:rsidRPr="004D4A21">
              <w:rPr>
                <w:rStyle w:val="Ninguno"/>
                <w:sz w:val="18"/>
                <w:szCs w:val="18"/>
              </w:rPr>
              <w:t>Contrapartes del banco: custodio de datos, Jefe de Recuperación de Cartera y usuario validador</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1FB" w14:textId="77777777" w:rsidR="003C53B1" w:rsidRPr="004D4A21" w:rsidRDefault="00000000">
            <w:pPr>
              <w:pStyle w:val="Predeterminado"/>
              <w:keepNext/>
              <w:spacing w:before="40" w:after="40" w:line="240" w:lineRule="auto"/>
              <w:jc w:val="center"/>
            </w:pPr>
            <w:r w:rsidRPr="004D4A21">
              <w:rPr>
                <w:rStyle w:val="Ninguno"/>
                <w:sz w:val="18"/>
                <w:szCs w:val="18"/>
              </w:rPr>
              <w:t>20 horas</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1FC" w14:textId="77777777" w:rsidR="003C53B1" w:rsidRPr="004D4A21" w:rsidRDefault="00000000">
            <w:pPr>
              <w:pStyle w:val="Predeterminado"/>
              <w:keepNext/>
              <w:spacing w:before="40" w:after="40" w:line="240" w:lineRule="auto"/>
              <w:jc w:val="center"/>
            </w:pPr>
            <w:r w:rsidRPr="004D4A21">
              <w:rPr>
                <w:rStyle w:val="Ninguno"/>
                <w:sz w:val="18"/>
                <w:szCs w:val="18"/>
              </w:rPr>
              <w:t>20,00</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1FD" w14:textId="77777777" w:rsidR="003C53B1" w:rsidRPr="004D4A21" w:rsidRDefault="00000000">
            <w:pPr>
              <w:pStyle w:val="Predeterminado"/>
              <w:keepNext/>
              <w:spacing w:before="40" w:after="40" w:line="240" w:lineRule="auto"/>
              <w:jc w:val="center"/>
            </w:pPr>
            <w:r w:rsidRPr="004D4A21">
              <w:rPr>
                <w:rStyle w:val="Ninguno"/>
                <w:sz w:val="18"/>
                <w:szCs w:val="18"/>
              </w:rPr>
              <w:t>400,00</w:t>
            </w:r>
          </w:p>
        </w:tc>
      </w:tr>
      <w:tr w:rsidR="003C53B1" w:rsidRPr="004D4A21" w14:paraId="7BBDF20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7BBDF1FF" w14:textId="77777777" w:rsidR="003C53B1" w:rsidRPr="004D4A21" w:rsidRDefault="00000000">
            <w:pPr>
              <w:pStyle w:val="Predeterminado"/>
              <w:keepNext/>
              <w:spacing w:before="40" w:after="40" w:line="240" w:lineRule="auto"/>
            </w:pPr>
            <w:r w:rsidRPr="004D4A21">
              <w:rPr>
                <w:rStyle w:val="Ninguno"/>
                <w:sz w:val="18"/>
                <w:szCs w:val="18"/>
              </w:rPr>
              <w:t>Infraestructura</w:t>
            </w:r>
          </w:p>
        </w:tc>
        <w:tc>
          <w:tcPr>
            <w:tcW w:w="4100" w:type="dxa"/>
            <w:tcBorders>
              <w:top w:val="single" w:sz="4" w:space="0" w:color="000000"/>
              <w:left w:val="single" w:sz="4" w:space="0" w:color="000000"/>
              <w:bottom w:val="single" w:sz="4" w:space="0" w:color="000000"/>
              <w:right w:val="single" w:sz="4" w:space="0" w:color="000000"/>
            </w:tcBorders>
            <w:vAlign w:val="center"/>
          </w:tcPr>
          <w:p w14:paraId="7BBDF200" w14:textId="77777777" w:rsidR="003C53B1" w:rsidRPr="004D4A21" w:rsidRDefault="00000000">
            <w:pPr>
              <w:pStyle w:val="Predeterminado"/>
              <w:keepNext/>
              <w:spacing w:before="40" w:after="40" w:line="240" w:lineRule="auto"/>
            </w:pPr>
            <w:r w:rsidRPr="004D4A21">
              <w:rPr>
                <w:rStyle w:val="Ninguno"/>
                <w:sz w:val="18"/>
                <w:szCs w:val="18"/>
              </w:rPr>
              <w:t>Depreciación proporcional de equipos de cómputo propios (3 equipos durante 3 meses)</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01" w14:textId="77777777" w:rsidR="003C53B1" w:rsidRPr="004D4A21" w:rsidRDefault="00000000">
            <w:pPr>
              <w:pStyle w:val="Predeterminado"/>
              <w:keepNext/>
              <w:spacing w:before="40" w:after="40" w:line="240" w:lineRule="auto"/>
              <w:jc w:val="center"/>
            </w:pPr>
            <w:r w:rsidRPr="004D4A21">
              <w:rPr>
                <w:rStyle w:val="Ninguno"/>
                <w:sz w:val="18"/>
                <w:szCs w:val="18"/>
              </w:rPr>
              <w:t>9 equipo-mes</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02" w14:textId="77777777" w:rsidR="003C53B1" w:rsidRPr="004D4A21" w:rsidRDefault="00000000">
            <w:pPr>
              <w:pStyle w:val="Predeterminado"/>
              <w:keepNext/>
              <w:spacing w:before="40" w:after="40" w:line="240" w:lineRule="auto"/>
              <w:jc w:val="center"/>
            </w:pPr>
            <w:r w:rsidRPr="004D4A21">
              <w:rPr>
                <w:rStyle w:val="Ninguno"/>
                <w:sz w:val="18"/>
                <w:szCs w:val="18"/>
              </w:rPr>
              <w:t>27,78</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03" w14:textId="77777777" w:rsidR="003C53B1" w:rsidRPr="004D4A21" w:rsidRDefault="00000000">
            <w:pPr>
              <w:pStyle w:val="Predeterminado"/>
              <w:keepNext/>
              <w:spacing w:before="40" w:after="40" w:line="240" w:lineRule="auto"/>
              <w:jc w:val="center"/>
            </w:pPr>
            <w:r w:rsidRPr="004D4A21">
              <w:rPr>
                <w:rStyle w:val="Ninguno"/>
                <w:sz w:val="18"/>
                <w:szCs w:val="18"/>
              </w:rPr>
              <w:t>250,00</w:t>
            </w:r>
          </w:p>
        </w:tc>
      </w:tr>
      <w:tr w:rsidR="003C53B1" w:rsidRPr="004D4A21" w14:paraId="7BBDF20A"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7BBDF205" w14:textId="77777777" w:rsidR="003C53B1" w:rsidRPr="004D4A21" w:rsidRDefault="00000000">
            <w:pPr>
              <w:pStyle w:val="Predeterminado"/>
              <w:keepNext/>
              <w:spacing w:before="40" w:after="40" w:line="240" w:lineRule="auto"/>
            </w:pPr>
            <w:r w:rsidRPr="004D4A21">
              <w:rPr>
                <w:rStyle w:val="Ninguno"/>
                <w:sz w:val="18"/>
                <w:szCs w:val="18"/>
              </w:rPr>
              <w:t>Infraestructura</w:t>
            </w:r>
          </w:p>
        </w:tc>
        <w:tc>
          <w:tcPr>
            <w:tcW w:w="4100" w:type="dxa"/>
            <w:tcBorders>
              <w:top w:val="single" w:sz="4" w:space="0" w:color="000000"/>
              <w:left w:val="single" w:sz="4" w:space="0" w:color="000000"/>
              <w:bottom w:val="single" w:sz="4" w:space="0" w:color="000000"/>
              <w:right w:val="single" w:sz="4" w:space="0" w:color="000000"/>
            </w:tcBorders>
            <w:vAlign w:val="center"/>
          </w:tcPr>
          <w:p w14:paraId="7BBDF206" w14:textId="77777777" w:rsidR="003C53B1" w:rsidRPr="004D4A21" w:rsidRDefault="00000000">
            <w:pPr>
              <w:pStyle w:val="Predeterminado"/>
              <w:keepNext/>
              <w:spacing w:before="40" w:after="40" w:line="240" w:lineRule="auto"/>
            </w:pPr>
            <w:r w:rsidRPr="004D4A21">
              <w:rPr>
                <w:rStyle w:val="Ninguno"/>
                <w:sz w:val="18"/>
                <w:szCs w:val="18"/>
              </w:rPr>
              <w:t>Conectividad a internet (3 integrantes durante 3 meses)</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07" w14:textId="77777777" w:rsidR="003C53B1" w:rsidRPr="004D4A21" w:rsidRDefault="00000000">
            <w:pPr>
              <w:pStyle w:val="Predeterminado"/>
              <w:keepNext/>
              <w:spacing w:before="40" w:after="40" w:line="240" w:lineRule="auto"/>
              <w:jc w:val="center"/>
            </w:pPr>
            <w:r w:rsidRPr="004D4A21">
              <w:rPr>
                <w:rStyle w:val="Ninguno"/>
                <w:sz w:val="18"/>
                <w:szCs w:val="18"/>
              </w:rPr>
              <w:t>9 meses</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08" w14:textId="77777777" w:rsidR="003C53B1" w:rsidRPr="004D4A21" w:rsidRDefault="00000000">
            <w:pPr>
              <w:pStyle w:val="Predeterminado"/>
              <w:keepNext/>
              <w:spacing w:before="40" w:after="40" w:line="240" w:lineRule="auto"/>
              <w:jc w:val="center"/>
            </w:pPr>
            <w:r w:rsidRPr="004D4A21">
              <w:rPr>
                <w:rStyle w:val="Ninguno"/>
                <w:sz w:val="18"/>
                <w:szCs w:val="18"/>
              </w:rPr>
              <w:t>30,00</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09" w14:textId="77777777" w:rsidR="003C53B1" w:rsidRPr="004D4A21" w:rsidRDefault="00000000">
            <w:pPr>
              <w:pStyle w:val="Predeterminado"/>
              <w:keepNext/>
              <w:spacing w:before="40" w:after="40" w:line="240" w:lineRule="auto"/>
              <w:jc w:val="center"/>
            </w:pPr>
            <w:r w:rsidRPr="004D4A21">
              <w:rPr>
                <w:rStyle w:val="Ninguno"/>
                <w:sz w:val="18"/>
                <w:szCs w:val="18"/>
              </w:rPr>
              <w:t>270,00</w:t>
            </w:r>
          </w:p>
        </w:tc>
      </w:tr>
      <w:tr w:rsidR="003C53B1" w:rsidRPr="004D4A21" w14:paraId="7BBDF21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7BBDF20B" w14:textId="77777777" w:rsidR="003C53B1" w:rsidRPr="004D4A21" w:rsidRDefault="00000000">
            <w:pPr>
              <w:pStyle w:val="Predeterminado"/>
              <w:keepNext/>
              <w:spacing w:before="40" w:after="40" w:line="240" w:lineRule="auto"/>
            </w:pPr>
            <w:r w:rsidRPr="004D4A21">
              <w:rPr>
                <w:rStyle w:val="Ninguno"/>
                <w:sz w:val="18"/>
                <w:szCs w:val="18"/>
              </w:rPr>
              <w:t>Herramientas</w:t>
            </w:r>
          </w:p>
        </w:tc>
        <w:tc>
          <w:tcPr>
            <w:tcW w:w="4100" w:type="dxa"/>
            <w:tcBorders>
              <w:top w:val="single" w:sz="4" w:space="0" w:color="000000"/>
              <w:left w:val="single" w:sz="4" w:space="0" w:color="000000"/>
              <w:bottom w:val="single" w:sz="4" w:space="0" w:color="000000"/>
              <w:right w:val="single" w:sz="4" w:space="0" w:color="000000"/>
            </w:tcBorders>
            <w:vAlign w:val="center"/>
          </w:tcPr>
          <w:p w14:paraId="7BBDF20C" w14:textId="77777777" w:rsidR="003C53B1" w:rsidRPr="004D4A21" w:rsidRDefault="00000000">
            <w:pPr>
              <w:pStyle w:val="Predeterminado"/>
              <w:keepNext/>
              <w:spacing w:before="40" w:after="40" w:line="240" w:lineRule="auto"/>
            </w:pPr>
            <w:r w:rsidRPr="004D4A21">
              <w:rPr>
                <w:rStyle w:val="Ninguno"/>
                <w:sz w:val="18"/>
                <w:szCs w:val="18"/>
              </w:rPr>
              <w:t>Google Colab en su versión gratuita (entorno de ejecución en la nube)</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0D" w14:textId="77777777" w:rsidR="003C53B1" w:rsidRPr="004D4A21" w:rsidRDefault="00000000">
            <w:pPr>
              <w:pStyle w:val="Predeterminado"/>
              <w:keepNext/>
              <w:spacing w:before="40" w:after="40" w:line="240" w:lineRule="auto"/>
              <w:jc w:val="center"/>
            </w:pPr>
            <w:r w:rsidRPr="004D4A21">
              <w:rPr>
                <w:rStyle w:val="Ninguno"/>
                <w:sz w:val="18"/>
                <w:szCs w:val="18"/>
              </w:rPr>
              <w:t>3 meses</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0E" w14:textId="77777777" w:rsidR="003C53B1" w:rsidRPr="004D4A21" w:rsidRDefault="00000000">
            <w:pPr>
              <w:pStyle w:val="Predeterminado"/>
              <w:keepNext/>
              <w:spacing w:before="40" w:after="40" w:line="240" w:lineRule="auto"/>
              <w:jc w:val="center"/>
            </w:pPr>
            <w:r w:rsidRPr="004D4A21">
              <w:rPr>
                <w:rStyle w:val="Ninguno"/>
                <w:sz w:val="18"/>
                <w:szCs w:val="18"/>
              </w:rPr>
              <w:t>0,00</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0F" w14:textId="77777777" w:rsidR="003C53B1" w:rsidRPr="004D4A21" w:rsidRDefault="00000000">
            <w:pPr>
              <w:pStyle w:val="Predeterminado"/>
              <w:keepNext/>
              <w:spacing w:before="40" w:after="40" w:line="240" w:lineRule="auto"/>
              <w:jc w:val="center"/>
            </w:pPr>
            <w:r w:rsidRPr="004D4A21">
              <w:rPr>
                <w:rStyle w:val="Ninguno"/>
                <w:sz w:val="18"/>
                <w:szCs w:val="18"/>
              </w:rPr>
              <w:t>0,00</w:t>
            </w:r>
          </w:p>
        </w:tc>
      </w:tr>
      <w:tr w:rsidR="003C53B1" w:rsidRPr="004D4A21" w14:paraId="7BBDF216"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7BBDF211" w14:textId="77777777" w:rsidR="003C53B1" w:rsidRPr="004D4A21" w:rsidRDefault="00000000">
            <w:pPr>
              <w:pStyle w:val="Predeterminado"/>
              <w:keepNext/>
              <w:spacing w:before="40" w:after="40" w:line="240" w:lineRule="auto"/>
            </w:pPr>
            <w:r w:rsidRPr="004D4A21">
              <w:rPr>
                <w:rStyle w:val="Ninguno"/>
                <w:sz w:val="18"/>
                <w:szCs w:val="18"/>
              </w:rPr>
              <w:t>Herramientas</w:t>
            </w:r>
          </w:p>
        </w:tc>
        <w:tc>
          <w:tcPr>
            <w:tcW w:w="4100" w:type="dxa"/>
            <w:tcBorders>
              <w:top w:val="single" w:sz="4" w:space="0" w:color="000000"/>
              <w:left w:val="single" w:sz="4" w:space="0" w:color="000000"/>
              <w:bottom w:val="single" w:sz="4" w:space="0" w:color="000000"/>
              <w:right w:val="single" w:sz="4" w:space="0" w:color="000000"/>
            </w:tcBorders>
            <w:vAlign w:val="center"/>
          </w:tcPr>
          <w:p w14:paraId="7BBDF212" w14:textId="77777777" w:rsidR="003C53B1" w:rsidRPr="004D4A21" w:rsidRDefault="00000000">
            <w:pPr>
              <w:pStyle w:val="Predeterminado"/>
              <w:keepNext/>
              <w:spacing w:before="40" w:after="40" w:line="240" w:lineRule="auto"/>
            </w:pPr>
            <w:r w:rsidRPr="0051229D">
              <w:rPr>
                <w:rStyle w:val="Ninguno"/>
                <w:sz w:val="18"/>
                <w:szCs w:val="18"/>
                <w:rPrChange w:id="1063" w:author="(Estudiante) Andres Marcelo Olmedo Coronel" w:date="2026-10-26T21:28:00Z" w16du:dateUtc="2026-10-27T02:28:00Z">
                  <w:rPr/>
                </w:rPrChange>
              </w:rPr>
              <w:t>Python, pandas, scikit-learn, SHAP, LIME, MLflow, DVC y Git (código abierto)</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13" w14:textId="77777777" w:rsidR="003C53B1" w:rsidRPr="004D4A21" w:rsidRDefault="00000000">
            <w:pPr>
              <w:pStyle w:val="Predeterminado"/>
              <w:keepNext/>
              <w:spacing w:before="40" w:after="40" w:line="240" w:lineRule="auto"/>
              <w:jc w:val="center"/>
            </w:pPr>
            <w:r w:rsidRPr="004D4A21">
              <w:rPr>
                <w:rStyle w:val="Ninguno"/>
                <w:sz w:val="18"/>
                <w:szCs w:val="18"/>
              </w:rPr>
              <w:t>—</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14" w14:textId="77777777" w:rsidR="003C53B1" w:rsidRPr="004D4A21" w:rsidRDefault="00000000">
            <w:pPr>
              <w:pStyle w:val="Predeterminado"/>
              <w:keepNext/>
              <w:spacing w:before="40" w:after="40" w:line="240" w:lineRule="auto"/>
              <w:jc w:val="center"/>
            </w:pPr>
            <w:r w:rsidRPr="004D4A21">
              <w:rPr>
                <w:rStyle w:val="Ninguno"/>
                <w:sz w:val="18"/>
                <w:szCs w:val="18"/>
              </w:rPr>
              <w:t>0,00</w:t>
            </w:r>
          </w:p>
        </w:tc>
        <w:tc>
          <w:tcPr>
            <w:tcW w:w="1250" w:type="dxa"/>
            <w:tcBorders>
              <w:top w:val="single" w:sz="4" w:space="0" w:color="000000"/>
              <w:left w:val="single" w:sz="4" w:space="0" w:color="000000"/>
              <w:bottom w:val="single" w:sz="4" w:space="0" w:color="000000"/>
              <w:right w:val="single" w:sz="4" w:space="0" w:color="000000"/>
            </w:tcBorders>
            <w:vAlign w:val="center"/>
          </w:tcPr>
          <w:p w14:paraId="7BBDF215" w14:textId="77777777" w:rsidR="003C53B1" w:rsidRPr="004D4A21" w:rsidRDefault="00000000">
            <w:pPr>
              <w:pStyle w:val="Predeterminado"/>
              <w:keepNext/>
              <w:spacing w:before="40" w:after="40" w:line="240" w:lineRule="auto"/>
              <w:jc w:val="center"/>
            </w:pPr>
            <w:r w:rsidRPr="004D4A21">
              <w:rPr>
                <w:rStyle w:val="Ninguno"/>
                <w:sz w:val="18"/>
                <w:szCs w:val="18"/>
              </w:rPr>
              <w:t>0,00</w:t>
            </w:r>
          </w:p>
        </w:tc>
      </w:tr>
      <w:tr w:rsidR="003C53B1" w:rsidRPr="004D4A21" w14:paraId="7BBDF21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vAlign w:val="center"/>
          </w:tcPr>
          <w:p w14:paraId="7BBDF217" w14:textId="77777777" w:rsidR="003C53B1" w:rsidRPr="004D4A21" w:rsidRDefault="00000000">
            <w:pPr>
              <w:pStyle w:val="Predeterminado"/>
              <w:keepNext/>
              <w:spacing w:before="40" w:after="40" w:line="240" w:lineRule="auto"/>
            </w:pPr>
            <w:r w:rsidRPr="004D4A21">
              <w:rPr>
                <w:rStyle w:val="Ninguno"/>
                <w:b/>
                <w:bCs/>
                <w:sz w:val="18"/>
                <w:szCs w:val="18"/>
              </w:rPr>
              <w:t>Total</w:t>
            </w:r>
          </w:p>
        </w:tc>
        <w:tc>
          <w:tcPr>
            <w:tcW w:w="4100" w:type="dxa"/>
            <w:tcBorders>
              <w:top w:val="single" w:sz="4" w:space="0" w:color="000000"/>
              <w:left w:val="single" w:sz="4" w:space="0" w:color="000000"/>
              <w:bottom w:val="single" w:sz="4" w:space="0" w:color="000000"/>
              <w:right w:val="single" w:sz="4" w:space="0" w:color="000000"/>
            </w:tcBorders>
            <w:vAlign w:val="center"/>
          </w:tcPr>
          <w:p w14:paraId="7BBDF218" w14:textId="77777777" w:rsidR="003C53B1" w:rsidRPr="004D4A21" w:rsidRDefault="003C53B1">
            <w:pPr>
              <w:pStyle w:val="Predeterminado"/>
              <w:keepNext/>
              <w:spacing w:before="40" w:after="40" w:line="240" w:lineRule="auto"/>
            </w:pPr>
          </w:p>
        </w:tc>
        <w:tc>
          <w:tcPr>
            <w:tcW w:w="1250" w:type="dxa"/>
            <w:tcBorders>
              <w:top w:val="single" w:sz="4" w:space="0" w:color="000000"/>
              <w:left w:val="single" w:sz="4" w:space="0" w:color="000000"/>
              <w:bottom w:val="single" w:sz="4" w:space="0" w:color="000000"/>
              <w:right w:val="single" w:sz="4" w:space="0" w:color="000000"/>
            </w:tcBorders>
            <w:vAlign w:val="center"/>
          </w:tcPr>
          <w:p w14:paraId="7BBDF219" w14:textId="77777777" w:rsidR="003C53B1" w:rsidRPr="004D4A21" w:rsidRDefault="003C53B1">
            <w:pPr>
              <w:pStyle w:val="Predeterminado"/>
              <w:keepNext/>
              <w:spacing w:before="40" w:after="40" w:line="240" w:lineRule="auto"/>
              <w:jc w:val="center"/>
            </w:pPr>
          </w:p>
        </w:tc>
        <w:tc>
          <w:tcPr>
            <w:tcW w:w="1250" w:type="dxa"/>
            <w:tcBorders>
              <w:top w:val="single" w:sz="4" w:space="0" w:color="000000"/>
              <w:left w:val="single" w:sz="4" w:space="0" w:color="000000"/>
              <w:bottom w:val="single" w:sz="4" w:space="0" w:color="000000"/>
              <w:right w:val="single" w:sz="4" w:space="0" w:color="000000"/>
            </w:tcBorders>
            <w:vAlign w:val="center"/>
          </w:tcPr>
          <w:p w14:paraId="7BBDF21A" w14:textId="77777777" w:rsidR="003C53B1" w:rsidRPr="004D4A21" w:rsidRDefault="003C53B1">
            <w:pPr>
              <w:pStyle w:val="Predeterminado"/>
              <w:keepNext/>
              <w:spacing w:before="40" w:after="40" w:line="240" w:lineRule="auto"/>
              <w:jc w:val="center"/>
            </w:pPr>
          </w:p>
        </w:tc>
        <w:tc>
          <w:tcPr>
            <w:tcW w:w="1250" w:type="dxa"/>
            <w:tcBorders>
              <w:top w:val="single" w:sz="4" w:space="0" w:color="000000"/>
              <w:left w:val="single" w:sz="4" w:space="0" w:color="000000"/>
              <w:bottom w:val="single" w:sz="4" w:space="0" w:color="000000"/>
              <w:right w:val="single" w:sz="4" w:space="0" w:color="000000"/>
            </w:tcBorders>
            <w:vAlign w:val="center"/>
          </w:tcPr>
          <w:p w14:paraId="7BBDF21B" w14:textId="77777777" w:rsidR="003C53B1" w:rsidRPr="004D4A21" w:rsidRDefault="00000000">
            <w:pPr>
              <w:pStyle w:val="Predeterminado"/>
              <w:keepNext/>
              <w:spacing w:before="40" w:after="40" w:line="240" w:lineRule="auto"/>
              <w:jc w:val="center"/>
            </w:pPr>
            <w:r w:rsidRPr="004D4A21">
              <w:rPr>
                <w:rStyle w:val="Ninguno"/>
                <w:b/>
                <w:bCs/>
                <w:sz w:val="18"/>
                <w:szCs w:val="18"/>
              </w:rPr>
              <w:t>6.320,00</w:t>
            </w:r>
          </w:p>
        </w:tc>
      </w:tr>
    </w:tbl>
    <w:p w14:paraId="7BBDF21D" w14:textId="77777777" w:rsidR="003C53B1" w:rsidRPr="004D4A21" w:rsidRDefault="00000000">
      <w:pPr>
        <w:pStyle w:val="Cuerpo"/>
        <w:jc w:val="left"/>
        <w:rPr>
          <w:lang w:val="es-EC"/>
          <w:rPrChange w:id="1064" w:author="(Estudiante) Andres Marcelo Olmedo Coronel" w:date="2026-10-26T20:49:00Z" w16du:dateUtc="2026-10-27T01:49:00Z">
            <w:rPr/>
          </w:rPrChange>
        </w:rPr>
      </w:pPr>
      <w:r w:rsidRPr="004D4A21">
        <w:rPr>
          <w:i/>
          <w:iCs/>
          <w:lang w:val="es-EC"/>
          <w:rPrChange w:id="1065" w:author="(Estudiante) Andres Marcelo Olmedo Coronel" w:date="2026-10-26T20:49:00Z" w16du:dateUtc="2026-10-27T01:49:00Z">
            <w:rPr>
              <w:i/>
              <w:iCs/>
            </w:rPr>
          </w:rPrChange>
        </w:rPr>
        <w:t xml:space="preserve">Nota. </w:t>
      </w:r>
      <w:r w:rsidRPr="004D4A21">
        <w:rPr>
          <w:lang w:val="es-EC"/>
          <w:rPrChange w:id="1066" w:author="(Estudiante) Andres Marcelo Olmedo Coronel" w:date="2026-10-26T20:49:00Z" w16du:dateUtc="2026-10-27T01:49:00Z">
            <w:rPr/>
          </w:rPrChange>
        </w:rPr>
        <w:t>Elaboración propia. Tarifas horarias referenciales de mercado.</w:t>
      </w:r>
    </w:p>
    <w:p w14:paraId="7BBDF21E" w14:textId="30B7FD5C" w:rsidR="003C53B1" w:rsidRPr="004D4A21" w:rsidRDefault="00000000">
      <w:pPr>
        <w:pStyle w:val="Cuerpo"/>
        <w:rPr>
          <w:lang w:val="es-EC"/>
          <w:rPrChange w:id="1067" w:author="(Estudiante) Andres Marcelo Olmedo Coronel" w:date="2026-10-26T20:49:00Z" w16du:dateUtc="2026-10-27T01:49:00Z">
            <w:rPr/>
          </w:rPrChange>
        </w:rPr>
      </w:pPr>
      <w:r w:rsidRPr="004D4A21">
        <w:rPr>
          <w:rStyle w:val="Ninguno"/>
          <w:lang w:val="es-EC"/>
          <w:rPrChange w:id="1068" w:author="(Estudiante) Andres Marcelo Olmedo Coronel" w:date="2026-10-26T20:49:00Z" w16du:dateUtc="2026-10-27T01:49:00Z">
            <w:rPr>
              <w:rStyle w:val="Ninguno"/>
            </w:rPr>
          </w:rPrChange>
        </w:rPr>
        <w:t xml:space="preserve">El costo valorado total del proyecto asciende a USD 6.320,00, del cual el 91,8 % corresponde a talento humano. Las tarifas por hora son valores referenciales de mercado para perfiles de analítica de datos y se emplean únicamente para dimensionar el esfuerzo, ya que el desembolso efectivo se limita a la conectividad y al uso de equipos propios de los integrantes. Para una eventual puesta en producción en el banco, los costos de infraestructura en la nube, integración con el </w:t>
      </w:r>
      <w:del w:id="1069" w:author="(Estudiante) Andres Marcelo Olmedo Coronel" w:date="2026-10-26T21:28:00Z" w16du:dateUtc="2026-10-27T02:28:00Z">
        <w:r w:rsidRPr="004D4A21" w:rsidDel="00C21091">
          <w:rPr>
            <w:rStyle w:val="Ninguno"/>
            <w:lang w:val="es-EC"/>
            <w:rPrChange w:id="1070" w:author="(Estudiante) Andres Marcelo Olmedo Coronel" w:date="2026-10-26T20:49:00Z" w16du:dateUtc="2026-10-27T01:49:00Z">
              <w:rPr>
                <w:rStyle w:val="Ninguno"/>
              </w:rPr>
            </w:rPrChange>
          </w:rPr>
          <w:delText>core</w:delText>
        </w:r>
      </w:del>
      <w:ins w:id="1071" w:author="(Estudiante) Andres Marcelo Olmedo Coronel" w:date="2026-10-26T21:28:00Z" w16du:dateUtc="2026-10-27T02:28:00Z">
        <w:r w:rsidR="00C21091" w:rsidRPr="00C21091">
          <w:rPr>
            <w:rStyle w:val="Ninguno"/>
            <w:lang w:val="es-EC"/>
          </w:rPr>
          <w:t>Core</w:t>
        </w:r>
      </w:ins>
      <w:r w:rsidRPr="004D4A21">
        <w:rPr>
          <w:rStyle w:val="Ninguno"/>
          <w:lang w:val="es-EC"/>
          <w:rPrChange w:id="1072" w:author="(Estudiante) Andres Marcelo Olmedo Coronel" w:date="2026-10-26T20:49:00Z" w16du:dateUtc="2026-10-27T01:49:00Z">
            <w:rPr>
              <w:rStyle w:val="Ninguno"/>
            </w:rPr>
          </w:rPrChange>
        </w:rPr>
        <w:t xml:space="preserve"> bancario y mantenimiento del modelo deberán estimarse junto con el Área de Tecnología de la Información.</w:t>
      </w:r>
    </w:p>
    <w:p w14:paraId="7BBDF21F" w14:textId="77777777" w:rsidR="003C53B1" w:rsidRPr="004D4A21" w:rsidRDefault="00000000" w:rsidP="00567D22">
      <w:pPr>
        <w:pStyle w:val="Ttulo1"/>
        <w:numPr>
          <w:ilvl w:val="0"/>
          <w:numId w:val="1"/>
        </w:numPr>
        <w:rPr>
          <w:rFonts w:eastAsia="Arial"/>
          <w:lang w:val="es-EC"/>
          <w:rPrChange w:id="1073" w:author="(Estudiante) Andres Marcelo Olmedo Coronel" w:date="2026-10-26T20:49:00Z" w16du:dateUtc="2026-10-27T01:49:00Z">
            <w:rPr>
              <w:rFonts w:eastAsia="Arial"/>
            </w:rPr>
          </w:rPrChange>
        </w:rPr>
      </w:pPr>
      <w:bookmarkStart w:id="1074" w:name="_Toc15"/>
      <w:bookmarkStart w:id="1075" w:name="_Toc243938843"/>
      <w:r w:rsidRPr="004D4A21">
        <w:rPr>
          <w:rStyle w:val="Ninguno"/>
          <w:lang w:val="es-EC"/>
          <w:rPrChange w:id="1076" w:author="(Estudiante) Andres Marcelo Olmedo Coronel" w:date="2026-10-26T20:49:00Z" w16du:dateUtc="2026-10-27T01:49:00Z">
            <w:rPr>
              <w:rStyle w:val="Ninguno"/>
            </w:rPr>
          </w:rPrChange>
        </w:rPr>
        <w:t>Estado del arte y estudios realizados</w:t>
      </w:r>
      <w:bookmarkEnd w:id="1074"/>
      <w:bookmarkEnd w:id="1075"/>
    </w:p>
    <w:p w14:paraId="7BBDF220" w14:textId="77777777" w:rsidR="003C53B1" w:rsidRPr="004D4A21" w:rsidRDefault="00000000" w:rsidP="00567D22">
      <w:pPr>
        <w:pStyle w:val="Ttulo2"/>
        <w:numPr>
          <w:ilvl w:val="1"/>
          <w:numId w:val="1"/>
        </w:numPr>
        <w:rPr>
          <w:rFonts w:eastAsia="Arial"/>
          <w:lang w:val="es-EC"/>
          <w:rPrChange w:id="1077" w:author="(Estudiante) Andres Marcelo Olmedo Coronel" w:date="2026-10-26T20:49:00Z" w16du:dateUtc="2026-10-27T01:49:00Z">
            <w:rPr>
              <w:rFonts w:eastAsia="Arial"/>
            </w:rPr>
          </w:rPrChange>
        </w:rPr>
      </w:pPr>
      <w:bookmarkStart w:id="1078" w:name="_Toc17"/>
      <w:bookmarkStart w:id="1079" w:name="_Toc243938844"/>
      <w:r w:rsidRPr="004D4A21">
        <w:rPr>
          <w:rStyle w:val="Ninguno"/>
          <w:u w:color="000000"/>
          <w:lang w:val="es-EC"/>
          <w:rPrChange w:id="1080" w:author="(Estudiante) Andres Marcelo Olmedo Coronel" w:date="2026-10-26T20:49:00Z" w16du:dateUtc="2026-10-27T01:49:00Z">
            <w:rPr>
              <w:rStyle w:val="Ninguno"/>
              <w:u w:color="000000"/>
            </w:rPr>
          </w:rPrChange>
        </w:rPr>
        <w:t>Estado del arte</w:t>
      </w:r>
      <w:bookmarkEnd w:id="1078"/>
      <w:bookmarkEnd w:id="1079"/>
    </w:p>
    <w:p w14:paraId="7BBDF221" w14:textId="77777777" w:rsidR="003C53B1" w:rsidRPr="004D4A21" w:rsidRDefault="00000000">
      <w:pPr>
        <w:pStyle w:val="Cuerpo"/>
        <w:rPr>
          <w:lang w:val="es-EC"/>
          <w:rPrChange w:id="1081" w:author="(Estudiante) Andres Marcelo Olmedo Coronel" w:date="2026-10-26T20:49:00Z" w16du:dateUtc="2026-10-27T01:49:00Z">
            <w:rPr/>
          </w:rPrChange>
        </w:rPr>
      </w:pPr>
      <w:r w:rsidRPr="004D4A21">
        <w:rPr>
          <w:lang w:val="es-EC"/>
          <w:rPrChange w:id="1082" w:author="(Estudiante) Andres Marcelo Olmedo Coronel" w:date="2026-10-26T20:49:00Z" w16du:dateUtc="2026-10-27T01:49:00Z">
            <w:rPr/>
          </w:rPrChange>
        </w:rPr>
        <w:t xml:space="preserve">La literatura sobre credit scoring y predicción de incumplimiento ha evolucionado desde modelos estadísticos, como la regresión logística, hacia algoritmos de aprendizaje automático capaces de capturar relaciones no lineales. La Tabla 3 sintetiza seis estudios representativos y permite identificar tres consensos: los ensambles de árboles superan de forma consistente a la regresión logística en datos tabulares (Lessmann et al., 2015; Gunnarsson et al., 2021); la explicabilidad mediante SHAP es una condición para su adopción en entornos regulados (Bussmann et al., 2021; Bücker et al., 2022; de Lange et al., 2022); y </w:t>
      </w:r>
      <w:r w:rsidRPr="004D4A21">
        <w:rPr>
          <w:lang w:val="es-EC"/>
          <w:rPrChange w:id="1083" w:author="(Estudiante) Andres Marcelo Olmedo Coronel" w:date="2026-10-26T20:49:00Z" w16du:dateUtc="2026-10-27T01:49:00Z">
            <w:rPr/>
          </w:rPrChange>
        </w:rPr>
        <w:lastRenderedPageBreak/>
        <w:t>la ganancia predictiva debe ponderarse frente al riesgo de modelo y a la calidad de la validación (Alonso Robisco &amp; Carbó Martínez, 2022; Dastile et al., 2020).</w:t>
      </w:r>
    </w:p>
    <w:p w14:paraId="7BBDF222" w14:textId="77777777" w:rsidR="003C53B1" w:rsidRPr="004D4A21" w:rsidRDefault="00000000">
      <w:pPr>
        <w:pStyle w:val="Cuerpo"/>
        <w:keepNext/>
        <w:spacing w:after="0"/>
        <w:jc w:val="left"/>
        <w:rPr>
          <w:lang w:val="es-EC"/>
          <w:rPrChange w:id="1084" w:author="(Estudiante) Andres Marcelo Olmedo Coronel" w:date="2026-10-26T20:49:00Z" w16du:dateUtc="2026-10-27T01:49:00Z">
            <w:rPr/>
          </w:rPrChange>
        </w:rPr>
      </w:pPr>
      <w:r w:rsidRPr="004D4A21">
        <w:rPr>
          <w:b/>
          <w:bCs/>
          <w:lang w:val="es-EC"/>
          <w:rPrChange w:id="1085" w:author="(Estudiante) Andres Marcelo Olmedo Coronel" w:date="2026-10-26T20:49:00Z" w16du:dateUtc="2026-10-27T01:49:00Z">
            <w:rPr>
              <w:b/>
              <w:bCs/>
            </w:rPr>
          </w:rPrChange>
        </w:rPr>
        <w:t>Tabla 3</w:t>
      </w:r>
    </w:p>
    <w:p w14:paraId="7BBDF223" w14:textId="77777777" w:rsidR="003C53B1" w:rsidRPr="004D4A21" w:rsidRDefault="00000000">
      <w:pPr>
        <w:pStyle w:val="Cuerpo"/>
        <w:keepNext/>
        <w:rPr>
          <w:lang w:val="es-EC"/>
          <w:rPrChange w:id="1086" w:author="(Estudiante) Andres Marcelo Olmedo Coronel" w:date="2026-10-26T20:49:00Z" w16du:dateUtc="2026-10-27T01:49:00Z">
            <w:rPr/>
          </w:rPrChange>
        </w:rPr>
      </w:pPr>
      <w:r w:rsidRPr="004D4A21">
        <w:rPr>
          <w:i/>
          <w:iCs/>
          <w:lang w:val="es-EC"/>
          <w:rPrChange w:id="1087" w:author="(Estudiante) Andres Marcelo Olmedo Coronel" w:date="2026-10-26T20:49:00Z" w16du:dateUtc="2026-10-27T01:49:00Z">
            <w:rPr>
              <w:i/>
              <w:iCs/>
            </w:rPr>
          </w:rPrChange>
        </w:rPr>
        <w:t>Síntesis comparativa de estudios sobre predicción de mora y credit scoring explicable</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1800"/>
        <w:gridCol w:w="2600"/>
        <w:gridCol w:w="2900"/>
        <w:gridCol w:w="2050"/>
      </w:tblGrid>
      <w:tr w:rsidR="003C53B1" w:rsidRPr="004D4A21" w14:paraId="7BBDF228"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24" w14:textId="77777777" w:rsidR="003C53B1" w:rsidRPr="004D4A21" w:rsidRDefault="00000000">
            <w:pPr>
              <w:pStyle w:val="Predeterminado"/>
              <w:keepNext/>
              <w:spacing w:before="40" w:after="40" w:line="240" w:lineRule="auto"/>
              <w:jc w:val="center"/>
            </w:pPr>
            <w:r w:rsidRPr="004D4A21">
              <w:rPr>
                <w:b/>
                <w:bCs/>
                <w:sz w:val="18"/>
                <w:szCs w:val="18"/>
              </w:rPr>
              <w:t>Estudio</w:t>
            </w:r>
          </w:p>
        </w:tc>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25" w14:textId="77777777" w:rsidR="003C53B1" w:rsidRPr="004D4A21" w:rsidRDefault="00000000">
            <w:pPr>
              <w:pStyle w:val="Predeterminado"/>
              <w:keepNext/>
              <w:spacing w:before="40" w:after="40" w:line="240" w:lineRule="auto"/>
              <w:jc w:val="center"/>
            </w:pPr>
            <w:r w:rsidRPr="004D4A21">
              <w:rPr>
                <w:b/>
                <w:bCs/>
                <w:sz w:val="18"/>
                <w:szCs w:val="18"/>
              </w:rPr>
              <w:t>Enfoque y datos</w:t>
            </w:r>
          </w:p>
        </w:tc>
        <w:tc>
          <w:tcPr>
            <w:tcW w:w="29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26" w14:textId="77777777" w:rsidR="003C53B1" w:rsidRPr="004D4A21" w:rsidRDefault="00000000">
            <w:pPr>
              <w:pStyle w:val="Predeterminado"/>
              <w:keepNext/>
              <w:spacing w:before="40" w:after="40" w:line="240" w:lineRule="auto"/>
              <w:jc w:val="center"/>
            </w:pPr>
            <w:r w:rsidRPr="004D4A21">
              <w:rPr>
                <w:b/>
                <w:bCs/>
                <w:sz w:val="18"/>
                <w:szCs w:val="18"/>
              </w:rPr>
              <w:t>Hallazgo principal</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27" w14:textId="77777777" w:rsidR="003C53B1" w:rsidRPr="004D4A21" w:rsidRDefault="00000000">
            <w:pPr>
              <w:pStyle w:val="Predeterminado"/>
              <w:keepNext/>
              <w:spacing w:before="40" w:after="40" w:line="240" w:lineRule="auto"/>
              <w:jc w:val="center"/>
            </w:pPr>
            <w:r w:rsidRPr="004D4A21">
              <w:rPr>
                <w:b/>
                <w:bCs/>
                <w:sz w:val="18"/>
                <w:szCs w:val="18"/>
              </w:rPr>
              <w:t>Limitación frente a este proyecto</w:t>
            </w:r>
          </w:p>
        </w:tc>
      </w:tr>
      <w:tr w:rsidR="003C53B1" w:rsidRPr="004D4A21" w14:paraId="7BBDF22D"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7BBDF229" w14:textId="77777777" w:rsidR="003C53B1" w:rsidRPr="004D4A21" w:rsidRDefault="00000000">
            <w:pPr>
              <w:pStyle w:val="Predeterminado"/>
              <w:spacing w:before="40" w:after="40" w:line="240" w:lineRule="auto"/>
            </w:pPr>
            <w:r w:rsidRPr="004D4A21">
              <w:rPr>
                <w:sz w:val="18"/>
                <w:szCs w:val="18"/>
              </w:rPr>
              <w:t>Lessmann et al. (2015)</w:t>
            </w:r>
          </w:p>
        </w:tc>
        <w:tc>
          <w:tcPr>
            <w:tcW w:w="2600" w:type="dxa"/>
            <w:tcBorders>
              <w:top w:val="single" w:sz="4" w:space="0" w:color="000000"/>
              <w:left w:val="single" w:sz="4" w:space="0" w:color="000000"/>
              <w:bottom w:val="single" w:sz="4" w:space="0" w:color="000000"/>
              <w:right w:val="single" w:sz="4" w:space="0" w:color="000000"/>
            </w:tcBorders>
            <w:vAlign w:val="center"/>
          </w:tcPr>
          <w:p w14:paraId="7BBDF22A" w14:textId="77777777" w:rsidR="003C53B1" w:rsidRPr="004D4A21" w:rsidRDefault="00000000">
            <w:pPr>
              <w:pStyle w:val="Predeterminado"/>
              <w:spacing w:before="40" w:after="40" w:line="240" w:lineRule="auto"/>
            </w:pPr>
            <w:r w:rsidRPr="004D4A21">
              <w:rPr>
                <w:sz w:val="18"/>
                <w:szCs w:val="18"/>
              </w:rPr>
              <w:t>Comparación de 41 clasificadores en ocho conjuntos de credit scoring</w:t>
            </w:r>
          </w:p>
        </w:tc>
        <w:tc>
          <w:tcPr>
            <w:tcW w:w="2900" w:type="dxa"/>
            <w:tcBorders>
              <w:top w:val="single" w:sz="4" w:space="0" w:color="000000"/>
              <w:left w:val="single" w:sz="4" w:space="0" w:color="000000"/>
              <w:bottom w:val="single" w:sz="4" w:space="0" w:color="000000"/>
              <w:right w:val="single" w:sz="4" w:space="0" w:color="000000"/>
            </w:tcBorders>
            <w:vAlign w:val="center"/>
          </w:tcPr>
          <w:p w14:paraId="7BBDF22B" w14:textId="77777777" w:rsidR="003C53B1" w:rsidRPr="004D4A21" w:rsidRDefault="00000000">
            <w:pPr>
              <w:pStyle w:val="Predeterminado"/>
              <w:spacing w:before="40" w:after="40" w:line="240" w:lineRule="auto"/>
            </w:pPr>
            <w:r w:rsidRPr="004D4A21">
              <w:rPr>
                <w:sz w:val="18"/>
                <w:szCs w:val="18"/>
              </w:rPr>
              <w:t>Los ensambles heterogéneos y homogéneos superan a la regresión logística; recomiendan evaluar con varias métricas</w:t>
            </w:r>
          </w:p>
        </w:tc>
        <w:tc>
          <w:tcPr>
            <w:tcW w:w="2050" w:type="dxa"/>
            <w:tcBorders>
              <w:top w:val="single" w:sz="4" w:space="0" w:color="000000"/>
              <w:left w:val="single" w:sz="4" w:space="0" w:color="000000"/>
              <w:bottom w:val="single" w:sz="4" w:space="0" w:color="000000"/>
              <w:right w:val="single" w:sz="4" w:space="0" w:color="000000"/>
            </w:tcBorders>
            <w:vAlign w:val="center"/>
          </w:tcPr>
          <w:p w14:paraId="7BBDF22C" w14:textId="77777777" w:rsidR="003C53B1" w:rsidRPr="004D4A21" w:rsidRDefault="00000000">
            <w:pPr>
              <w:pStyle w:val="Predeterminado"/>
              <w:spacing w:before="40" w:after="40" w:line="240" w:lineRule="auto"/>
            </w:pPr>
            <w:r w:rsidRPr="004D4A21">
              <w:rPr>
                <w:sz w:val="18"/>
                <w:szCs w:val="18"/>
              </w:rPr>
              <w:t>Problema binario; validación no temporal</w:t>
            </w:r>
          </w:p>
        </w:tc>
      </w:tr>
      <w:tr w:rsidR="003C53B1" w:rsidRPr="004D4A21" w14:paraId="7BBDF23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7BBDF22E" w14:textId="77777777" w:rsidR="003C53B1" w:rsidRPr="004D4A21" w:rsidRDefault="00000000">
            <w:pPr>
              <w:pStyle w:val="Predeterminado"/>
              <w:spacing w:before="40" w:after="40" w:line="240" w:lineRule="auto"/>
            </w:pPr>
            <w:r w:rsidRPr="004D4A21">
              <w:rPr>
                <w:sz w:val="18"/>
                <w:szCs w:val="18"/>
              </w:rPr>
              <w:t>Dastile et al. (2020)</w:t>
            </w:r>
          </w:p>
        </w:tc>
        <w:tc>
          <w:tcPr>
            <w:tcW w:w="2600" w:type="dxa"/>
            <w:tcBorders>
              <w:top w:val="single" w:sz="4" w:space="0" w:color="000000"/>
              <w:left w:val="single" w:sz="4" w:space="0" w:color="000000"/>
              <w:bottom w:val="single" w:sz="4" w:space="0" w:color="000000"/>
              <w:right w:val="single" w:sz="4" w:space="0" w:color="000000"/>
            </w:tcBorders>
            <w:vAlign w:val="center"/>
          </w:tcPr>
          <w:p w14:paraId="7BBDF22F" w14:textId="77777777" w:rsidR="003C53B1" w:rsidRPr="004D4A21" w:rsidRDefault="00000000">
            <w:pPr>
              <w:pStyle w:val="Predeterminado"/>
              <w:spacing w:before="40" w:after="40" w:line="240" w:lineRule="auto"/>
            </w:pPr>
            <w:r w:rsidRPr="004D4A21">
              <w:rPr>
                <w:sz w:val="18"/>
                <w:szCs w:val="18"/>
              </w:rPr>
              <w:t>Revisión sistemática de modelos estadísticos y de aprendizaje automático para credit scoring</w:t>
            </w:r>
          </w:p>
        </w:tc>
        <w:tc>
          <w:tcPr>
            <w:tcW w:w="2900" w:type="dxa"/>
            <w:tcBorders>
              <w:top w:val="single" w:sz="4" w:space="0" w:color="000000"/>
              <w:left w:val="single" w:sz="4" w:space="0" w:color="000000"/>
              <w:bottom w:val="single" w:sz="4" w:space="0" w:color="000000"/>
              <w:right w:val="single" w:sz="4" w:space="0" w:color="000000"/>
            </w:tcBorders>
            <w:vAlign w:val="center"/>
          </w:tcPr>
          <w:p w14:paraId="7BBDF230" w14:textId="77777777" w:rsidR="003C53B1" w:rsidRPr="004D4A21" w:rsidRDefault="00000000">
            <w:pPr>
              <w:pStyle w:val="Predeterminado"/>
              <w:spacing w:before="40" w:after="40" w:line="240" w:lineRule="auto"/>
            </w:pPr>
            <w:r w:rsidRPr="004D4A21">
              <w:rPr>
                <w:sz w:val="18"/>
                <w:szCs w:val="18"/>
              </w:rPr>
              <w:t>Los ensambles y las redes profundas muestran ventajas, pero persisten brechas de explicabilidad y desbalance</w:t>
            </w:r>
          </w:p>
        </w:tc>
        <w:tc>
          <w:tcPr>
            <w:tcW w:w="2050" w:type="dxa"/>
            <w:tcBorders>
              <w:top w:val="single" w:sz="4" w:space="0" w:color="000000"/>
              <w:left w:val="single" w:sz="4" w:space="0" w:color="000000"/>
              <w:bottom w:val="single" w:sz="4" w:space="0" w:color="000000"/>
              <w:right w:val="single" w:sz="4" w:space="0" w:color="000000"/>
            </w:tcBorders>
            <w:vAlign w:val="center"/>
          </w:tcPr>
          <w:p w14:paraId="7BBDF231" w14:textId="77777777" w:rsidR="003C53B1" w:rsidRPr="004D4A21" w:rsidRDefault="00000000">
            <w:pPr>
              <w:pStyle w:val="Predeterminado"/>
              <w:spacing w:before="40" w:after="40" w:line="240" w:lineRule="auto"/>
            </w:pPr>
            <w:r w:rsidRPr="004D4A21">
              <w:rPr>
                <w:sz w:val="18"/>
                <w:szCs w:val="18"/>
              </w:rPr>
              <w:t>Pocos estudios usan datos temporales o despliegue real</w:t>
            </w:r>
          </w:p>
        </w:tc>
      </w:tr>
      <w:tr w:rsidR="003C53B1" w:rsidRPr="004D4A21" w14:paraId="7BBDF237"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7BBDF233" w14:textId="77777777" w:rsidR="003C53B1" w:rsidRPr="004D4A21" w:rsidRDefault="00000000">
            <w:pPr>
              <w:pStyle w:val="Predeterminado"/>
              <w:spacing w:before="40" w:after="40" w:line="240" w:lineRule="auto"/>
            </w:pPr>
            <w:r w:rsidRPr="004D4A21">
              <w:rPr>
                <w:sz w:val="18"/>
                <w:szCs w:val="18"/>
              </w:rPr>
              <w:t>Gunnarsson et al. (2021)</w:t>
            </w:r>
          </w:p>
        </w:tc>
        <w:tc>
          <w:tcPr>
            <w:tcW w:w="2600" w:type="dxa"/>
            <w:tcBorders>
              <w:top w:val="single" w:sz="4" w:space="0" w:color="000000"/>
              <w:left w:val="single" w:sz="4" w:space="0" w:color="000000"/>
              <w:bottom w:val="single" w:sz="4" w:space="0" w:color="000000"/>
              <w:right w:val="single" w:sz="4" w:space="0" w:color="000000"/>
            </w:tcBorders>
            <w:vAlign w:val="center"/>
          </w:tcPr>
          <w:p w14:paraId="7BBDF234" w14:textId="77777777" w:rsidR="003C53B1" w:rsidRPr="004D4A21" w:rsidRDefault="00000000">
            <w:pPr>
              <w:pStyle w:val="Predeterminado"/>
              <w:spacing w:before="40" w:after="40" w:line="240" w:lineRule="auto"/>
            </w:pPr>
            <w:r w:rsidRPr="004D4A21">
              <w:rPr>
                <w:sz w:val="18"/>
                <w:szCs w:val="18"/>
              </w:rPr>
              <w:t>Comparación de aprendizaje profundo frente a ensambles de árboles en credit scoring</w:t>
            </w:r>
          </w:p>
        </w:tc>
        <w:tc>
          <w:tcPr>
            <w:tcW w:w="2900" w:type="dxa"/>
            <w:tcBorders>
              <w:top w:val="single" w:sz="4" w:space="0" w:color="000000"/>
              <w:left w:val="single" w:sz="4" w:space="0" w:color="000000"/>
              <w:bottom w:val="single" w:sz="4" w:space="0" w:color="000000"/>
              <w:right w:val="single" w:sz="4" w:space="0" w:color="000000"/>
            </w:tcBorders>
            <w:vAlign w:val="center"/>
          </w:tcPr>
          <w:p w14:paraId="7BBDF235" w14:textId="77777777" w:rsidR="003C53B1" w:rsidRPr="004D4A21" w:rsidRDefault="00000000">
            <w:pPr>
              <w:pStyle w:val="Predeterminado"/>
              <w:spacing w:before="40" w:after="40" w:line="240" w:lineRule="auto"/>
            </w:pPr>
            <w:r w:rsidRPr="004D4A21">
              <w:rPr>
                <w:sz w:val="18"/>
                <w:szCs w:val="18"/>
              </w:rPr>
              <w:t>XGBoost y otros ensambles de árboles igualan o superan a las redes profundas en datos tabulares</w:t>
            </w:r>
          </w:p>
        </w:tc>
        <w:tc>
          <w:tcPr>
            <w:tcW w:w="2050" w:type="dxa"/>
            <w:tcBorders>
              <w:top w:val="single" w:sz="4" w:space="0" w:color="000000"/>
              <w:left w:val="single" w:sz="4" w:space="0" w:color="000000"/>
              <w:bottom w:val="single" w:sz="4" w:space="0" w:color="000000"/>
              <w:right w:val="single" w:sz="4" w:space="0" w:color="000000"/>
            </w:tcBorders>
            <w:vAlign w:val="center"/>
          </w:tcPr>
          <w:p w14:paraId="7BBDF236" w14:textId="77777777" w:rsidR="003C53B1" w:rsidRPr="004D4A21" w:rsidRDefault="00000000">
            <w:pPr>
              <w:pStyle w:val="Predeterminado"/>
              <w:spacing w:before="40" w:after="40" w:line="240" w:lineRule="auto"/>
            </w:pPr>
            <w:r w:rsidRPr="004D4A21">
              <w:rPr>
                <w:sz w:val="18"/>
                <w:szCs w:val="18"/>
              </w:rPr>
              <w:t>Enfoque binario de incumplimiento</w:t>
            </w:r>
          </w:p>
        </w:tc>
      </w:tr>
      <w:tr w:rsidR="003C53B1" w:rsidRPr="004D4A21" w14:paraId="7BBDF23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7BBDF238" w14:textId="77777777" w:rsidR="003C53B1" w:rsidRPr="004D4A21" w:rsidRDefault="00000000">
            <w:pPr>
              <w:pStyle w:val="Predeterminado"/>
              <w:spacing w:before="40" w:after="40" w:line="240" w:lineRule="auto"/>
            </w:pPr>
            <w:r w:rsidRPr="004D4A21">
              <w:rPr>
                <w:sz w:val="18"/>
                <w:szCs w:val="18"/>
              </w:rPr>
              <w:t>Bussmann et al. (2021)</w:t>
            </w:r>
          </w:p>
        </w:tc>
        <w:tc>
          <w:tcPr>
            <w:tcW w:w="2600" w:type="dxa"/>
            <w:tcBorders>
              <w:top w:val="single" w:sz="4" w:space="0" w:color="000000"/>
              <w:left w:val="single" w:sz="4" w:space="0" w:color="000000"/>
              <w:bottom w:val="single" w:sz="4" w:space="0" w:color="000000"/>
              <w:right w:val="single" w:sz="4" w:space="0" w:color="000000"/>
            </w:tcBorders>
            <w:vAlign w:val="center"/>
          </w:tcPr>
          <w:p w14:paraId="7BBDF239" w14:textId="77777777" w:rsidR="003C53B1" w:rsidRPr="004D4A21" w:rsidRDefault="00000000">
            <w:pPr>
              <w:pStyle w:val="Predeterminado"/>
              <w:spacing w:before="40" w:after="40" w:line="240" w:lineRule="auto"/>
            </w:pPr>
            <w:r w:rsidRPr="004D4A21">
              <w:rPr>
                <w:sz w:val="18"/>
                <w:szCs w:val="18"/>
              </w:rPr>
              <w:t>XGBoost con explicaciones SHAP para riesgo crediticio de pymes europeas</w:t>
            </w:r>
          </w:p>
        </w:tc>
        <w:tc>
          <w:tcPr>
            <w:tcW w:w="2900" w:type="dxa"/>
            <w:tcBorders>
              <w:top w:val="single" w:sz="4" w:space="0" w:color="000000"/>
              <w:left w:val="single" w:sz="4" w:space="0" w:color="000000"/>
              <w:bottom w:val="single" w:sz="4" w:space="0" w:color="000000"/>
              <w:right w:val="single" w:sz="4" w:space="0" w:color="000000"/>
            </w:tcBorders>
            <w:vAlign w:val="center"/>
          </w:tcPr>
          <w:p w14:paraId="7BBDF23A" w14:textId="77777777" w:rsidR="003C53B1" w:rsidRPr="004D4A21" w:rsidRDefault="00000000">
            <w:pPr>
              <w:pStyle w:val="Predeterminado"/>
              <w:spacing w:before="40" w:after="40" w:line="240" w:lineRule="auto"/>
            </w:pPr>
            <w:r w:rsidRPr="004D4A21">
              <w:rPr>
                <w:sz w:val="18"/>
                <w:szCs w:val="18"/>
              </w:rPr>
              <w:t>SHAP permite agrupar perfiles de riesgo y explicar decisiones a supervisores</w:t>
            </w:r>
          </w:p>
        </w:tc>
        <w:tc>
          <w:tcPr>
            <w:tcW w:w="2050" w:type="dxa"/>
            <w:tcBorders>
              <w:top w:val="single" w:sz="4" w:space="0" w:color="000000"/>
              <w:left w:val="single" w:sz="4" w:space="0" w:color="000000"/>
              <w:bottom w:val="single" w:sz="4" w:space="0" w:color="000000"/>
              <w:right w:val="single" w:sz="4" w:space="0" w:color="000000"/>
            </w:tcBorders>
            <w:vAlign w:val="center"/>
          </w:tcPr>
          <w:p w14:paraId="7BBDF23B" w14:textId="77777777" w:rsidR="003C53B1" w:rsidRPr="004D4A21" w:rsidRDefault="00000000">
            <w:pPr>
              <w:pStyle w:val="Predeterminado"/>
              <w:spacing w:before="40" w:after="40" w:line="240" w:lineRule="auto"/>
            </w:pPr>
            <w:r w:rsidRPr="004D4A21">
              <w:rPr>
                <w:sz w:val="18"/>
                <w:szCs w:val="18"/>
              </w:rPr>
              <w:t>Sin evaluación ordinal ni de calibración</w:t>
            </w:r>
          </w:p>
        </w:tc>
      </w:tr>
      <w:tr w:rsidR="003C53B1" w:rsidRPr="004D4A21" w14:paraId="7BBDF24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7BBDF23D" w14:textId="77777777" w:rsidR="003C53B1" w:rsidRPr="004D4A21" w:rsidRDefault="00000000">
            <w:pPr>
              <w:pStyle w:val="Predeterminado"/>
              <w:spacing w:before="40" w:after="40" w:line="240" w:lineRule="auto"/>
            </w:pPr>
            <w:r w:rsidRPr="004D4A21">
              <w:rPr>
                <w:sz w:val="18"/>
                <w:szCs w:val="18"/>
              </w:rPr>
              <w:t>de Lange et al. (2022)</w:t>
            </w:r>
          </w:p>
        </w:tc>
        <w:tc>
          <w:tcPr>
            <w:tcW w:w="2600" w:type="dxa"/>
            <w:tcBorders>
              <w:top w:val="single" w:sz="4" w:space="0" w:color="000000"/>
              <w:left w:val="single" w:sz="4" w:space="0" w:color="000000"/>
              <w:bottom w:val="single" w:sz="4" w:space="0" w:color="000000"/>
              <w:right w:val="single" w:sz="4" w:space="0" w:color="000000"/>
            </w:tcBorders>
            <w:vAlign w:val="center"/>
          </w:tcPr>
          <w:p w14:paraId="7BBDF23E" w14:textId="77777777" w:rsidR="003C53B1" w:rsidRPr="004D4A21" w:rsidRDefault="00000000">
            <w:pPr>
              <w:pStyle w:val="Predeterminado"/>
              <w:spacing w:before="40" w:after="40" w:line="240" w:lineRule="auto"/>
            </w:pPr>
            <w:r w:rsidRPr="004D4A21">
              <w:rPr>
                <w:sz w:val="18"/>
                <w:szCs w:val="18"/>
              </w:rPr>
              <w:t>LightGBM y SHAP sobre créditos de consumo de un banco noruego</w:t>
            </w:r>
          </w:p>
        </w:tc>
        <w:tc>
          <w:tcPr>
            <w:tcW w:w="2900" w:type="dxa"/>
            <w:tcBorders>
              <w:top w:val="single" w:sz="4" w:space="0" w:color="000000"/>
              <w:left w:val="single" w:sz="4" w:space="0" w:color="000000"/>
              <w:bottom w:val="single" w:sz="4" w:space="0" w:color="000000"/>
              <w:right w:val="single" w:sz="4" w:space="0" w:color="000000"/>
            </w:tcBorders>
            <w:vAlign w:val="center"/>
          </w:tcPr>
          <w:p w14:paraId="7BBDF23F" w14:textId="77777777" w:rsidR="003C53B1" w:rsidRPr="004D4A21" w:rsidRDefault="00000000">
            <w:pPr>
              <w:pStyle w:val="Predeterminado"/>
              <w:spacing w:before="40" w:after="40" w:line="240" w:lineRule="auto"/>
            </w:pPr>
            <w:r w:rsidRPr="004D4A21">
              <w:rPr>
                <w:sz w:val="18"/>
                <w:szCs w:val="18"/>
              </w:rPr>
              <w:t>El boosting supera a la regresión logística y SHAP aporta explicaciones coherentes con el criterio experto</w:t>
            </w:r>
          </w:p>
        </w:tc>
        <w:tc>
          <w:tcPr>
            <w:tcW w:w="2050" w:type="dxa"/>
            <w:tcBorders>
              <w:top w:val="single" w:sz="4" w:space="0" w:color="000000"/>
              <w:left w:val="single" w:sz="4" w:space="0" w:color="000000"/>
              <w:bottom w:val="single" w:sz="4" w:space="0" w:color="000000"/>
              <w:right w:val="single" w:sz="4" w:space="0" w:color="000000"/>
            </w:tcBorders>
            <w:vAlign w:val="center"/>
          </w:tcPr>
          <w:p w14:paraId="7BBDF240" w14:textId="77777777" w:rsidR="003C53B1" w:rsidRPr="004D4A21" w:rsidRDefault="00000000">
            <w:pPr>
              <w:pStyle w:val="Predeterminado"/>
              <w:spacing w:before="40" w:after="40" w:line="240" w:lineRule="auto"/>
            </w:pPr>
            <w:r w:rsidRPr="004D4A21">
              <w:rPr>
                <w:sz w:val="18"/>
                <w:szCs w:val="18"/>
              </w:rPr>
              <w:t>Datos de un solo banco; horizonte binario</w:t>
            </w:r>
          </w:p>
        </w:tc>
      </w:tr>
      <w:tr w:rsidR="003C53B1" w:rsidRPr="004D4A21" w14:paraId="7BBDF24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7BBDF242" w14:textId="77777777" w:rsidR="003C53B1" w:rsidRPr="004D4A21" w:rsidRDefault="00000000">
            <w:pPr>
              <w:pStyle w:val="Predeterminado"/>
              <w:keepNext/>
              <w:spacing w:before="40" w:after="40" w:line="240" w:lineRule="auto"/>
            </w:pPr>
            <w:r w:rsidRPr="004D4A21">
              <w:rPr>
                <w:sz w:val="18"/>
                <w:szCs w:val="18"/>
              </w:rPr>
              <w:t>Alonso Robisco y Carbó Martínez (2022)</w:t>
            </w:r>
          </w:p>
        </w:tc>
        <w:tc>
          <w:tcPr>
            <w:tcW w:w="2600" w:type="dxa"/>
            <w:tcBorders>
              <w:top w:val="single" w:sz="4" w:space="0" w:color="000000"/>
              <w:left w:val="single" w:sz="4" w:space="0" w:color="000000"/>
              <w:bottom w:val="single" w:sz="4" w:space="0" w:color="000000"/>
              <w:right w:val="single" w:sz="4" w:space="0" w:color="000000"/>
            </w:tcBorders>
            <w:vAlign w:val="center"/>
          </w:tcPr>
          <w:p w14:paraId="7BBDF243" w14:textId="77777777" w:rsidR="003C53B1" w:rsidRPr="004D4A21" w:rsidRDefault="00000000">
            <w:pPr>
              <w:pStyle w:val="Predeterminado"/>
              <w:keepNext/>
              <w:spacing w:before="40" w:after="40" w:line="240" w:lineRule="auto"/>
            </w:pPr>
            <w:r w:rsidRPr="004D4A21">
              <w:rPr>
                <w:sz w:val="18"/>
                <w:szCs w:val="18"/>
              </w:rPr>
              <w:t>Medición del desempeño ajustado por riesgo de modelo en predicción de incumplimiento</w:t>
            </w:r>
          </w:p>
        </w:tc>
        <w:tc>
          <w:tcPr>
            <w:tcW w:w="2900" w:type="dxa"/>
            <w:tcBorders>
              <w:top w:val="single" w:sz="4" w:space="0" w:color="000000"/>
              <w:left w:val="single" w:sz="4" w:space="0" w:color="000000"/>
              <w:bottom w:val="single" w:sz="4" w:space="0" w:color="000000"/>
              <w:right w:val="single" w:sz="4" w:space="0" w:color="000000"/>
            </w:tcBorders>
            <w:vAlign w:val="center"/>
          </w:tcPr>
          <w:p w14:paraId="7BBDF244" w14:textId="77777777" w:rsidR="003C53B1" w:rsidRPr="004D4A21" w:rsidRDefault="00000000">
            <w:pPr>
              <w:pStyle w:val="Predeterminado"/>
              <w:keepNext/>
              <w:spacing w:before="40" w:after="40" w:line="240" w:lineRule="auto"/>
            </w:pPr>
            <w:r w:rsidRPr="004D4A21">
              <w:rPr>
                <w:sz w:val="18"/>
                <w:szCs w:val="18"/>
              </w:rPr>
              <w:t>La ganancia predictiva del aprendizaje automático debe ponderarse frente a su riesgo de modelo y explicabilidad</w:t>
            </w:r>
          </w:p>
        </w:tc>
        <w:tc>
          <w:tcPr>
            <w:tcW w:w="2050" w:type="dxa"/>
            <w:tcBorders>
              <w:top w:val="single" w:sz="4" w:space="0" w:color="000000"/>
              <w:left w:val="single" w:sz="4" w:space="0" w:color="000000"/>
              <w:bottom w:val="single" w:sz="4" w:space="0" w:color="000000"/>
              <w:right w:val="single" w:sz="4" w:space="0" w:color="000000"/>
            </w:tcBorders>
            <w:vAlign w:val="center"/>
          </w:tcPr>
          <w:p w14:paraId="7BBDF245" w14:textId="77777777" w:rsidR="003C53B1" w:rsidRPr="004D4A21" w:rsidRDefault="00000000">
            <w:pPr>
              <w:pStyle w:val="Predeterminado"/>
              <w:keepNext/>
              <w:spacing w:before="40" w:after="40" w:line="240" w:lineRule="auto"/>
            </w:pPr>
            <w:r w:rsidRPr="004D4A21">
              <w:rPr>
                <w:sz w:val="18"/>
                <w:szCs w:val="18"/>
              </w:rPr>
              <w:t>No aborda la priorización operativa de cobranza</w:t>
            </w:r>
          </w:p>
        </w:tc>
      </w:tr>
    </w:tbl>
    <w:p w14:paraId="7BBDF247" w14:textId="77777777" w:rsidR="003C53B1" w:rsidRPr="004D4A21" w:rsidRDefault="00000000">
      <w:pPr>
        <w:pStyle w:val="Cuerpo"/>
        <w:jc w:val="left"/>
        <w:rPr>
          <w:lang w:val="es-EC"/>
          <w:rPrChange w:id="1088" w:author="(Estudiante) Andres Marcelo Olmedo Coronel" w:date="2026-10-26T20:49:00Z" w16du:dateUtc="2026-10-27T01:49:00Z">
            <w:rPr/>
          </w:rPrChange>
        </w:rPr>
      </w:pPr>
      <w:r w:rsidRPr="004D4A21">
        <w:rPr>
          <w:i/>
          <w:iCs/>
          <w:lang w:val="es-EC"/>
          <w:rPrChange w:id="1089" w:author="(Estudiante) Andres Marcelo Olmedo Coronel" w:date="2026-10-26T20:49:00Z" w16du:dateUtc="2026-10-27T01:49:00Z">
            <w:rPr>
              <w:i/>
              <w:iCs/>
            </w:rPr>
          </w:rPrChange>
        </w:rPr>
        <w:t xml:space="preserve">Nota. </w:t>
      </w:r>
      <w:r w:rsidRPr="004D4A21">
        <w:rPr>
          <w:lang w:val="es-EC"/>
          <w:rPrChange w:id="1090" w:author="(Estudiante) Andres Marcelo Olmedo Coronel" w:date="2026-10-26T20:49:00Z" w16du:dateUtc="2026-10-27T01:49:00Z">
            <w:rPr/>
          </w:rPrChange>
        </w:rPr>
        <w:t>Elaboración propia a partir de los estudios citados.</w:t>
      </w:r>
    </w:p>
    <w:p w14:paraId="7BBDF248" w14:textId="77777777" w:rsidR="003C53B1" w:rsidRPr="004D4A21" w:rsidRDefault="00000000">
      <w:pPr>
        <w:pStyle w:val="Cuerpo"/>
        <w:rPr>
          <w:lang w:val="es-EC"/>
          <w:rPrChange w:id="1091" w:author="(Estudiante) Andres Marcelo Olmedo Coronel" w:date="2026-10-26T20:49:00Z" w16du:dateUtc="2026-10-27T01:49:00Z">
            <w:rPr/>
          </w:rPrChange>
        </w:rPr>
      </w:pPr>
      <w:r w:rsidRPr="004D4A21">
        <w:rPr>
          <w:lang w:val="es-EC"/>
          <w:rPrChange w:id="1092" w:author="(Estudiante) Andres Marcelo Olmedo Coronel" w:date="2026-10-26T20:49:00Z" w16du:dateUtc="2026-10-27T01:49:00Z">
            <w:rPr/>
          </w:rPrChange>
        </w:rPr>
        <w:t>Frente a estos antecedentes, el presente proyecto aborda tres brechas. Primero, la mayoría de los estudios formula el problema como binario (incumplimiento o no), mientras que el Área de Recuperación requiere distinguir seis categorías ordenadas de severidad; por ello se incorpora un modelo ordinal (Frank &amp; Hall, 2001) y métricas que penalizan los errores según su distancia, como el error absoluto medio y el kappa ponderado cuadrático (Cohen, 1968). Segundo, pocos trabajos validan con particiones temporales y comparan contra la regla operativa vigente; aquí se emplea una prueba futura con periodos de embargo y la persistencia de la categoría actual como línea base. Tercero, la literatura rara vez reporta calibración, incertidumbre y equidad de forma conjunta; este trabajo incorpora recalibración, conjuntos predictivos conformes (Angelopoulos &amp; Bates, 2023) y auditoría por subgrupos (Hardt et al., 2016).</w:t>
      </w:r>
    </w:p>
    <w:p w14:paraId="7BBDF249" w14:textId="77777777" w:rsidR="003C53B1" w:rsidRPr="004D4A21" w:rsidRDefault="00000000" w:rsidP="00567D22">
      <w:pPr>
        <w:pStyle w:val="Ttulo2"/>
        <w:numPr>
          <w:ilvl w:val="1"/>
          <w:numId w:val="1"/>
        </w:numPr>
        <w:rPr>
          <w:rFonts w:eastAsia="Arial"/>
          <w:lang w:val="es-EC"/>
          <w:rPrChange w:id="1093" w:author="(Estudiante) Andres Marcelo Olmedo Coronel" w:date="2026-10-26T20:49:00Z" w16du:dateUtc="2026-10-27T01:49:00Z">
            <w:rPr>
              <w:rFonts w:eastAsia="Arial"/>
            </w:rPr>
          </w:rPrChange>
        </w:rPr>
      </w:pPr>
      <w:bookmarkStart w:id="1094" w:name="_Toc243938845"/>
      <w:r w:rsidRPr="004D4A21">
        <w:rPr>
          <w:rStyle w:val="Ninguno"/>
          <w:u w:color="000000"/>
          <w:lang w:val="es-EC"/>
          <w:rPrChange w:id="1095" w:author="(Estudiante) Andres Marcelo Olmedo Coronel" w:date="2026-10-26T20:49:00Z" w16du:dateUtc="2026-10-27T01:49:00Z">
            <w:rPr>
              <w:rStyle w:val="Ninguno"/>
              <w:u w:color="000000"/>
            </w:rPr>
          </w:rPrChange>
        </w:rPr>
        <w:lastRenderedPageBreak/>
        <w:t>Fuentes de datos</w:t>
      </w:r>
      <w:bookmarkEnd w:id="1094"/>
    </w:p>
    <w:p w14:paraId="7BBDF24A" w14:textId="77777777" w:rsidR="003C53B1" w:rsidRPr="004D4A21" w:rsidRDefault="00000000">
      <w:pPr>
        <w:pStyle w:val="Cuerpo"/>
        <w:rPr>
          <w:lang w:val="es-EC"/>
          <w:rPrChange w:id="1096" w:author="(Estudiante) Andres Marcelo Olmedo Coronel" w:date="2026-10-26T20:49:00Z" w16du:dateUtc="2026-10-27T01:49:00Z">
            <w:rPr/>
          </w:rPrChange>
        </w:rPr>
      </w:pPr>
      <w:r w:rsidRPr="004D4A21">
        <w:rPr>
          <w:lang w:val="es-EC"/>
          <w:rPrChange w:id="1097" w:author="(Estudiante) Andres Marcelo Olmedo Coronel" w:date="2026-10-26T20:49:00Z" w16du:dateUtc="2026-10-27T01:49:00Z">
            <w:rPr/>
          </w:rPrChange>
        </w:rPr>
        <w:t>El proyecto se apoya en las siguientes fuentes. Como fuentes primarias, un panel sintético cliente-mes generado por el equipo a partir del diccionario institucional de 33 variables (Anexo B); la entrevista semiestructurada realizada el 4 de septiembre de 2026 al Jefe de Recuperación de Cartera (Anexo A); y las reuniones de levantamiento de requerimientos con las áreas de Recuperación, Riesgos y el custodio de datos. Como fuentes secundarias, el inventario institucional de variables, el marco normativo ecuatoriano de protección de datos y las normas ISO/IEC sobre calidad y gestión de riesgos de sistemas de IA. La prueba de aceptación de usuario constituirá una fuente primaria adicional en el Sprint 4.</w:t>
      </w:r>
    </w:p>
    <w:p w14:paraId="7BBDF24B" w14:textId="77777777" w:rsidR="003C53B1" w:rsidRPr="004D4A21" w:rsidRDefault="00000000" w:rsidP="00567D22">
      <w:pPr>
        <w:pStyle w:val="Ttulo2"/>
        <w:numPr>
          <w:ilvl w:val="1"/>
          <w:numId w:val="1"/>
        </w:numPr>
        <w:rPr>
          <w:rFonts w:eastAsia="Arial"/>
          <w:lang w:val="es-EC"/>
          <w:rPrChange w:id="1098" w:author="(Estudiante) Andres Marcelo Olmedo Coronel" w:date="2026-10-26T20:49:00Z" w16du:dateUtc="2026-10-27T01:49:00Z">
            <w:rPr>
              <w:rFonts w:eastAsia="Arial"/>
            </w:rPr>
          </w:rPrChange>
        </w:rPr>
      </w:pPr>
      <w:bookmarkStart w:id="1099" w:name="_Toc243938846"/>
      <w:r w:rsidRPr="004D4A21">
        <w:rPr>
          <w:rStyle w:val="Ninguno"/>
          <w:u w:color="000000"/>
          <w:lang w:val="es-EC"/>
          <w:rPrChange w:id="1100" w:author="(Estudiante) Andres Marcelo Olmedo Coronel" w:date="2026-10-26T20:49:00Z" w16du:dateUtc="2026-10-27T01:49:00Z">
            <w:rPr>
              <w:rStyle w:val="Ninguno"/>
              <w:u w:color="000000"/>
            </w:rPr>
          </w:rPrChange>
        </w:rPr>
        <w:t>Análisis de la entrevista al Área de Recuperación</w:t>
      </w:r>
      <w:bookmarkEnd w:id="1099"/>
    </w:p>
    <w:p w14:paraId="7BBDF24C" w14:textId="77777777" w:rsidR="003C53B1" w:rsidRPr="004D4A21" w:rsidRDefault="00000000">
      <w:pPr>
        <w:pStyle w:val="Cuerpo"/>
        <w:rPr>
          <w:lang w:val="es-EC"/>
          <w:rPrChange w:id="1101" w:author="(Estudiante) Andres Marcelo Olmedo Coronel" w:date="2026-10-26T20:49:00Z" w16du:dateUtc="2026-10-27T01:49:00Z">
            <w:rPr/>
          </w:rPrChange>
        </w:rPr>
      </w:pPr>
      <w:r w:rsidRPr="004D4A21">
        <w:rPr>
          <w:lang w:val="es-EC"/>
          <w:rPrChange w:id="1102" w:author="(Estudiante) Andres Marcelo Olmedo Coronel" w:date="2026-10-26T20:49:00Z" w16du:dateUtc="2026-10-27T01:49:00Z">
            <w:rPr/>
          </w:rPrChange>
        </w:rPr>
        <w:t>La entrevista confirmó que la gestión de la mora depende del criterio del asesor y de revisiones periódicas, sin alertas automáticas ni una trazabilidad completa de las gestiones masivas. El entrevistado identificó como criterios de riesgo la recurrencia en mora, la frecuencia de atrasos, los días de atraso y su evolución entre meses, y como requerimientos la predicción temprana, las alertas de compromisos incumplidos, la priorización diaria y los tableros para el comité de mora. Estos criterios orientaron la selección de las variables del panel y la definición de la regla institucional utilizada como línea base (N. Gutiérrez, comunicación personal, 4 de septiembre de 2026).</w:t>
      </w:r>
    </w:p>
    <w:p w14:paraId="7BBDF24D" w14:textId="77777777" w:rsidR="003C53B1" w:rsidRPr="004D4A21" w:rsidRDefault="00000000" w:rsidP="00567D22">
      <w:pPr>
        <w:pStyle w:val="Ttulo1"/>
        <w:numPr>
          <w:ilvl w:val="0"/>
          <w:numId w:val="1"/>
        </w:numPr>
        <w:rPr>
          <w:rFonts w:eastAsia="Arial"/>
          <w:lang w:val="es-EC"/>
          <w:rPrChange w:id="1103" w:author="(Estudiante) Andres Marcelo Olmedo Coronel" w:date="2026-10-26T20:49:00Z" w16du:dateUtc="2026-10-27T01:49:00Z">
            <w:rPr>
              <w:rFonts w:eastAsia="Arial"/>
            </w:rPr>
          </w:rPrChange>
        </w:rPr>
      </w:pPr>
      <w:bookmarkStart w:id="1104" w:name="_Toc243938847"/>
      <w:r w:rsidRPr="004D4A21">
        <w:rPr>
          <w:rStyle w:val="Ninguno"/>
          <w:lang w:val="es-EC"/>
          <w:rPrChange w:id="1105" w:author="(Estudiante) Andres Marcelo Olmedo Coronel" w:date="2026-10-26T20:49:00Z" w16du:dateUtc="2026-10-27T01:49:00Z">
            <w:rPr>
              <w:rStyle w:val="Ninguno"/>
            </w:rPr>
          </w:rPrChange>
        </w:rPr>
        <w:t>Desarrollo del proyecto</w:t>
      </w:r>
      <w:bookmarkEnd w:id="1104"/>
    </w:p>
    <w:p w14:paraId="7BBDF24E" w14:textId="77777777" w:rsidR="003C53B1" w:rsidRPr="004D4A21" w:rsidRDefault="00000000">
      <w:pPr>
        <w:pStyle w:val="Cuerpo"/>
        <w:rPr>
          <w:lang w:val="es-EC"/>
          <w:rPrChange w:id="1106" w:author="(Estudiante) Andres Marcelo Olmedo Coronel" w:date="2026-10-26T20:49:00Z" w16du:dateUtc="2026-10-27T01:49:00Z">
            <w:rPr/>
          </w:rPrChange>
        </w:rPr>
      </w:pPr>
      <w:r w:rsidRPr="004D4A21">
        <w:rPr>
          <w:lang w:val="es-EC"/>
          <w:rPrChange w:id="1107" w:author="(Estudiante) Andres Marcelo Olmedo Coronel" w:date="2026-10-26T20:49:00Z" w16du:dateUtc="2026-10-27T01:49:00Z">
            <w:rPr/>
          </w:rPrChange>
        </w:rPr>
        <w:t>El proyecto se desarrolló en dos etapas. En la etapa diagnóstica se trabajó con una base sintética de corte transversal de 21.500 registros, en la que la etiqueta correspondía a la mora del mismo mes del reporte; su análisis de sensibilidad evidenció que el modelo reconocía el estado vigente del cliente en lugar de anticipar su mora futura. Para corregir esta limitación, en la etapa predictiva se construyó un panel cliente-mes en el que las predictoras se miden al cierre de t−1 y la etiqueta mora_h90 corresponde a la peor categoría de mora observada en los meses t+1, t+2 y t+3. Esta sección describe el diseño, el desarrollo y los resultados de la etapa predictiva, que constituye el modelo principal de la tesis, y resume la etapa diagnóstica como referencia.</w:t>
      </w:r>
    </w:p>
    <w:p w14:paraId="7BBDF24F" w14:textId="77777777" w:rsidR="003C53B1" w:rsidRPr="004D4A21" w:rsidRDefault="00000000" w:rsidP="00567D22">
      <w:pPr>
        <w:pStyle w:val="Ttulo2"/>
        <w:numPr>
          <w:ilvl w:val="1"/>
          <w:numId w:val="1"/>
        </w:numPr>
        <w:rPr>
          <w:rFonts w:eastAsia="Arial"/>
          <w:lang w:val="es-EC"/>
          <w:rPrChange w:id="1108" w:author="(Estudiante) Andres Marcelo Olmedo Coronel" w:date="2026-10-26T20:49:00Z" w16du:dateUtc="2026-10-27T01:49:00Z">
            <w:rPr>
              <w:rFonts w:eastAsia="Arial"/>
            </w:rPr>
          </w:rPrChange>
        </w:rPr>
      </w:pPr>
      <w:bookmarkStart w:id="1109" w:name="_Toc243938848"/>
      <w:r w:rsidRPr="004D4A21">
        <w:rPr>
          <w:rStyle w:val="Ninguno"/>
          <w:u w:color="000000"/>
          <w:lang w:val="es-EC"/>
          <w:rPrChange w:id="1110" w:author="(Estudiante) Andres Marcelo Olmedo Coronel" w:date="2026-10-26T20:49:00Z" w16du:dateUtc="2026-10-27T01:49:00Z">
            <w:rPr>
              <w:rStyle w:val="Ninguno"/>
              <w:u w:color="000000"/>
            </w:rPr>
          </w:rPrChange>
        </w:rPr>
        <w:t>Diseño de la solución</w:t>
      </w:r>
      <w:bookmarkEnd w:id="1109"/>
    </w:p>
    <w:p w14:paraId="7BBDF250" w14:textId="77777777" w:rsidR="003C53B1" w:rsidRPr="004D4A21" w:rsidRDefault="00000000">
      <w:pPr>
        <w:pStyle w:val="Cuerpo"/>
        <w:keepNext/>
        <w:spacing w:after="120"/>
        <w:jc w:val="left"/>
        <w:rPr>
          <w:lang w:val="es-EC"/>
          <w:rPrChange w:id="1111" w:author="(Estudiante) Andres Marcelo Olmedo Coronel" w:date="2026-10-26T20:49:00Z" w16du:dateUtc="2026-10-27T01:49:00Z">
            <w:rPr/>
          </w:rPrChange>
        </w:rPr>
      </w:pPr>
      <w:r w:rsidRPr="004D4A21">
        <w:rPr>
          <w:b/>
          <w:bCs/>
          <w:lang w:val="es-EC"/>
          <w:rPrChange w:id="1112" w:author="(Estudiante) Andres Marcelo Olmedo Coronel" w:date="2026-10-26T20:49:00Z" w16du:dateUtc="2026-10-27T01:49:00Z">
            <w:rPr>
              <w:b/>
              <w:bCs/>
            </w:rPr>
          </w:rPrChange>
        </w:rPr>
        <w:t>Enfoque metodológico</w:t>
      </w:r>
    </w:p>
    <w:p w14:paraId="7BBDF251" w14:textId="77777777" w:rsidR="003C53B1" w:rsidRPr="004D4A21" w:rsidRDefault="00000000">
      <w:pPr>
        <w:pStyle w:val="Cuerpo"/>
        <w:rPr>
          <w:lang w:val="es-EC"/>
          <w:rPrChange w:id="1113" w:author="(Estudiante) Andres Marcelo Olmedo Coronel" w:date="2026-10-26T20:49:00Z" w16du:dateUtc="2026-10-27T01:49:00Z">
            <w:rPr/>
          </w:rPrChange>
        </w:rPr>
      </w:pPr>
      <w:r w:rsidRPr="004D4A21">
        <w:rPr>
          <w:lang w:val="es-EC"/>
          <w:rPrChange w:id="1114" w:author="(Estudiante) Andres Marcelo Olmedo Coronel" w:date="2026-10-26T20:49:00Z" w16du:dateUtc="2026-10-27T01:49:00Z">
            <w:rPr/>
          </w:rPrChange>
        </w:rPr>
        <w:t>El proyecto combinó el modelo de proceso CRISP-DM, ampliamente adoptado en proyectos de ciencia de datos (Schröer et al., 2021), con el marco ágil Scrum descrito en la sección 5 y con principios de MLOps de reproducibilidad, versionamiento y monitoreo (Sculley et al., 2015; Kreuzberger et al., 2023). La Tabla 4 relaciona cada fase con su sprint y sus entregables.</w:t>
      </w:r>
    </w:p>
    <w:p w14:paraId="7BBDF252" w14:textId="77777777" w:rsidR="003C53B1" w:rsidRPr="004D4A21" w:rsidRDefault="00000000">
      <w:pPr>
        <w:pStyle w:val="Cuerpo"/>
        <w:keepNext/>
        <w:spacing w:after="0"/>
        <w:jc w:val="left"/>
        <w:rPr>
          <w:lang w:val="es-EC"/>
          <w:rPrChange w:id="1115" w:author="(Estudiante) Andres Marcelo Olmedo Coronel" w:date="2026-10-26T20:49:00Z" w16du:dateUtc="2026-10-27T01:49:00Z">
            <w:rPr/>
          </w:rPrChange>
        </w:rPr>
      </w:pPr>
      <w:r w:rsidRPr="004D4A21">
        <w:rPr>
          <w:b/>
          <w:bCs/>
          <w:lang w:val="es-EC"/>
          <w:rPrChange w:id="1116" w:author="(Estudiante) Andres Marcelo Olmedo Coronel" w:date="2026-10-26T20:49:00Z" w16du:dateUtc="2026-10-27T01:49:00Z">
            <w:rPr>
              <w:b/>
              <w:bCs/>
            </w:rPr>
          </w:rPrChange>
        </w:rPr>
        <w:lastRenderedPageBreak/>
        <w:t>Tabla 4</w:t>
      </w:r>
    </w:p>
    <w:p w14:paraId="7BBDF253" w14:textId="77777777" w:rsidR="003C53B1" w:rsidRPr="004D4A21" w:rsidRDefault="00000000">
      <w:pPr>
        <w:pStyle w:val="Cuerpo"/>
        <w:keepNext/>
        <w:jc w:val="left"/>
        <w:rPr>
          <w:lang w:val="es-EC"/>
          <w:rPrChange w:id="1117" w:author="(Estudiante) Andres Marcelo Olmedo Coronel" w:date="2026-10-26T20:49:00Z" w16du:dateUtc="2026-10-27T01:49:00Z">
            <w:rPr/>
          </w:rPrChange>
        </w:rPr>
      </w:pPr>
      <w:r w:rsidRPr="004D4A21">
        <w:rPr>
          <w:i/>
          <w:iCs/>
          <w:lang w:val="es-EC"/>
          <w:rPrChange w:id="1118" w:author="(Estudiante) Andres Marcelo Olmedo Coronel" w:date="2026-10-26T20:49:00Z" w16du:dateUtc="2026-10-27T01:49:00Z">
            <w:rPr>
              <w:i/>
              <w:iCs/>
            </w:rPr>
          </w:rPrChange>
        </w:rPr>
        <w:t>Fases del proyecto, actividades realizadas y entregables</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1900"/>
        <w:gridCol w:w="800"/>
        <w:gridCol w:w="4250"/>
        <w:gridCol w:w="2400"/>
      </w:tblGrid>
      <w:tr w:rsidR="003C53B1" w:rsidRPr="004D4A21" w14:paraId="7BBDF258"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54" w14:textId="77777777" w:rsidR="003C53B1" w:rsidRPr="004D4A21" w:rsidRDefault="00000000">
            <w:pPr>
              <w:pStyle w:val="Predeterminado"/>
              <w:keepNext/>
              <w:spacing w:before="40" w:after="40" w:line="240" w:lineRule="auto"/>
              <w:jc w:val="center"/>
            </w:pPr>
            <w:r w:rsidRPr="004D4A21">
              <w:rPr>
                <w:b/>
                <w:bCs/>
                <w:sz w:val="18"/>
                <w:szCs w:val="18"/>
              </w:rPr>
              <w:t>Fase (CRISP-DM)</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55" w14:textId="77777777" w:rsidR="003C53B1" w:rsidRPr="004D4A21" w:rsidRDefault="00000000">
            <w:pPr>
              <w:pStyle w:val="Predeterminado"/>
              <w:keepNext/>
              <w:spacing w:before="40" w:after="40" w:line="240" w:lineRule="auto"/>
              <w:jc w:val="center"/>
            </w:pPr>
            <w:r w:rsidRPr="004D4A21">
              <w:rPr>
                <w:b/>
                <w:bCs/>
                <w:sz w:val="18"/>
                <w:szCs w:val="18"/>
              </w:rPr>
              <w:t>Sprint</w:t>
            </w:r>
          </w:p>
        </w:tc>
        <w:tc>
          <w:tcPr>
            <w:tcW w:w="42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56" w14:textId="77777777" w:rsidR="003C53B1" w:rsidRPr="004D4A21" w:rsidRDefault="00000000">
            <w:pPr>
              <w:pStyle w:val="Predeterminado"/>
              <w:keepNext/>
              <w:spacing w:before="40" w:after="40" w:line="240" w:lineRule="auto"/>
              <w:jc w:val="center"/>
            </w:pPr>
            <w:r w:rsidRPr="004D4A21">
              <w:rPr>
                <w:b/>
                <w:bCs/>
                <w:sz w:val="18"/>
                <w:szCs w:val="18"/>
              </w:rPr>
              <w:t>Actividades realizadas</w:t>
            </w:r>
          </w:p>
        </w:tc>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57" w14:textId="77777777" w:rsidR="003C53B1" w:rsidRPr="004D4A21" w:rsidRDefault="00000000">
            <w:pPr>
              <w:pStyle w:val="Predeterminado"/>
              <w:keepNext/>
              <w:spacing w:before="40" w:after="40" w:line="240" w:lineRule="auto"/>
              <w:jc w:val="center"/>
            </w:pPr>
            <w:r w:rsidRPr="004D4A21">
              <w:rPr>
                <w:b/>
                <w:bCs/>
                <w:sz w:val="18"/>
                <w:szCs w:val="18"/>
              </w:rPr>
              <w:t>Entregable</w:t>
            </w:r>
          </w:p>
        </w:tc>
      </w:tr>
      <w:tr w:rsidR="003C53B1" w:rsidRPr="004D4A21" w14:paraId="7BBDF25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7BBDF259" w14:textId="77777777" w:rsidR="003C53B1" w:rsidRPr="004D4A21" w:rsidRDefault="00000000">
            <w:pPr>
              <w:pStyle w:val="Predeterminado"/>
              <w:spacing w:before="40" w:after="40" w:line="240" w:lineRule="auto"/>
            </w:pPr>
            <w:r w:rsidRPr="004D4A21">
              <w:rPr>
                <w:sz w:val="18"/>
                <w:szCs w:val="18"/>
              </w:rPr>
              <w:t>Comprensión del negocio</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5A" w14:textId="77777777" w:rsidR="003C53B1" w:rsidRPr="004D4A21" w:rsidRDefault="00000000">
            <w:pPr>
              <w:pStyle w:val="Predeterminado"/>
              <w:spacing w:before="40" w:after="40" w:line="240" w:lineRule="auto"/>
              <w:jc w:val="center"/>
            </w:pPr>
            <w:r w:rsidRPr="004D4A21">
              <w:rPr>
                <w:sz w:val="18"/>
                <w:szCs w:val="18"/>
              </w:rPr>
              <w:t>S1</w:t>
            </w:r>
          </w:p>
        </w:tc>
        <w:tc>
          <w:tcPr>
            <w:tcW w:w="4250" w:type="dxa"/>
            <w:tcBorders>
              <w:top w:val="single" w:sz="4" w:space="0" w:color="000000"/>
              <w:left w:val="single" w:sz="4" w:space="0" w:color="000000"/>
              <w:bottom w:val="single" w:sz="4" w:space="0" w:color="000000"/>
              <w:right w:val="single" w:sz="4" w:space="0" w:color="000000"/>
            </w:tcBorders>
            <w:vAlign w:val="center"/>
          </w:tcPr>
          <w:p w14:paraId="7BBDF25B" w14:textId="77777777" w:rsidR="003C53B1" w:rsidRPr="004D4A21" w:rsidRDefault="00000000">
            <w:pPr>
              <w:pStyle w:val="Predeterminado"/>
              <w:spacing w:before="40" w:after="40" w:line="240" w:lineRule="auto"/>
            </w:pPr>
            <w:r w:rsidRPr="004D4A21">
              <w:rPr>
                <w:sz w:val="18"/>
                <w:szCs w:val="18"/>
              </w:rPr>
              <w:t>Entrevista al Área de Recuperación; diagrama de Ishikawa; definición de las seis categorías y de la regla institucional</w:t>
            </w:r>
          </w:p>
        </w:tc>
        <w:tc>
          <w:tcPr>
            <w:tcW w:w="2400" w:type="dxa"/>
            <w:tcBorders>
              <w:top w:val="single" w:sz="4" w:space="0" w:color="000000"/>
              <w:left w:val="single" w:sz="4" w:space="0" w:color="000000"/>
              <w:bottom w:val="single" w:sz="4" w:space="0" w:color="000000"/>
              <w:right w:val="single" w:sz="4" w:space="0" w:color="000000"/>
            </w:tcBorders>
            <w:vAlign w:val="center"/>
          </w:tcPr>
          <w:p w14:paraId="7BBDF25C" w14:textId="77777777" w:rsidR="003C53B1" w:rsidRPr="004D4A21" w:rsidRDefault="00000000">
            <w:pPr>
              <w:pStyle w:val="Predeterminado"/>
              <w:spacing w:before="40" w:after="40" w:line="240" w:lineRule="auto"/>
            </w:pPr>
            <w:r w:rsidRPr="004D4A21">
              <w:rPr>
                <w:sz w:val="18"/>
                <w:szCs w:val="18"/>
              </w:rPr>
              <w:t>Anexo A; secciones 1 y 2</w:t>
            </w:r>
          </w:p>
        </w:tc>
      </w:tr>
      <w:tr w:rsidR="003C53B1" w:rsidRPr="004D4A21" w14:paraId="7BBDF26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7BBDF25E" w14:textId="77777777" w:rsidR="003C53B1" w:rsidRPr="004D4A21" w:rsidRDefault="00000000">
            <w:pPr>
              <w:pStyle w:val="Predeterminado"/>
              <w:spacing w:before="40" w:after="40" w:line="240" w:lineRule="auto"/>
            </w:pPr>
            <w:r w:rsidRPr="004D4A21">
              <w:rPr>
                <w:sz w:val="18"/>
                <w:szCs w:val="18"/>
              </w:rPr>
              <w:t>Comprensión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5F" w14:textId="77777777" w:rsidR="003C53B1" w:rsidRPr="004D4A21" w:rsidRDefault="00000000">
            <w:pPr>
              <w:pStyle w:val="Predeterminado"/>
              <w:spacing w:before="40" w:after="40" w:line="240" w:lineRule="auto"/>
              <w:jc w:val="center"/>
            </w:pPr>
            <w:r w:rsidRPr="004D4A21">
              <w:rPr>
                <w:sz w:val="18"/>
                <w:szCs w:val="18"/>
              </w:rPr>
              <w:t>S1</w:t>
            </w:r>
          </w:p>
        </w:tc>
        <w:tc>
          <w:tcPr>
            <w:tcW w:w="4250" w:type="dxa"/>
            <w:tcBorders>
              <w:top w:val="single" w:sz="4" w:space="0" w:color="000000"/>
              <w:left w:val="single" w:sz="4" w:space="0" w:color="000000"/>
              <w:bottom w:val="single" w:sz="4" w:space="0" w:color="000000"/>
              <w:right w:val="single" w:sz="4" w:space="0" w:color="000000"/>
            </w:tcBorders>
            <w:vAlign w:val="center"/>
          </w:tcPr>
          <w:p w14:paraId="7BBDF260" w14:textId="77777777" w:rsidR="003C53B1" w:rsidRPr="004D4A21" w:rsidRDefault="00000000">
            <w:pPr>
              <w:pStyle w:val="Predeterminado"/>
              <w:spacing w:before="40" w:after="40" w:line="240" w:lineRule="auto"/>
            </w:pPr>
            <w:r w:rsidRPr="004D4A21">
              <w:rPr>
                <w:sz w:val="18"/>
                <w:szCs w:val="18"/>
              </w:rPr>
              <w:t>Diccionario de 33 variables; revisión de una primera base sintética de corte transversal (21.500 registros) y diagnóstico de fuga de información</w:t>
            </w:r>
          </w:p>
        </w:tc>
        <w:tc>
          <w:tcPr>
            <w:tcW w:w="2400" w:type="dxa"/>
            <w:tcBorders>
              <w:top w:val="single" w:sz="4" w:space="0" w:color="000000"/>
              <w:left w:val="single" w:sz="4" w:space="0" w:color="000000"/>
              <w:bottom w:val="single" w:sz="4" w:space="0" w:color="000000"/>
              <w:right w:val="single" w:sz="4" w:space="0" w:color="000000"/>
            </w:tcBorders>
            <w:vAlign w:val="center"/>
          </w:tcPr>
          <w:p w14:paraId="7BBDF261" w14:textId="77777777" w:rsidR="003C53B1" w:rsidRPr="004D4A21" w:rsidRDefault="00000000">
            <w:pPr>
              <w:pStyle w:val="Predeterminado"/>
              <w:spacing w:before="40" w:after="40" w:line="240" w:lineRule="auto"/>
            </w:pPr>
            <w:r w:rsidRPr="004D4A21">
              <w:rPr>
                <w:sz w:val="18"/>
                <w:szCs w:val="18"/>
              </w:rPr>
              <w:t>Diccionario; notebooks de la etapa diagnóstica</w:t>
            </w:r>
          </w:p>
        </w:tc>
      </w:tr>
      <w:tr w:rsidR="003C53B1" w:rsidRPr="004D4A21" w14:paraId="7BBDF26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7BBDF263" w14:textId="77777777" w:rsidR="003C53B1" w:rsidRPr="004D4A21" w:rsidRDefault="00000000">
            <w:pPr>
              <w:pStyle w:val="Predeterminado"/>
              <w:spacing w:before="40" w:after="40" w:line="240" w:lineRule="auto"/>
            </w:pPr>
            <w:r w:rsidRPr="004D4A21">
              <w:rPr>
                <w:sz w:val="18"/>
                <w:szCs w:val="18"/>
              </w:rPr>
              <w:t>Construcción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64" w14:textId="77777777" w:rsidR="003C53B1" w:rsidRPr="004D4A21" w:rsidRDefault="00000000">
            <w:pPr>
              <w:pStyle w:val="Predeterminado"/>
              <w:spacing w:before="40" w:after="40" w:line="240" w:lineRule="auto"/>
              <w:jc w:val="center"/>
            </w:pPr>
            <w:r w:rsidRPr="004D4A21">
              <w:rPr>
                <w:sz w:val="18"/>
                <w:szCs w:val="18"/>
              </w:rPr>
              <w:t>S2</w:t>
            </w:r>
          </w:p>
        </w:tc>
        <w:tc>
          <w:tcPr>
            <w:tcW w:w="4250" w:type="dxa"/>
            <w:tcBorders>
              <w:top w:val="single" w:sz="4" w:space="0" w:color="000000"/>
              <w:left w:val="single" w:sz="4" w:space="0" w:color="000000"/>
              <w:bottom w:val="single" w:sz="4" w:space="0" w:color="000000"/>
              <w:right w:val="single" w:sz="4" w:space="0" w:color="000000"/>
            </w:tcBorders>
            <w:vAlign w:val="center"/>
          </w:tcPr>
          <w:p w14:paraId="7BBDF265" w14:textId="77777777" w:rsidR="003C53B1" w:rsidRPr="004D4A21" w:rsidRDefault="00000000">
            <w:pPr>
              <w:pStyle w:val="Predeterminado"/>
              <w:spacing w:before="40" w:after="40" w:line="240" w:lineRule="auto"/>
            </w:pPr>
            <w:r w:rsidRPr="004D4A21">
              <w:rPr>
                <w:sz w:val="18"/>
                <w:szCs w:val="18"/>
              </w:rPr>
              <w:t>Generador del panel cliente-mes (3.000 clientes, 36 meses); predictoras en t−1 y etiqueta mora_h90 en t+1..t+3</w:t>
            </w:r>
          </w:p>
        </w:tc>
        <w:tc>
          <w:tcPr>
            <w:tcW w:w="2400" w:type="dxa"/>
            <w:tcBorders>
              <w:top w:val="single" w:sz="4" w:space="0" w:color="000000"/>
              <w:left w:val="single" w:sz="4" w:space="0" w:color="000000"/>
              <w:bottom w:val="single" w:sz="4" w:space="0" w:color="000000"/>
              <w:right w:val="single" w:sz="4" w:space="0" w:color="000000"/>
            </w:tcBorders>
            <w:vAlign w:val="center"/>
          </w:tcPr>
          <w:p w14:paraId="7BBDF266" w14:textId="77777777" w:rsidR="003C53B1" w:rsidRPr="004D4A21" w:rsidRDefault="00000000">
            <w:pPr>
              <w:pStyle w:val="Predeterminado"/>
              <w:spacing w:before="40" w:after="40" w:line="240" w:lineRule="auto"/>
            </w:pPr>
            <w:r w:rsidRPr="004D4A21">
              <w:rPr>
                <w:sz w:val="18"/>
                <w:szCs w:val="18"/>
              </w:rPr>
              <w:t>generar_panel_mora.py; Anexo B</w:t>
            </w:r>
          </w:p>
        </w:tc>
      </w:tr>
      <w:tr w:rsidR="003C53B1" w:rsidRPr="004D4A21" w14:paraId="7BBDF26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7BBDF268" w14:textId="77777777" w:rsidR="003C53B1" w:rsidRPr="004D4A21" w:rsidRDefault="00000000">
            <w:pPr>
              <w:pStyle w:val="Predeterminado"/>
              <w:spacing w:before="40" w:after="40" w:line="240" w:lineRule="auto"/>
            </w:pPr>
            <w:r w:rsidRPr="004D4A21">
              <w:rPr>
                <w:sz w:val="18"/>
                <w:szCs w:val="18"/>
              </w:rPr>
              <w:t>Modelado</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69" w14:textId="77777777" w:rsidR="003C53B1" w:rsidRPr="004D4A21" w:rsidRDefault="00000000">
            <w:pPr>
              <w:pStyle w:val="Predeterminado"/>
              <w:spacing w:before="40" w:after="40" w:line="240" w:lineRule="auto"/>
              <w:jc w:val="center"/>
            </w:pPr>
            <w:r w:rsidRPr="004D4A21">
              <w:rPr>
                <w:sz w:val="18"/>
                <w:szCs w:val="18"/>
              </w:rPr>
              <w:t>S2</w:t>
            </w:r>
          </w:p>
        </w:tc>
        <w:tc>
          <w:tcPr>
            <w:tcW w:w="4250" w:type="dxa"/>
            <w:tcBorders>
              <w:top w:val="single" w:sz="4" w:space="0" w:color="000000"/>
              <w:left w:val="single" w:sz="4" w:space="0" w:color="000000"/>
              <w:bottom w:val="single" w:sz="4" w:space="0" w:color="000000"/>
              <w:right w:val="single" w:sz="4" w:space="0" w:color="000000"/>
            </w:tcBorders>
            <w:vAlign w:val="center"/>
          </w:tcPr>
          <w:p w14:paraId="7BBDF26A" w14:textId="77777777" w:rsidR="003C53B1" w:rsidRPr="004D4A21" w:rsidRDefault="00000000">
            <w:pPr>
              <w:pStyle w:val="Predeterminado"/>
              <w:spacing w:before="40" w:after="40" w:line="240" w:lineRule="auto"/>
            </w:pPr>
            <w:r w:rsidRPr="004D4A21">
              <w:rPr>
                <w:sz w:val="18"/>
                <w:szCs w:val="18"/>
              </w:rPr>
              <w:t>Regla institucional, regresión logística y cinco modelos con validación temporal de cinco ventanas y embargo de tres cortes</w:t>
            </w:r>
          </w:p>
        </w:tc>
        <w:tc>
          <w:tcPr>
            <w:tcW w:w="2400" w:type="dxa"/>
            <w:tcBorders>
              <w:top w:val="single" w:sz="4" w:space="0" w:color="000000"/>
              <w:left w:val="single" w:sz="4" w:space="0" w:color="000000"/>
              <w:bottom w:val="single" w:sz="4" w:space="0" w:color="000000"/>
              <w:right w:val="single" w:sz="4" w:space="0" w:color="000000"/>
            </w:tcBorders>
            <w:vAlign w:val="center"/>
          </w:tcPr>
          <w:p w14:paraId="7BBDF26B" w14:textId="77777777" w:rsidR="003C53B1" w:rsidRPr="004D4A21" w:rsidRDefault="00000000">
            <w:pPr>
              <w:pStyle w:val="Predeterminado"/>
              <w:spacing w:before="40" w:after="40" w:line="240" w:lineRule="auto"/>
            </w:pPr>
            <w:r w:rsidRPr="004D4A21">
              <w:rPr>
                <w:sz w:val="18"/>
                <w:szCs w:val="18"/>
              </w:rPr>
              <w:t>experimento.py</w:t>
            </w:r>
          </w:p>
        </w:tc>
      </w:tr>
      <w:tr w:rsidR="003C53B1" w:rsidRPr="004D4A21" w14:paraId="7BBDF27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7BBDF26D" w14:textId="77777777" w:rsidR="003C53B1" w:rsidRPr="004D4A21" w:rsidRDefault="00000000">
            <w:pPr>
              <w:pStyle w:val="Predeterminado"/>
              <w:spacing w:before="40" w:after="40" w:line="240" w:lineRule="auto"/>
            </w:pPr>
            <w:r w:rsidRPr="004D4A21">
              <w:rPr>
                <w:sz w:val="18"/>
                <w:szCs w:val="18"/>
              </w:rPr>
              <w:t>Evaluación</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6E" w14:textId="77777777" w:rsidR="003C53B1" w:rsidRPr="004D4A21" w:rsidRDefault="00000000">
            <w:pPr>
              <w:pStyle w:val="Predeterminado"/>
              <w:spacing w:before="40" w:after="40" w:line="240" w:lineRule="auto"/>
              <w:jc w:val="center"/>
            </w:pPr>
            <w:r w:rsidRPr="004D4A21">
              <w:rPr>
                <w:sz w:val="18"/>
                <w:szCs w:val="18"/>
              </w:rPr>
              <w:t>S3</w:t>
            </w:r>
          </w:p>
        </w:tc>
        <w:tc>
          <w:tcPr>
            <w:tcW w:w="4250" w:type="dxa"/>
            <w:tcBorders>
              <w:top w:val="single" w:sz="4" w:space="0" w:color="000000"/>
              <w:left w:val="single" w:sz="4" w:space="0" w:color="000000"/>
              <w:bottom w:val="single" w:sz="4" w:space="0" w:color="000000"/>
              <w:right w:val="single" w:sz="4" w:space="0" w:color="000000"/>
            </w:tcBorders>
            <w:vAlign w:val="center"/>
          </w:tcPr>
          <w:p w14:paraId="7BBDF26F" w14:textId="77777777" w:rsidR="003C53B1" w:rsidRPr="004D4A21" w:rsidRDefault="00000000">
            <w:pPr>
              <w:pStyle w:val="Predeterminado"/>
              <w:spacing w:before="40" w:after="40" w:line="240" w:lineRule="auto"/>
            </w:pPr>
            <w:r w:rsidRPr="004D4A21">
              <w:rPr>
                <w:sz w:val="18"/>
                <w:szCs w:val="18"/>
              </w:rPr>
              <w:t>Prueba futura; recalibración; conjuntos conformes; indicadores de negocio; equidad con IC; SHAP, LIME y mitigación</w:t>
            </w:r>
          </w:p>
        </w:tc>
        <w:tc>
          <w:tcPr>
            <w:tcW w:w="2400" w:type="dxa"/>
            <w:tcBorders>
              <w:top w:val="single" w:sz="4" w:space="0" w:color="000000"/>
              <w:left w:val="single" w:sz="4" w:space="0" w:color="000000"/>
              <w:bottom w:val="single" w:sz="4" w:space="0" w:color="000000"/>
              <w:right w:val="single" w:sz="4" w:space="0" w:color="000000"/>
            </w:tcBorders>
            <w:vAlign w:val="center"/>
          </w:tcPr>
          <w:p w14:paraId="7BBDF270" w14:textId="77777777" w:rsidR="003C53B1" w:rsidRPr="004D4A21" w:rsidRDefault="00000000">
            <w:pPr>
              <w:pStyle w:val="Predeterminado"/>
              <w:spacing w:before="40" w:after="40" w:line="240" w:lineRule="auto"/>
            </w:pPr>
            <w:r w:rsidRPr="004D4A21">
              <w:rPr>
                <w:sz w:val="18"/>
                <w:szCs w:val="18"/>
              </w:rPr>
              <w:t>final.py; mitigacion.py; extra.py</w:t>
            </w:r>
          </w:p>
        </w:tc>
      </w:tr>
      <w:tr w:rsidR="003C53B1" w:rsidRPr="004D4A21" w14:paraId="7BBDF27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7BBDF272" w14:textId="77777777" w:rsidR="003C53B1" w:rsidRPr="004D4A21" w:rsidRDefault="00000000">
            <w:pPr>
              <w:pStyle w:val="Predeterminado"/>
              <w:keepNext/>
              <w:spacing w:before="40" w:after="40" w:line="240" w:lineRule="auto"/>
            </w:pPr>
            <w:r w:rsidRPr="004D4A21">
              <w:rPr>
                <w:sz w:val="18"/>
                <w:szCs w:val="18"/>
              </w:rPr>
              <w:t>Despliegue</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73" w14:textId="77777777" w:rsidR="003C53B1" w:rsidRPr="004D4A21" w:rsidRDefault="00000000">
            <w:pPr>
              <w:pStyle w:val="Predeterminado"/>
              <w:keepNext/>
              <w:spacing w:before="40" w:after="40" w:line="240" w:lineRule="auto"/>
              <w:jc w:val="center"/>
            </w:pPr>
            <w:r w:rsidRPr="004D4A21">
              <w:rPr>
                <w:sz w:val="18"/>
                <w:szCs w:val="18"/>
              </w:rPr>
              <w:t>S4</w:t>
            </w:r>
          </w:p>
        </w:tc>
        <w:tc>
          <w:tcPr>
            <w:tcW w:w="4250" w:type="dxa"/>
            <w:tcBorders>
              <w:top w:val="single" w:sz="4" w:space="0" w:color="000000"/>
              <w:left w:val="single" w:sz="4" w:space="0" w:color="000000"/>
              <w:bottom w:val="single" w:sz="4" w:space="0" w:color="000000"/>
              <w:right w:val="single" w:sz="4" w:space="0" w:color="000000"/>
            </w:tcBorders>
            <w:vAlign w:val="center"/>
          </w:tcPr>
          <w:p w14:paraId="7BBDF274" w14:textId="77777777" w:rsidR="003C53B1" w:rsidRPr="004D4A21" w:rsidRDefault="00000000">
            <w:pPr>
              <w:pStyle w:val="Predeterminado"/>
              <w:keepNext/>
              <w:spacing w:before="40" w:after="40" w:line="240" w:lineRule="auto"/>
            </w:pPr>
            <w:r w:rsidRPr="009618E8">
              <w:rPr>
                <w:sz w:val="18"/>
                <w:szCs w:val="18"/>
                <w:rPrChange w:id="1119" w:author="(Estudiante) Andres Marcelo Olmedo Coronel" w:date="2026-10-27T01:47:00Z" w16du:dateUtc="2026-10-27T06:47:00Z">
                  <w:rPr/>
                </w:rPrChange>
              </w:rPr>
              <w:t>Aplicación web Gestión de Riesgos en Azure, inferencia por lotes en Azure ML, reporte de precisión y base de reentrenamiento; UAT pendiente</w:t>
            </w:r>
          </w:p>
        </w:tc>
        <w:tc>
          <w:tcPr>
            <w:tcW w:w="2400" w:type="dxa"/>
            <w:tcBorders>
              <w:top w:val="single" w:sz="4" w:space="0" w:color="000000"/>
              <w:left w:val="single" w:sz="4" w:space="0" w:color="000000"/>
              <w:bottom w:val="single" w:sz="4" w:space="0" w:color="000000"/>
              <w:right w:val="single" w:sz="4" w:space="0" w:color="000000"/>
            </w:tcBorders>
            <w:vAlign w:val="center"/>
          </w:tcPr>
          <w:p w14:paraId="7BBDF275" w14:textId="77777777" w:rsidR="003C53B1" w:rsidRPr="004D4A21" w:rsidRDefault="00000000">
            <w:pPr>
              <w:pStyle w:val="Predeterminado"/>
              <w:keepNext/>
              <w:spacing w:before="40" w:after="40" w:line="240" w:lineRule="auto"/>
            </w:pPr>
            <w:r w:rsidRPr="009618E8">
              <w:rPr>
                <w:sz w:val="18"/>
                <w:szCs w:val="18"/>
                <w:rPrChange w:id="1120" w:author="(Estudiante) Andres Marcelo Olmedo Coronel" w:date="2026-10-27T01:47:00Z" w16du:dateUtc="2026-10-27T06:47:00Z">
                  <w:rPr/>
                </w:rPrChange>
              </w:rPr>
              <w:t>Aplicación desplegada (ambiente de desarrollo)</w:t>
            </w:r>
          </w:p>
        </w:tc>
      </w:tr>
    </w:tbl>
    <w:p w14:paraId="7BBDF277" w14:textId="77777777" w:rsidR="003C53B1" w:rsidRPr="004D4A21" w:rsidRDefault="00000000">
      <w:pPr>
        <w:pStyle w:val="Cuerpo"/>
        <w:jc w:val="left"/>
        <w:rPr>
          <w:lang w:val="es-EC"/>
          <w:rPrChange w:id="1121" w:author="(Estudiante) Andres Marcelo Olmedo Coronel" w:date="2026-10-26T20:49:00Z" w16du:dateUtc="2026-10-27T01:49:00Z">
            <w:rPr/>
          </w:rPrChange>
        </w:rPr>
      </w:pPr>
      <w:r w:rsidRPr="004D4A21">
        <w:rPr>
          <w:i/>
          <w:iCs/>
          <w:lang w:val="es-EC"/>
          <w:rPrChange w:id="1122" w:author="(Estudiante) Andres Marcelo Olmedo Coronel" w:date="2026-10-26T20:49:00Z" w16du:dateUtc="2026-10-27T01:49:00Z">
            <w:rPr>
              <w:i/>
              <w:iCs/>
            </w:rPr>
          </w:rPrChange>
        </w:rPr>
        <w:t xml:space="preserve">Nota. </w:t>
      </w:r>
      <w:r w:rsidRPr="004D4A21">
        <w:rPr>
          <w:lang w:val="es-EC"/>
          <w:rPrChange w:id="1123" w:author="(Estudiante) Andres Marcelo Olmedo Coronel" w:date="2026-10-26T20:49:00Z" w16du:dateUtc="2026-10-27T01:49:00Z">
            <w:rPr/>
          </w:rPrChange>
        </w:rPr>
        <w:t>Elaboración propia.</w:t>
      </w:r>
    </w:p>
    <w:p w14:paraId="7BBDF278" w14:textId="77777777" w:rsidR="003C53B1" w:rsidRPr="004D4A21" w:rsidRDefault="00000000">
      <w:pPr>
        <w:pStyle w:val="Cuerpo"/>
        <w:keepNext/>
        <w:spacing w:after="120"/>
        <w:jc w:val="left"/>
        <w:rPr>
          <w:lang w:val="es-EC"/>
          <w:rPrChange w:id="1124" w:author="(Estudiante) Andres Marcelo Olmedo Coronel" w:date="2026-10-26T20:49:00Z" w16du:dateUtc="2026-10-27T01:49:00Z">
            <w:rPr/>
          </w:rPrChange>
        </w:rPr>
      </w:pPr>
      <w:r w:rsidRPr="004D4A21">
        <w:rPr>
          <w:b/>
          <w:bCs/>
          <w:lang w:val="es-EC"/>
          <w:rPrChange w:id="1125" w:author="(Estudiante) Andres Marcelo Olmedo Coronel" w:date="2026-10-26T20:49:00Z" w16du:dateUtc="2026-10-27T01:49:00Z">
            <w:rPr>
              <w:b/>
              <w:bCs/>
            </w:rPr>
          </w:rPrChange>
        </w:rPr>
        <w:t>Herramientas utilizadas</w:t>
      </w:r>
    </w:p>
    <w:p w14:paraId="7BBDF279" w14:textId="77777777" w:rsidR="003C53B1" w:rsidRPr="004D4A21" w:rsidRDefault="00000000">
      <w:pPr>
        <w:pStyle w:val="Cuerpo"/>
        <w:rPr>
          <w:lang w:val="es-EC"/>
          <w:rPrChange w:id="1126" w:author="(Estudiante) Andres Marcelo Olmedo Coronel" w:date="2026-10-26T20:49:00Z" w16du:dateUtc="2026-10-27T01:49:00Z">
            <w:rPr/>
          </w:rPrChange>
        </w:rPr>
      </w:pPr>
      <w:r w:rsidRPr="004D4A21">
        <w:rPr>
          <w:lang w:val="es-EC"/>
          <w:rPrChange w:id="1127" w:author="(Estudiante) Andres Marcelo Olmedo Coronel" w:date="2026-10-26T20:49:00Z" w16du:dateUtc="2026-10-27T01:49:00Z">
            <w:rPr/>
          </w:rPrChange>
        </w:rPr>
        <w:t>El desarrollo se realizó en Python 3.12 con pandas y NumPy para la manipulación de datos; scikit-learn 1.8 (Pedregosa et al., 2011) para el preprocesamiento, los modelos, la validación temporal y las métricas; SciPy para los intervalos de confianza; SHAP (Lundberg &amp; Lee, 2017) y LIME (Ribeiro et al., 2016) para la explicabilidad; Matplotlib para las visualizaciones; y joblib para la serialización. Las versiones exactas se listan en el Anexo D. El despliegue se realizó con Azure Machine Learning, para la inferencia por lotes, y con una aplicación web publicada en Azure App Service con componentes DevExpress y DevExtreme; MLflow, DVC y Git se contemplan para el versionamiento.</w:t>
      </w:r>
    </w:p>
    <w:p w14:paraId="7BBDF27A" w14:textId="77777777" w:rsidR="003C53B1" w:rsidRPr="004D4A21" w:rsidRDefault="00000000">
      <w:pPr>
        <w:pStyle w:val="Cuerpo"/>
        <w:keepNext/>
        <w:spacing w:after="120"/>
        <w:jc w:val="left"/>
        <w:rPr>
          <w:lang w:val="es-EC"/>
          <w:rPrChange w:id="1128" w:author="(Estudiante) Andres Marcelo Olmedo Coronel" w:date="2026-10-26T20:49:00Z" w16du:dateUtc="2026-10-27T01:49:00Z">
            <w:rPr/>
          </w:rPrChange>
        </w:rPr>
      </w:pPr>
      <w:r w:rsidRPr="004D4A21">
        <w:rPr>
          <w:b/>
          <w:bCs/>
          <w:lang w:val="es-EC"/>
          <w:rPrChange w:id="1129" w:author="(Estudiante) Andres Marcelo Olmedo Coronel" w:date="2026-10-26T20:49:00Z" w16du:dateUtc="2026-10-27T01:49:00Z">
            <w:rPr>
              <w:b/>
              <w:bCs/>
            </w:rPr>
          </w:rPrChange>
        </w:rPr>
        <w:t>Criterios de evaluación</w:t>
      </w:r>
    </w:p>
    <w:p w14:paraId="7BBDF27B" w14:textId="77777777" w:rsidR="003C53B1" w:rsidRPr="004D4A21" w:rsidRDefault="00000000">
      <w:pPr>
        <w:pStyle w:val="Cuerpo"/>
        <w:rPr>
          <w:lang w:val="es-EC"/>
          <w:rPrChange w:id="1130" w:author="(Estudiante) Andres Marcelo Olmedo Coronel" w:date="2026-10-26T20:49:00Z" w16du:dateUtc="2026-10-27T01:49:00Z">
            <w:rPr/>
          </w:rPrChange>
        </w:rPr>
      </w:pPr>
      <w:r w:rsidRPr="004D4A21">
        <w:rPr>
          <w:lang w:val="es-EC"/>
          <w:rPrChange w:id="1131" w:author="(Estudiante) Andres Marcelo Olmedo Coronel" w:date="2026-10-26T20:49:00Z" w16du:dateUtc="2026-10-27T01:49:00Z">
            <w:rPr/>
          </w:rPrChange>
        </w:rPr>
        <w:t xml:space="preserve">Dado el desbalance de mora_h90 —el 83,8 % de los registros corresponde a clientes que se mantienen al día—, la exactitud global no es informativa. Se adoptó el F1 macro como métrica principal de selección y, por tratarse de categorías ordenadas, se añadieron el error absoluto medio entre categorías (MAE) y el kappa ponderado cuadrático (QWK; Cohen, 1968), que penalizan más los errores entre categorías distantes. Se reportan además el recobrado de la mora futura de 31 días o más, la tasa de subestimación de la severidad, la pérdida logarítmica, el puntaje de Brier (Brier, 1950) y el error de calibración esperado (ECE; Guo et al., 2017). La Tabla 5 presenta los umbrales de </w:t>
      </w:r>
      <w:r w:rsidRPr="004D4A21">
        <w:rPr>
          <w:lang w:val="es-EC"/>
          <w:rPrChange w:id="1132" w:author="(Estudiante) Andres Marcelo Olmedo Coronel" w:date="2026-10-26T20:49:00Z" w16du:dateUtc="2026-10-27T01:49:00Z">
            <w:rPr/>
          </w:rPrChange>
        </w:rPr>
        <w:lastRenderedPageBreak/>
        <w:t>aceptación fijados antes del modelado, junto con un criterio de superioridad frente a la regla vigente; su cumplimiento se evalúa en la sección 7.3.</w:t>
      </w:r>
    </w:p>
    <w:p w14:paraId="7BBDF27C" w14:textId="77777777" w:rsidR="003C53B1" w:rsidRPr="004D4A21" w:rsidRDefault="00000000">
      <w:pPr>
        <w:pStyle w:val="Cuerpo"/>
        <w:keepNext/>
        <w:spacing w:after="0"/>
        <w:jc w:val="left"/>
        <w:rPr>
          <w:lang w:val="es-EC"/>
          <w:rPrChange w:id="1133" w:author="(Estudiante) Andres Marcelo Olmedo Coronel" w:date="2026-10-26T20:49:00Z" w16du:dateUtc="2026-10-27T01:49:00Z">
            <w:rPr/>
          </w:rPrChange>
        </w:rPr>
      </w:pPr>
      <w:r w:rsidRPr="004D4A21">
        <w:rPr>
          <w:b/>
          <w:bCs/>
          <w:lang w:val="es-EC"/>
          <w:rPrChange w:id="1134" w:author="(Estudiante) Andres Marcelo Olmedo Coronel" w:date="2026-10-26T20:49:00Z" w16du:dateUtc="2026-10-27T01:49:00Z">
            <w:rPr>
              <w:b/>
              <w:bCs/>
            </w:rPr>
          </w:rPrChange>
        </w:rPr>
        <w:t>Tabla 5</w:t>
      </w:r>
    </w:p>
    <w:p w14:paraId="7BBDF27D" w14:textId="77777777" w:rsidR="003C53B1" w:rsidRPr="004D4A21" w:rsidRDefault="00000000">
      <w:pPr>
        <w:pStyle w:val="Cuerpo"/>
        <w:keepNext/>
        <w:jc w:val="left"/>
        <w:rPr>
          <w:lang w:val="es-EC"/>
          <w:rPrChange w:id="1135" w:author="(Estudiante) Andres Marcelo Olmedo Coronel" w:date="2026-10-26T20:49:00Z" w16du:dateUtc="2026-10-27T01:49:00Z">
            <w:rPr/>
          </w:rPrChange>
        </w:rPr>
      </w:pPr>
      <w:r w:rsidRPr="004D4A21">
        <w:rPr>
          <w:i/>
          <w:iCs/>
          <w:lang w:val="es-EC"/>
          <w:rPrChange w:id="1136" w:author="(Estudiante) Andres Marcelo Olmedo Coronel" w:date="2026-10-26T20:49:00Z" w16du:dateUtc="2026-10-27T01:49:00Z">
            <w:rPr>
              <w:i/>
              <w:iCs/>
            </w:rPr>
          </w:rPrChange>
        </w:rPr>
        <w:t>Criterios y umbrales de aceptación de la solución</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600"/>
        <w:gridCol w:w="5350"/>
        <w:gridCol w:w="1400"/>
      </w:tblGrid>
      <w:tr w:rsidR="003C53B1" w:rsidRPr="004D4A21" w14:paraId="7BBDF281" w14:textId="77777777">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7E" w14:textId="77777777" w:rsidR="003C53B1" w:rsidRPr="004D4A21" w:rsidRDefault="00000000">
            <w:pPr>
              <w:pStyle w:val="Predeterminado"/>
              <w:keepNext/>
              <w:spacing w:before="40" w:after="40" w:line="240" w:lineRule="auto"/>
              <w:jc w:val="center"/>
            </w:pPr>
            <w:r w:rsidRPr="004D4A21">
              <w:rPr>
                <w:b/>
                <w:bCs/>
                <w:sz w:val="18"/>
                <w:szCs w:val="18"/>
              </w:rPr>
              <w:t>Dimensión</w:t>
            </w:r>
          </w:p>
        </w:tc>
        <w:tc>
          <w:tcPr>
            <w:tcW w:w="5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7F" w14:textId="77777777" w:rsidR="003C53B1" w:rsidRPr="004D4A21" w:rsidRDefault="00000000">
            <w:pPr>
              <w:pStyle w:val="Predeterminado"/>
              <w:keepNext/>
              <w:spacing w:before="40" w:after="40" w:line="240" w:lineRule="auto"/>
              <w:jc w:val="center"/>
            </w:pPr>
            <w:r w:rsidRPr="004D4A21">
              <w:rPr>
                <w:b/>
                <w:bCs/>
                <w:sz w:val="18"/>
                <w:szCs w:val="18"/>
              </w:rPr>
              <w:t>Indicador y umbral</w:t>
            </w:r>
          </w:p>
        </w:tc>
        <w:tc>
          <w:tcPr>
            <w:tcW w:w="14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80" w14:textId="77777777" w:rsidR="003C53B1" w:rsidRPr="004D4A21" w:rsidRDefault="00000000">
            <w:pPr>
              <w:pStyle w:val="Predeterminado"/>
              <w:keepNext/>
              <w:spacing w:before="40" w:after="40" w:line="240" w:lineRule="auto"/>
              <w:jc w:val="center"/>
            </w:pPr>
            <w:r w:rsidRPr="004D4A21">
              <w:rPr>
                <w:b/>
                <w:bCs/>
                <w:sz w:val="18"/>
                <w:szCs w:val="18"/>
              </w:rPr>
              <w:t>Objetivo</w:t>
            </w:r>
          </w:p>
        </w:tc>
      </w:tr>
      <w:tr w:rsidR="003C53B1" w:rsidRPr="004D4A21" w14:paraId="7BBDF285"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82" w14:textId="77777777" w:rsidR="003C53B1" w:rsidRPr="004D4A21" w:rsidRDefault="00000000">
            <w:pPr>
              <w:pStyle w:val="Predeterminado"/>
              <w:spacing w:before="40" w:after="40" w:line="240" w:lineRule="auto"/>
            </w:pPr>
            <w:r w:rsidRPr="004D4A21">
              <w:rPr>
                <w:sz w:val="18"/>
                <w:szCs w:val="18"/>
              </w:rPr>
              <w:t>Desempeño global</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83" w14:textId="77777777" w:rsidR="003C53B1" w:rsidRPr="004D4A21" w:rsidRDefault="00000000">
            <w:pPr>
              <w:pStyle w:val="Predeterminado"/>
              <w:spacing w:before="40" w:after="40" w:line="240" w:lineRule="auto"/>
            </w:pPr>
            <w:r w:rsidRPr="004D4A21">
              <w:rPr>
                <w:sz w:val="18"/>
                <w:szCs w:val="18"/>
              </w:rPr>
              <w:t>F1 macro en la prueba futura ≥ 0,80</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84" w14:textId="77777777" w:rsidR="003C53B1" w:rsidRPr="004D4A21" w:rsidRDefault="00000000">
            <w:pPr>
              <w:pStyle w:val="Predeterminado"/>
              <w:spacing w:before="40" w:after="40" w:line="240" w:lineRule="auto"/>
              <w:jc w:val="center"/>
            </w:pPr>
            <w:r w:rsidRPr="004D4A21">
              <w:rPr>
                <w:sz w:val="18"/>
                <w:szCs w:val="18"/>
              </w:rPr>
              <w:t>OE3, OE4</w:t>
            </w:r>
          </w:p>
        </w:tc>
      </w:tr>
      <w:tr w:rsidR="003C53B1" w:rsidRPr="004D4A21" w14:paraId="7BBDF28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86" w14:textId="77777777" w:rsidR="003C53B1" w:rsidRPr="004D4A21" w:rsidRDefault="00000000">
            <w:pPr>
              <w:pStyle w:val="Predeterminado"/>
              <w:spacing w:before="40" w:after="40" w:line="240" w:lineRule="auto"/>
            </w:pPr>
            <w:r w:rsidRPr="004D4A21">
              <w:rPr>
                <w:sz w:val="18"/>
                <w:szCs w:val="18"/>
              </w:rPr>
              <w:t>Valor frente a la línea base</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87" w14:textId="77777777" w:rsidR="003C53B1" w:rsidRPr="004D4A21" w:rsidRDefault="00000000">
            <w:pPr>
              <w:pStyle w:val="Predeterminado"/>
              <w:spacing w:before="40" w:after="40" w:line="240" w:lineRule="auto"/>
            </w:pPr>
            <w:r w:rsidRPr="004D4A21">
              <w:rPr>
                <w:sz w:val="18"/>
                <w:szCs w:val="18"/>
              </w:rPr>
              <w:t>Mejora del F1 macro medio en validación frente a la regresión logística ≥ 1 punto porcentual</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88" w14:textId="77777777" w:rsidR="003C53B1" w:rsidRPr="004D4A21" w:rsidRDefault="00000000">
            <w:pPr>
              <w:pStyle w:val="Predeterminado"/>
              <w:spacing w:before="40" w:after="40" w:line="240" w:lineRule="auto"/>
              <w:jc w:val="center"/>
            </w:pPr>
            <w:r w:rsidRPr="004D4A21">
              <w:rPr>
                <w:sz w:val="18"/>
                <w:szCs w:val="18"/>
              </w:rPr>
              <w:t>OE3</w:t>
            </w:r>
          </w:p>
        </w:tc>
      </w:tr>
      <w:tr w:rsidR="003C53B1" w:rsidRPr="004D4A21" w14:paraId="7BBDF28D"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8A" w14:textId="77777777" w:rsidR="003C53B1" w:rsidRPr="004D4A21" w:rsidRDefault="00000000">
            <w:pPr>
              <w:pStyle w:val="Predeterminado"/>
              <w:spacing w:before="40" w:after="40" w:line="240" w:lineRule="auto"/>
            </w:pPr>
            <w:r w:rsidRPr="004D4A21">
              <w:rPr>
                <w:sz w:val="18"/>
                <w:szCs w:val="18"/>
              </w:rPr>
              <w:t>Superioridad sobre la regla vigente</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8B" w14:textId="77777777" w:rsidR="003C53B1" w:rsidRPr="004D4A21" w:rsidRDefault="00000000">
            <w:pPr>
              <w:pStyle w:val="Predeterminado"/>
              <w:spacing w:before="40" w:after="40" w:line="240" w:lineRule="auto"/>
            </w:pPr>
            <w:r w:rsidRPr="004D4A21">
              <w:rPr>
                <w:sz w:val="18"/>
                <w:szCs w:val="18"/>
              </w:rPr>
              <w:t>IC 95 % del F1 macro sin solapamiento con el de la regla institucional</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8C" w14:textId="77777777" w:rsidR="003C53B1" w:rsidRPr="004D4A21" w:rsidRDefault="00000000">
            <w:pPr>
              <w:pStyle w:val="Predeterminado"/>
              <w:spacing w:before="40" w:after="40" w:line="240" w:lineRule="auto"/>
              <w:jc w:val="center"/>
            </w:pPr>
            <w:r w:rsidRPr="004D4A21">
              <w:rPr>
                <w:sz w:val="18"/>
                <w:szCs w:val="18"/>
              </w:rPr>
              <w:t>OE3</w:t>
            </w:r>
          </w:p>
        </w:tc>
      </w:tr>
      <w:tr w:rsidR="003C53B1" w:rsidRPr="004D4A21" w14:paraId="7BBDF29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8E" w14:textId="77777777" w:rsidR="003C53B1" w:rsidRPr="004D4A21" w:rsidRDefault="00000000">
            <w:pPr>
              <w:pStyle w:val="Predeterminado"/>
              <w:spacing w:before="40" w:after="40" w:line="240" w:lineRule="auto"/>
            </w:pPr>
            <w:r w:rsidRPr="004D4A21">
              <w:rPr>
                <w:sz w:val="18"/>
                <w:szCs w:val="18"/>
              </w:rPr>
              <w:t>Detección por severidad</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8F" w14:textId="77777777" w:rsidR="003C53B1" w:rsidRPr="004D4A21" w:rsidRDefault="00000000">
            <w:pPr>
              <w:pStyle w:val="Predeterminado"/>
              <w:spacing w:before="40" w:after="40" w:line="240" w:lineRule="auto"/>
            </w:pPr>
            <w:r w:rsidRPr="004D4A21">
              <w:rPr>
                <w:sz w:val="18"/>
                <w:szCs w:val="18"/>
              </w:rPr>
              <w:t>Recobrado de cada categoría de mora ≥ 0,90</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90" w14:textId="77777777" w:rsidR="003C53B1" w:rsidRPr="004D4A21" w:rsidRDefault="00000000">
            <w:pPr>
              <w:pStyle w:val="Predeterminado"/>
              <w:spacing w:before="40" w:after="40" w:line="240" w:lineRule="auto"/>
              <w:jc w:val="center"/>
            </w:pPr>
            <w:r w:rsidRPr="004D4A21">
              <w:rPr>
                <w:sz w:val="18"/>
                <w:szCs w:val="18"/>
              </w:rPr>
              <w:t>OE4</w:t>
            </w:r>
          </w:p>
        </w:tc>
      </w:tr>
      <w:tr w:rsidR="003C53B1" w:rsidRPr="004D4A21" w14:paraId="7BBDF295"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92" w14:textId="77777777" w:rsidR="003C53B1" w:rsidRPr="004D4A21" w:rsidRDefault="00000000">
            <w:pPr>
              <w:pStyle w:val="Predeterminado"/>
              <w:spacing w:before="40" w:after="40" w:line="240" w:lineRule="auto"/>
            </w:pPr>
            <w:r w:rsidRPr="004D4A21">
              <w:rPr>
                <w:sz w:val="18"/>
                <w:szCs w:val="18"/>
              </w:rPr>
              <w:t>Estabilidad temporal</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93" w14:textId="77777777" w:rsidR="003C53B1" w:rsidRPr="004D4A21" w:rsidRDefault="00000000">
            <w:pPr>
              <w:pStyle w:val="Predeterminado"/>
              <w:spacing w:before="40" w:after="40" w:line="240" w:lineRule="auto"/>
            </w:pPr>
            <w:r w:rsidRPr="004D4A21">
              <w:rPr>
                <w:sz w:val="18"/>
                <w:szCs w:val="18"/>
              </w:rPr>
              <w:t>Desviación estándar del F1 macro entre ventanas ≤ 2 pp</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94" w14:textId="77777777" w:rsidR="003C53B1" w:rsidRPr="004D4A21" w:rsidRDefault="00000000">
            <w:pPr>
              <w:pStyle w:val="Predeterminado"/>
              <w:spacing w:before="40" w:after="40" w:line="240" w:lineRule="auto"/>
              <w:jc w:val="center"/>
            </w:pPr>
            <w:r w:rsidRPr="004D4A21">
              <w:rPr>
                <w:sz w:val="18"/>
                <w:szCs w:val="18"/>
              </w:rPr>
              <w:t>OE4</w:t>
            </w:r>
          </w:p>
        </w:tc>
      </w:tr>
      <w:tr w:rsidR="003C53B1" w:rsidRPr="004D4A21" w14:paraId="7BBDF29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96" w14:textId="77777777" w:rsidR="003C53B1" w:rsidRPr="004D4A21" w:rsidRDefault="00000000">
            <w:pPr>
              <w:pStyle w:val="Predeterminado"/>
              <w:spacing w:before="40" w:after="40" w:line="240" w:lineRule="auto"/>
            </w:pPr>
            <w:r w:rsidRPr="004D4A21">
              <w:rPr>
                <w:sz w:val="18"/>
                <w:szCs w:val="18"/>
              </w:rPr>
              <w:t>Robustez</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97" w14:textId="77777777" w:rsidR="003C53B1" w:rsidRPr="004D4A21" w:rsidRDefault="00000000">
            <w:pPr>
              <w:pStyle w:val="Predeterminado"/>
              <w:spacing w:before="40" w:after="40" w:line="240" w:lineRule="auto"/>
            </w:pPr>
            <w:r w:rsidRPr="004D4A21">
              <w:rPr>
                <w:sz w:val="18"/>
                <w:szCs w:val="18"/>
              </w:rPr>
              <w:t>Diferencia entre F1 macro de validación y de prueba futura ≤ 2 pp</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98" w14:textId="77777777" w:rsidR="003C53B1" w:rsidRPr="004D4A21" w:rsidRDefault="00000000">
            <w:pPr>
              <w:pStyle w:val="Predeterminado"/>
              <w:spacing w:before="40" w:after="40" w:line="240" w:lineRule="auto"/>
              <w:jc w:val="center"/>
            </w:pPr>
            <w:r w:rsidRPr="004D4A21">
              <w:rPr>
                <w:sz w:val="18"/>
                <w:szCs w:val="18"/>
              </w:rPr>
              <w:t>OE4</w:t>
            </w:r>
          </w:p>
        </w:tc>
      </w:tr>
      <w:tr w:rsidR="003C53B1" w:rsidRPr="004D4A21" w14:paraId="7BBDF29D"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9A" w14:textId="77777777" w:rsidR="003C53B1" w:rsidRPr="004D4A21" w:rsidRDefault="00000000">
            <w:pPr>
              <w:pStyle w:val="Predeterminado"/>
              <w:spacing w:before="40" w:after="40" w:line="240" w:lineRule="auto"/>
            </w:pPr>
            <w:r w:rsidRPr="004D4A21">
              <w:rPr>
                <w:sz w:val="18"/>
                <w:szCs w:val="18"/>
              </w:rPr>
              <w:t>Calibración</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9B" w14:textId="77777777" w:rsidR="003C53B1" w:rsidRPr="004D4A21" w:rsidRDefault="00000000">
            <w:pPr>
              <w:pStyle w:val="Predeterminado"/>
              <w:spacing w:before="40" w:after="40" w:line="240" w:lineRule="auto"/>
            </w:pPr>
            <w:r w:rsidRPr="004D4A21">
              <w:rPr>
                <w:sz w:val="18"/>
                <w:szCs w:val="18"/>
              </w:rPr>
              <w:t>Pérdida logarítmica en la prueba futura ≤ 0,10</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9C" w14:textId="77777777" w:rsidR="003C53B1" w:rsidRPr="004D4A21" w:rsidRDefault="00000000">
            <w:pPr>
              <w:pStyle w:val="Predeterminado"/>
              <w:spacing w:before="40" w:after="40" w:line="240" w:lineRule="auto"/>
              <w:jc w:val="center"/>
            </w:pPr>
            <w:r w:rsidRPr="004D4A21">
              <w:rPr>
                <w:sz w:val="18"/>
                <w:szCs w:val="18"/>
              </w:rPr>
              <w:t>OE4</w:t>
            </w:r>
          </w:p>
        </w:tc>
      </w:tr>
      <w:tr w:rsidR="003C53B1" w:rsidRPr="004D4A21" w14:paraId="7BBDF2A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9E" w14:textId="77777777" w:rsidR="003C53B1" w:rsidRPr="004D4A21" w:rsidRDefault="00000000">
            <w:pPr>
              <w:pStyle w:val="Predeterminado"/>
              <w:spacing w:before="40" w:after="40" w:line="240" w:lineRule="auto"/>
            </w:pPr>
            <w:r w:rsidRPr="004D4A21">
              <w:rPr>
                <w:sz w:val="18"/>
                <w:szCs w:val="18"/>
              </w:rPr>
              <w:t>Equidad</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9F" w14:textId="77777777" w:rsidR="003C53B1" w:rsidRPr="004D4A21" w:rsidRDefault="00000000">
            <w:pPr>
              <w:pStyle w:val="Predeterminado"/>
              <w:spacing w:before="40" w:after="40" w:line="240" w:lineRule="auto"/>
            </w:pPr>
            <w:r w:rsidRPr="004D4A21">
              <w:rPr>
                <w:sz w:val="18"/>
                <w:szCs w:val="18"/>
              </w:rPr>
              <w:t>Brecha máxima de TVP entre subgrupos ≤ 5 pp</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A0" w14:textId="77777777" w:rsidR="003C53B1" w:rsidRPr="004D4A21" w:rsidRDefault="00000000">
            <w:pPr>
              <w:pStyle w:val="Predeterminado"/>
              <w:spacing w:before="40" w:after="40" w:line="240" w:lineRule="auto"/>
              <w:jc w:val="center"/>
            </w:pPr>
            <w:r w:rsidRPr="004D4A21">
              <w:rPr>
                <w:sz w:val="18"/>
                <w:szCs w:val="18"/>
              </w:rPr>
              <w:t>OE4</w:t>
            </w:r>
          </w:p>
        </w:tc>
      </w:tr>
      <w:tr w:rsidR="003C53B1" w:rsidRPr="004D4A21" w14:paraId="7BBDF2A5"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A2" w14:textId="77777777" w:rsidR="003C53B1" w:rsidRPr="004D4A21" w:rsidRDefault="00000000">
            <w:pPr>
              <w:pStyle w:val="Predeterminado"/>
              <w:spacing w:before="40" w:after="40" w:line="240" w:lineRule="auto"/>
            </w:pPr>
            <w:r w:rsidRPr="004D4A21">
              <w:rPr>
                <w:sz w:val="18"/>
                <w:szCs w:val="18"/>
              </w:rPr>
              <w:t>Explicabilidad</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A3" w14:textId="77777777" w:rsidR="003C53B1" w:rsidRPr="004D4A21" w:rsidRDefault="00000000">
            <w:pPr>
              <w:pStyle w:val="Predeterminado"/>
              <w:spacing w:before="40" w:after="40" w:line="240" w:lineRule="auto"/>
            </w:pPr>
            <w:r w:rsidRPr="004D4A21">
              <w:rPr>
                <w:sz w:val="18"/>
                <w:szCs w:val="18"/>
              </w:rPr>
              <w:t>Explicación SHAP disponible para cada predicción</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A4" w14:textId="77777777" w:rsidR="003C53B1" w:rsidRPr="004D4A21" w:rsidRDefault="00000000">
            <w:pPr>
              <w:pStyle w:val="Predeterminado"/>
              <w:spacing w:before="40" w:after="40" w:line="240" w:lineRule="auto"/>
              <w:jc w:val="center"/>
            </w:pPr>
            <w:r w:rsidRPr="004D4A21">
              <w:rPr>
                <w:sz w:val="18"/>
                <w:szCs w:val="18"/>
              </w:rPr>
              <w:t>OE4</w:t>
            </w:r>
          </w:p>
        </w:tc>
      </w:tr>
      <w:tr w:rsidR="003C53B1" w:rsidRPr="004D4A21" w14:paraId="7BBDF2A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A6" w14:textId="77777777" w:rsidR="003C53B1" w:rsidRPr="004D4A21" w:rsidRDefault="00000000">
            <w:pPr>
              <w:pStyle w:val="Predeterminado"/>
              <w:spacing w:before="40" w:after="40" w:line="240" w:lineRule="auto"/>
            </w:pPr>
            <w:r w:rsidRPr="004D4A21">
              <w:rPr>
                <w:sz w:val="18"/>
                <w:szCs w:val="18"/>
              </w:rPr>
              <w:t>Operación</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A7" w14:textId="77777777" w:rsidR="003C53B1" w:rsidRPr="004D4A21" w:rsidRDefault="00000000">
            <w:pPr>
              <w:pStyle w:val="Predeterminado"/>
              <w:spacing w:before="40" w:after="40" w:line="240" w:lineRule="auto"/>
            </w:pPr>
            <w:r w:rsidRPr="004D4A21">
              <w:rPr>
                <w:sz w:val="18"/>
                <w:szCs w:val="18"/>
              </w:rPr>
              <w:t>Latencia p95 por consulta ≤ 2 s</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A8" w14:textId="77777777" w:rsidR="003C53B1" w:rsidRPr="004D4A21" w:rsidRDefault="00000000">
            <w:pPr>
              <w:pStyle w:val="Predeterminado"/>
              <w:spacing w:before="40" w:after="40" w:line="240" w:lineRule="auto"/>
              <w:jc w:val="center"/>
            </w:pPr>
            <w:r w:rsidRPr="004D4A21">
              <w:rPr>
                <w:sz w:val="18"/>
                <w:szCs w:val="18"/>
              </w:rPr>
              <w:t>OE5</w:t>
            </w:r>
          </w:p>
        </w:tc>
      </w:tr>
      <w:tr w:rsidR="003C53B1" w:rsidRPr="004D4A21" w14:paraId="7BBDF2AD"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vAlign w:val="center"/>
          </w:tcPr>
          <w:p w14:paraId="7BBDF2AA" w14:textId="77777777" w:rsidR="003C53B1" w:rsidRPr="004D4A21" w:rsidRDefault="00000000">
            <w:pPr>
              <w:pStyle w:val="Predeterminado"/>
              <w:keepNext/>
              <w:spacing w:before="40" w:after="40" w:line="240" w:lineRule="auto"/>
            </w:pPr>
            <w:r w:rsidRPr="004D4A21">
              <w:rPr>
                <w:sz w:val="18"/>
                <w:szCs w:val="18"/>
              </w:rPr>
              <w:t>Aceptación de usuario</w:t>
            </w:r>
          </w:p>
        </w:tc>
        <w:tc>
          <w:tcPr>
            <w:tcW w:w="5350" w:type="dxa"/>
            <w:tcBorders>
              <w:top w:val="single" w:sz="4" w:space="0" w:color="000000"/>
              <w:left w:val="single" w:sz="4" w:space="0" w:color="000000"/>
              <w:bottom w:val="single" w:sz="4" w:space="0" w:color="000000"/>
              <w:right w:val="single" w:sz="4" w:space="0" w:color="000000"/>
            </w:tcBorders>
            <w:vAlign w:val="center"/>
          </w:tcPr>
          <w:p w14:paraId="7BBDF2AB" w14:textId="77777777" w:rsidR="003C53B1" w:rsidRPr="004D4A21" w:rsidRDefault="00000000">
            <w:pPr>
              <w:pStyle w:val="Predeterminado"/>
              <w:keepNext/>
              <w:spacing w:before="40" w:after="40" w:line="240" w:lineRule="auto"/>
            </w:pPr>
            <w:r w:rsidRPr="004D4A21">
              <w:rPr>
                <w:sz w:val="18"/>
                <w:szCs w:val="18"/>
              </w:rPr>
              <w:t>Casos críticos de la UAT aprobados = 100 %</w:t>
            </w:r>
          </w:p>
        </w:tc>
        <w:tc>
          <w:tcPr>
            <w:tcW w:w="1400" w:type="dxa"/>
            <w:tcBorders>
              <w:top w:val="single" w:sz="4" w:space="0" w:color="000000"/>
              <w:left w:val="single" w:sz="4" w:space="0" w:color="000000"/>
              <w:bottom w:val="single" w:sz="4" w:space="0" w:color="000000"/>
              <w:right w:val="single" w:sz="4" w:space="0" w:color="000000"/>
            </w:tcBorders>
            <w:vAlign w:val="center"/>
          </w:tcPr>
          <w:p w14:paraId="7BBDF2AC" w14:textId="77777777" w:rsidR="003C53B1" w:rsidRPr="004D4A21" w:rsidRDefault="00000000">
            <w:pPr>
              <w:pStyle w:val="Predeterminado"/>
              <w:keepNext/>
              <w:spacing w:before="40" w:after="40" w:line="240" w:lineRule="auto"/>
              <w:jc w:val="center"/>
            </w:pPr>
            <w:r w:rsidRPr="004D4A21">
              <w:rPr>
                <w:sz w:val="18"/>
                <w:szCs w:val="18"/>
              </w:rPr>
              <w:t>OE6</w:t>
            </w:r>
          </w:p>
        </w:tc>
      </w:tr>
    </w:tbl>
    <w:p w14:paraId="7BBDF2AE" w14:textId="77777777" w:rsidR="003C53B1" w:rsidRPr="004D4A21" w:rsidRDefault="00000000">
      <w:pPr>
        <w:pStyle w:val="Cuerpo"/>
        <w:jc w:val="left"/>
        <w:rPr>
          <w:lang w:val="es-EC"/>
          <w:rPrChange w:id="1137" w:author="(Estudiante) Andres Marcelo Olmedo Coronel" w:date="2026-10-26T20:49:00Z" w16du:dateUtc="2026-10-27T01:49:00Z">
            <w:rPr/>
          </w:rPrChange>
        </w:rPr>
      </w:pPr>
      <w:r w:rsidRPr="004D4A21">
        <w:rPr>
          <w:i/>
          <w:iCs/>
          <w:lang w:val="es-EC"/>
          <w:rPrChange w:id="1138" w:author="(Estudiante) Andres Marcelo Olmedo Coronel" w:date="2026-10-26T20:49:00Z" w16du:dateUtc="2026-10-27T01:49:00Z">
            <w:rPr>
              <w:i/>
              <w:iCs/>
            </w:rPr>
          </w:rPrChange>
        </w:rPr>
        <w:t xml:space="preserve">Nota. </w:t>
      </w:r>
      <w:r w:rsidRPr="004D4A21">
        <w:rPr>
          <w:lang w:val="es-EC"/>
          <w:rPrChange w:id="1139" w:author="(Estudiante) Andres Marcelo Olmedo Coronel" w:date="2026-10-26T20:49:00Z" w16du:dateUtc="2026-10-27T01:49:00Z">
            <w:rPr/>
          </w:rPrChange>
        </w:rPr>
        <w:t>Elaboración propia. Los umbrales de desempeño, detección, estabilidad, robustez, calibración, equidad, explicabilidad, operación y aceptación se fijaron en la versión diagnóstica del proyecto y se mantienen sin cambios.</w:t>
      </w:r>
    </w:p>
    <w:p w14:paraId="7BBDF2AF" w14:textId="77777777" w:rsidR="003C53B1" w:rsidRPr="004D4A21" w:rsidRDefault="00000000" w:rsidP="00567D22">
      <w:pPr>
        <w:pStyle w:val="Ttulo2"/>
        <w:numPr>
          <w:ilvl w:val="1"/>
          <w:numId w:val="1"/>
        </w:numPr>
        <w:rPr>
          <w:rFonts w:eastAsia="Arial"/>
          <w:lang w:val="es-EC"/>
          <w:rPrChange w:id="1140" w:author="(Estudiante) Andres Marcelo Olmedo Coronel" w:date="2026-10-26T20:49:00Z" w16du:dateUtc="2026-10-27T01:49:00Z">
            <w:rPr>
              <w:rFonts w:eastAsia="Arial"/>
            </w:rPr>
          </w:rPrChange>
        </w:rPr>
      </w:pPr>
      <w:bookmarkStart w:id="1141" w:name="_Toc243938849"/>
      <w:r w:rsidRPr="004D4A21">
        <w:rPr>
          <w:rStyle w:val="Ninguno"/>
          <w:u w:color="000000"/>
          <w:lang w:val="es-EC"/>
          <w:rPrChange w:id="1142" w:author="(Estudiante) Andres Marcelo Olmedo Coronel" w:date="2026-10-26T20:49:00Z" w16du:dateUtc="2026-10-27T01:49:00Z">
            <w:rPr>
              <w:rStyle w:val="Ninguno"/>
              <w:u w:color="000000"/>
            </w:rPr>
          </w:rPrChange>
        </w:rPr>
        <w:t>Desarrollo de la solución</w:t>
      </w:r>
      <w:bookmarkEnd w:id="1141"/>
    </w:p>
    <w:p w14:paraId="7BBDF2B0" w14:textId="77777777" w:rsidR="003C53B1" w:rsidRPr="004D4A21" w:rsidRDefault="00000000">
      <w:pPr>
        <w:pStyle w:val="Cuerpo"/>
        <w:keepNext/>
        <w:spacing w:after="120"/>
        <w:jc w:val="left"/>
        <w:rPr>
          <w:lang w:val="es-EC"/>
          <w:rPrChange w:id="1143" w:author="(Estudiante) Andres Marcelo Olmedo Coronel" w:date="2026-10-26T20:49:00Z" w16du:dateUtc="2026-10-27T01:49:00Z">
            <w:rPr/>
          </w:rPrChange>
        </w:rPr>
      </w:pPr>
      <w:r w:rsidRPr="004D4A21">
        <w:rPr>
          <w:b/>
          <w:bCs/>
          <w:lang w:val="es-EC"/>
          <w:rPrChange w:id="1144" w:author="(Estudiante) Andres Marcelo Olmedo Coronel" w:date="2026-10-26T20:49:00Z" w16du:dateUtc="2026-10-27T01:49:00Z">
            <w:rPr>
              <w:b/>
              <w:bCs/>
            </w:rPr>
          </w:rPrChange>
        </w:rPr>
        <w:t>Construcción del panel cliente-mes</w:t>
      </w:r>
    </w:p>
    <w:p w14:paraId="7BBDF2B1" w14:textId="77777777" w:rsidR="003C53B1" w:rsidRPr="004D4A21" w:rsidRDefault="00000000">
      <w:pPr>
        <w:pStyle w:val="Cuerpo"/>
        <w:rPr>
          <w:lang w:val="es-EC"/>
          <w:rPrChange w:id="1145" w:author="(Estudiante) Andres Marcelo Olmedo Coronel" w:date="2026-10-26T20:49:00Z" w16du:dateUtc="2026-10-27T01:49:00Z">
            <w:rPr/>
          </w:rPrChange>
        </w:rPr>
      </w:pPr>
      <w:r w:rsidRPr="004D4A21">
        <w:rPr>
          <w:lang w:val="es-EC"/>
          <w:rPrChange w:id="1146" w:author="(Estudiante) Andres Marcelo Olmedo Coronel" w:date="2026-10-26T20:49:00Z" w16du:dateUtc="2026-10-27T01:49:00Z">
            <w:rPr/>
          </w:rPrChange>
        </w:rPr>
        <w:t>Debido a las restricciones de acceso a datos personales de crédito establecidas en la Ley Orgánica de Protección de Datos Personales, el equipo construyó un panel sintético que replica el diccionario institucional y la dinámica de la mora. El generador, documentado en el Anexo B y publicado en el repositorio (Anexo D), simula 3.000 clientes durante 36 meses (septiembre de 2023 a agosto de 2026) a partir de un riesgo latente no observable, atributos estáticos, variables financieras que evolucionan mes a mes, un choque macroeconómico moderado entre octubre de 2025 y abril de 2026 y un proceso de transición de los días de atraso que permite entrar en mora, curarse, mantenerse, agravarse o reestructurarse. A diferencia de la base de la etapa diagnóstica, cada cliente aparece en todos los meses, lo que permite construir una etiqueta verdaderamente futura. El resultado son 96.000 registros cliente-mes correspondientes a 32 cortes de predicción (octubre de 2023 a mayo de 2026).</w:t>
      </w:r>
    </w:p>
    <w:p w14:paraId="7BBDF2B2" w14:textId="77777777" w:rsidR="003C53B1" w:rsidRPr="004D4A21" w:rsidRDefault="00000000">
      <w:pPr>
        <w:pStyle w:val="Cuerpo"/>
        <w:rPr>
          <w:lang w:val="es-EC"/>
          <w:rPrChange w:id="1147" w:author="(Estudiante) Andres Marcelo Olmedo Coronel" w:date="2026-10-26T20:49:00Z" w16du:dateUtc="2026-10-27T01:49:00Z">
            <w:rPr/>
          </w:rPrChange>
        </w:rPr>
      </w:pPr>
      <w:r w:rsidRPr="004D4A21">
        <w:rPr>
          <w:lang w:val="es-EC"/>
          <w:rPrChange w:id="1148" w:author="(Estudiante) Andres Marcelo Olmedo Coronel" w:date="2026-10-26T20:49:00Z" w16du:dateUtc="2026-10-27T01:49:00Z">
            <w:rPr/>
          </w:rPrChange>
        </w:rPr>
        <w:lastRenderedPageBreak/>
        <w:t xml:space="preserve">Para cada corte t, las 31 predictoras se calculan con información disponible al cierre de t−1 </w:t>
      </w:r>
      <w:del w:id="1149" w:author="(Estudiante) Andres Marcelo Olmedo Coronel" w:date="2026-10-27T01:50:00Z" w16du:dateUtc="2026-10-27T06:50:00Z">
        <w:r w:rsidRPr="004D4A21" w:rsidDel="000C2693">
          <w:rPr>
            <w:lang w:val="es-EC"/>
            <w:rPrChange w:id="1150" w:author="(Estudiante) Andres Marcelo Olmedo Coronel" w:date="2026-10-26T20:49:00Z" w16du:dateUtc="2026-10-27T01:49:00Z">
              <w:rPr/>
            </w:rPrChange>
          </w:rPr>
          <w:delText>—</w:delText>
        </w:r>
      </w:del>
      <w:r w:rsidRPr="004D4A21">
        <w:rPr>
          <w:lang w:val="es-EC"/>
          <w:rPrChange w:id="1151" w:author="(Estudiante) Andres Marcelo Olmedo Coronel" w:date="2026-10-26T20:49:00Z" w16du:dateUtc="2026-10-27T01:49:00Z">
            <w:rPr/>
          </w:rPrChange>
        </w:rPr>
        <w:t>estado y días de atraso, historial de mora a 3, 6 y 12 meses, capacidad de pago, endeudamiento, comportamiento financiero y relación con el banco</w:t>
      </w:r>
      <w:del w:id="1152" w:author="(Estudiante) Andres Marcelo Olmedo Coronel" w:date="2026-10-27T01:50:00Z" w16du:dateUtc="2026-10-27T06:50:00Z">
        <w:r w:rsidRPr="004D4A21" w:rsidDel="006A5692">
          <w:rPr>
            <w:lang w:val="es-EC"/>
            <w:rPrChange w:id="1153" w:author="(Estudiante) Andres Marcelo Olmedo Coronel" w:date="2026-10-26T20:49:00Z" w16du:dateUtc="2026-10-27T01:49:00Z">
              <w:rPr/>
            </w:rPrChange>
          </w:rPr>
          <w:delText>—</w:delText>
        </w:r>
      </w:del>
      <w:r w:rsidRPr="004D4A21">
        <w:rPr>
          <w:lang w:val="es-EC"/>
          <w:rPrChange w:id="1154" w:author="(Estudiante) Andres Marcelo Olmedo Coronel" w:date="2026-10-26T20:49:00Z" w16du:dateUtc="2026-10-27T01:49:00Z">
            <w:rPr/>
          </w:rPrChange>
        </w:rPr>
        <w:t xml:space="preserve"> y la etiqueta mora_h90 corresponde a la peor categoría alcanzada en t+1, t+2 y t+3. La Tabla 6 agrupa las variables. Las variables sociodemográficas se excluyeron del modelo final y se conservaron únicamente para la auditoría de equidad, como se justifica en la sección 7.3. El panel contiene 24.154 celdas faltantes (0,7 %) en seis variables, que simulan imperfecciones del reporte.</w:t>
      </w:r>
    </w:p>
    <w:p w14:paraId="7BBDF2B3" w14:textId="77777777" w:rsidR="003C53B1" w:rsidRPr="004D4A21" w:rsidRDefault="00000000">
      <w:pPr>
        <w:pStyle w:val="Cuerpo"/>
        <w:keepNext/>
        <w:spacing w:after="0"/>
        <w:jc w:val="left"/>
        <w:rPr>
          <w:lang w:val="es-EC"/>
          <w:rPrChange w:id="1155" w:author="(Estudiante) Andres Marcelo Olmedo Coronel" w:date="2026-10-26T20:49:00Z" w16du:dateUtc="2026-10-27T01:49:00Z">
            <w:rPr/>
          </w:rPrChange>
        </w:rPr>
      </w:pPr>
      <w:r w:rsidRPr="004D4A21">
        <w:rPr>
          <w:b/>
          <w:bCs/>
          <w:lang w:val="es-EC"/>
          <w:rPrChange w:id="1156" w:author="(Estudiante) Andres Marcelo Olmedo Coronel" w:date="2026-10-26T20:49:00Z" w16du:dateUtc="2026-10-27T01:49:00Z">
            <w:rPr>
              <w:b/>
              <w:bCs/>
            </w:rPr>
          </w:rPrChange>
        </w:rPr>
        <w:t>Tabla 6</w:t>
      </w:r>
    </w:p>
    <w:p w14:paraId="7BBDF2B4" w14:textId="77777777" w:rsidR="003C53B1" w:rsidRPr="004D4A21" w:rsidRDefault="00000000">
      <w:pPr>
        <w:pStyle w:val="Cuerpo"/>
        <w:keepNext/>
        <w:rPr>
          <w:lang w:val="es-EC"/>
          <w:rPrChange w:id="1157" w:author="(Estudiante) Andres Marcelo Olmedo Coronel" w:date="2026-10-26T20:49:00Z" w16du:dateUtc="2026-10-27T01:49:00Z">
            <w:rPr/>
          </w:rPrChange>
        </w:rPr>
      </w:pPr>
      <w:r w:rsidRPr="004D4A21">
        <w:rPr>
          <w:i/>
          <w:iCs/>
          <w:lang w:val="es-EC"/>
          <w:rPrChange w:id="1158" w:author="(Estudiante) Andres Marcelo Olmedo Coronel" w:date="2026-10-26T20:49:00Z" w16du:dateUtc="2026-10-27T01:49:00Z">
            <w:rPr>
              <w:i/>
              <w:iCs/>
            </w:rPr>
          </w:rPrChange>
        </w:rPr>
        <w:t>Variables predictoras del panel agrupadas por dimensión (medidas en t−1)</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700"/>
        <w:gridCol w:w="5850"/>
        <w:gridCol w:w="800"/>
      </w:tblGrid>
      <w:tr w:rsidR="003C53B1" w:rsidRPr="004D4A21" w14:paraId="7BBDF2B8" w14:textId="77777777">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B5" w14:textId="77777777" w:rsidR="003C53B1" w:rsidRPr="004D4A21" w:rsidRDefault="00000000">
            <w:pPr>
              <w:pStyle w:val="Predeterminado"/>
              <w:keepNext/>
              <w:spacing w:before="40" w:after="40" w:line="240" w:lineRule="auto"/>
              <w:jc w:val="center"/>
            </w:pPr>
            <w:r w:rsidRPr="004D4A21">
              <w:rPr>
                <w:b/>
                <w:bCs/>
                <w:sz w:val="18"/>
                <w:szCs w:val="18"/>
              </w:rPr>
              <w:t>Dimensión</w:t>
            </w:r>
          </w:p>
        </w:tc>
        <w:tc>
          <w:tcPr>
            <w:tcW w:w="58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B6" w14:textId="77777777" w:rsidR="003C53B1" w:rsidRPr="004D4A21" w:rsidRDefault="00000000">
            <w:pPr>
              <w:pStyle w:val="Predeterminado"/>
              <w:keepNext/>
              <w:spacing w:before="40" w:after="40" w:line="240" w:lineRule="auto"/>
              <w:jc w:val="center"/>
            </w:pPr>
            <w:r w:rsidRPr="004D4A21">
              <w:rPr>
                <w:b/>
                <w:bCs/>
                <w:sz w:val="18"/>
                <w:szCs w:val="18"/>
              </w:rPr>
              <w:t>Variables</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B7" w14:textId="77777777" w:rsidR="003C53B1" w:rsidRPr="004D4A21" w:rsidRDefault="00000000">
            <w:pPr>
              <w:pStyle w:val="Predeterminado"/>
              <w:keepNext/>
              <w:spacing w:before="40" w:after="40" w:line="240" w:lineRule="auto"/>
              <w:jc w:val="center"/>
            </w:pPr>
            <w:r w:rsidRPr="004D4A21">
              <w:rPr>
                <w:b/>
                <w:bCs/>
                <w:sz w:val="18"/>
                <w:szCs w:val="18"/>
              </w:rPr>
              <w:t>N.º</w:t>
            </w:r>
          </w:p>
        </w:tc>
      </w:tr>
      <w:tr w:rsidR="003C53B1" w:rsidRPr="004D4A21" w14:paraId="7BBDF2BC"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2B9" w14:textId="77777777" w:rsidR="003C53B1" w:rsidRPr="004D4A21" w:rsidRDefault="00000000">
            <w:pPr>
              <w:pStyle w:val="Predeterminado"/>
              <w:spacing w:before="40" w:after="40" w:line="240" w:lineRule="auto"/>
            </w:pPr>
            <w:r w:rsidRPr="004D4A21">
              <w:rPr>
                <w:sz w:val="18"/>
                <w:szCs w:val="18"/>
              </w:rPr>
              <w:t>Historial y estado de mora en t−1</w:t>
            </w:r>
          </w:p>
        </w:tc>
        <w:tc>
          <w:tcPr>
            <w:tcW w:w="5850" w:type="dxa"/>
            <w:tcBorders>
              <w:top w:val="single" w:sz="4" w:space="0" w:color="000000"/>
              <w:left w:val="single" w:sz="4" w:space="0" w:color="000000"/>
              <w:bottom w:val="single" w:sz="4" w:space="0" w:color="000000"/>
              <w:right w:val="single" w:sz="4" w:space="0" w:color="000000"/>
            </w:tcBorders>
            <w:vAlign w:val="center"/>
          </w:tcPr>
          <w:p w14:paraId="7BBDF2BA" w14:textId="77777777" w:rsidR="003C53B1" w:rsidRPr="004D4A21" w:rsidRDefault="00000000">
            <w:pPr>
              <w:pStyle w:val="Predeterminado"/>
              <w:spacing w:before="40" w:after="40" w:line="240" w:lineRule="auto"/>
            </w:pPr>
            <w:r w:rsidRPr="004D4A21">
              <w:rPr>
                <w:sz w:val="18"/>
                <w:szCs w:val="18"/>
              </w:rPr>
              <w:t>dias_atraso_t1, clasif_sbs_t1, mora_max_3m, mora_max_6m, mora_max_12m, atrasos_6m, atrasos_12m, reestructuraciones_previas</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BB" w14:textId="77777777" w:rsidR="003C53B1" w:rsidRPr="004D4A21" w:rsidRDefault="00000000">
            <w:pPr>
              <w:pStyle w:val="Predeterminado"/>
              <w:spacing w:before="40" w:after="40" w:line="240" w:lineRule="auto"/>
              <w:jc w:val="center"/>
            </w:pPr>
            <w:r w:rsidRPr="004D4A21">
              <w:rPr>
                <w:sz w:val="18"/>
                <w:szCs w:val="18"/>
              </w:rPr>
              <w:t>8</w:t>
            </w:r>
          </w:p>
        </w:tc>
      </w:tr>
      <w:tr w:rsidR="003C53B1" w:rsidRPr="004D4A21" w14:paraId="7BBDF2C0"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2BD" w14:textId="77777777" w:rsidR="003C53B1" w:rsidRPr="004D4A21" w:rsidRDefault="00000000">
            <w:pPr>
              <w:pStyle w:val="Predeterminado"/>
              <w:spacing w:before="40" w:after="40" w:line="240" w:lineRule="auto"/>
            </w:pPr>
            <w:r w:rsidRPr="004D4A21">
              <w:rPr>
                <w:sz w:val="18"/>
                <w:szCs w:val="18"/>
              </w:rPr>
              <w:t>Capacidad de pago y endeudamiento</w:t>
            </w:r>
          </w:p>
        </w:tc>
        <w:tc>
          <w:tcPr>
            <w:tcW w:w="5850" w:type="dxa"/>
            <w:tcBorders>
              <w:top w:val="single" w:sz="4" w:space="0" w:color="000000"/>
              <w:left w:val="single" w:sz="4" w:space="0" w:color="000000"/>
              <w:bottom w:val="single" w:sz="4" w:space="0" w:color="000000"/>
              <w:right w:val="single" w:sz="4" w:space="0" w:color="000000"/>
            </w:tcBorders>
            <w:vAlign w:val="center"/>
          </w:tcPr>
          <w:p w14:paraId="7BBDF2BE" w14:textId="77777777" w:rsidR="003C53B1" w:rsidRPr="004D4A21" w:rsidRDefault="00000000">
            <w:pPr>
              <w:pStyle w:val="Predeterminado"/>
              <w:spacing w:before="40" w:after="40" w:line="240" w:lineRule="auto"/>
            </w:pPr>
            <w:r w:rsidRPr="004D4A21">
              <w:rPr>
                <w:sz w:val="18"/>
                <w:szCs w:val="18"/>
              </w:rPr>
              <w:t>dti, cuota_ingreso, porcentaje_utilizacion_linea, deuda_sf, linea_sf, num_entidades_deuda, nuevos_creditos_6m, saldo_pendiente_credito, cuotas_restantes</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BF" w14:textId="77777777" w:rsidR="003C53B1" w:rsidRPr="004D4A21" w:rsidRDefault="00000000">
            <w:pPr>
              <w:pStyle w:val="Predeterminado"/>
              <w:spacing w:before="40" w:after="40" w:line="240" w:lineRule="auto"/>
              <w:jc w:val="center"/>
            </w:pPr>
            <w:r w:rsidRPr="004D4A21">
              <w:rPr>
                <w:sz w:val="18"/>
                <w:szCs w:val="18"/>
              </w:rPr>
              <w:t>9</w:t>
            </w:r>
          </w:p>
        </w:tc>
      </w:tr>
      <w:tr w:rsidR="003C53B1" w:rsidRPr="004D4A21" w14:paraId="7BBDF2C4"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2C1" w14:textId="77777777" w:rsidR="003C53B1" w:rsidRPr="004D4A21" w:rsidRDefault="00000000">
            <w:pPr>
              <w:pStyle w:val="Predeterminado"/>
              <w:spacing w:before="40" w:after="40" w:line="240" w:lineRule="auto"/>
            </w:pPr>
            <w:r w:rsidRPr="004D4A21">
              <w:rPr>
                <w:sz w:val="18"/>
                <w:szCs w:val="18"/>
              </w:rPr>
              <w:t>Ingresos y comportamiento financiero</w:t>
            </w:r>
          </w:p>
        </w:tc>
        <w:tc>
          <w:tcPr>
            <w:tcW w:w="5850" w:type="dxa"/>
            <w:tcBorders>
              <w:top w:val="single" w:sz="4" w:space="0" w:color="000000"/>
              <w:left w:val="single" w:sz="4" w:space="0" w:color="000000"/>
              <w:bottom w:val="single" w:sz="4" w:space="0" w:color="000000"/>
              <w:right w:val="single" w:sz="4" w:space="0" w:color="000000"/>
            </w:tcBorders>
            <w:vAlign w:val="center"/>
          </w:tcPr>
          <w:p w14:paraId="7BBDF2C2" w14:textId="77777777" w:rsidR="003C53B1" w:rsidRPr="004D4A21" w:rsidRDefault="00000000">
            <w:pPr>
              <w:pStyle w:val="Predeterminado"/>
              <w:spacing w:before="40" w:after="40" w:line="240" w:lineRule="auto"/>
            </w:pPr>
            <w:r w:rsidRPr="004D4A21">
              <w:rPr>
                <w:sz w:val="18"/>
                <w:szCs w:val="18"/>
              </w:rPr>
              <w:t>ingreso, variacion_depositos_ingresos, saldo_promedio_3m, score_t1, nivel_ahorro</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C3" w14:textId="77777777" w:rsidR="003C53B1" w:rsidRPr="004D4A21" w:rsidRDefault="00000000">
            <w:pPr>
              <w:pStyle w:val="Predeterminado"/>
              <w:spacing w:before="40" w:after="40" w:line="240" w:lineRule="auto"/>
              <w:jc w:val="center"/>
            </w:pPr>
            <w:r w:rsidRPr="004D4A21">
              <w:rPr>
                <w:sz w:val="18"/>
                <w:szCs w:val="18"/>
              </w:rPr>
              <w:t>5</w:t>
            </w:r>
          </w:p>
        </w:tc>
      </w:tr>
      <w:tr w:rsidR="003C53B1" w:rsidRPr="004D4A21" w14:paraId="7BBDF2C8"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2C5" w14:textId="77777777" w:rsidR="003C53B1" w:rsidRPr="004D4A21" w:rsidRDefault="00000000">
            <w:pPr>
              <w:pStyle w:val="Predeterminado"/>
              <w:spacing w:before="40" w:after="40" w:line="240" w:lineRule="auto"/>
            </w:pPr>
            <w:r w:rsidRPr="004D4A21">
              <w:rPr>
                <w:sz w:val="18"/>
                <w:szCs w:val="18"/>
              </w:rPr>
              <w:t>Relación con el banco y el sistema</w:t>
            </w:r>
          </w:p>
        </w:tc>
        <w:tc>
          <w:tcPr>
            <w:tcW w:w="5850" w:type="dxa"/>
            <w:tcBorders>
              <w:top w:val="single" w:sz="4" w:space="0" w:color="000000"/>
              <w:left w:val="single" w:sz="4" w:space="0" w:color="000000"/>
              <w:bottom w:val="single" w:sz="4" w:space="0" w:color="000000"/>
              <w:right w:val="single" w:sz="4" w:space="0" w:color="000000"/>
            </w:tcBorders>
            <w:vAlign w:val="center"/>
          </w:tcPr>
          <w:p w14:paraId="7BBDF2C6" w14:textId="77777777" w:rsidR="003C53B1" w:rsidRPr="004D4A21" w:rsidRDefault="00000000">
            <w:pPr>
              <w:pStyle w:val="Predeterminado"/>
              <w:spacing w:before="40" w:after="40" w:line="240" w:lineRule="auto"/>
            </w:pPr>
            <w:r w:rsidRPr="004D4A21">
              <w:rPr>
                <w:sz w:val="18"/>
                <w:szCs w:val="18"/>
              </w:rPr>
              <w:t>tipo_credito, antiguedad_cliente_banco, numero_productos_banco, exp_sf, dias_lab</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C7" w14:textId="77777777" w:rsidR="003C53B1" w:rsidRPr="004D4A21" w:rsidRDefault="00000000">
            <w:pPr>
              <w:pStyle w:val="Predeterminado"/>
              <w:spacing w:before="40" w:after="40" w:line="240" w:lineRule="auto"/>
              <w:jc w:val="center"/>
            </w:pPr>
            <w:r w:rsidRPr="004D4A21">
              <w:rPr>
                <w:sz w:val="18"/>
                <w:szCs w:val="18"/>
              </w:rPr>
              <w:t>5</w:t>
            </w:r>
          </w:p>
        </w:tc>
      </w:tr>
      <w:tr w:rsidR="003C53B1" w:rsidRPr="004D4A21" w14:paraId="7BBDF2CC"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2C9" w14:textId="77777777" w:rsidR="003C53B1" w:rsidRPr="004D4A21" w:rsidRDefault="00000000">
            <w:pPr>
              <w:pStyle w:val="Predeterminado"/>
              <w:spacing w:before="40" w:after="40" w:line="240" w:lineRule="auto"/>
            </w:pPr>
            <w:r w:rsidRPr="004D4A21">
              <w:rPr>
                <w:sz w:val="18"/>
                <w:szCs w:val="18"/>
              </w:rPr>
              <w:t>Sociodemográficas (solo auditoría de equidad)</w:t>
            </w:r>
          </w:p>
        </w:tc>
        <w:tc>
          <w:tcPr>
            <w:tcW w:w="5850" w:type="dxa"/>
            <w:tcBorders>
              <w:top w:val="single" w:sz="4" w:space="0" w:color="000000"/>
              <w:left w:val="single" w:sz="4" w:space="0" w:color="000000"/>
              <w:bottom w:val="single" w:sz="4" w:space="0" w:color="000000"/>
              <w:right w:val="single" w:sz="4" w:space="0" w:color="000000"/>
            </w:tcBorders>
            <w:vAlign w:val="center"/>
          </w:tcPr>
          <w:p w14:paraId="7BBDF2CA" w14:textId="77777777" w:rsidR="003C53B1" w:rsidRPr="004D4A21" w:rsidRDefault="00000000">
            <w:pPr>
              <w:pStyle w:val="Predeterminado"/>
              <w:spacing w:before="40" w:after="40" w:line="240" w:lineRule="auto"/>
            </w:pPr>
            <w:r w:rsidRPr="004D4A21">
              <w:rPr>
                <w:sz w:val="18"/>
                <w:szCs w:val="18"/>
              </w:rPr>
              <w:t>edad, nivel_educ, zona, vivienda</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CB" w14:textId="77777777" w:rsidR="003C53B1" w:rsidRPr="004D4A21" w:rsidRDefault="00000000">
            <w:pPr>
              <w:pStyle w:val="Predeterminado"/>
              <w:spacing w:before="40" w:after="40" w:line="240" w:lineRule="auto"/>
              <w:jc w:val="center"/>
            </w:pPr>
            <w:r w:rsidRPr="004D4A21">
              <w:rPr>
                <w:sz w:val="18"/>
                <w:szCs w:val="18"/>
              </w:rPr>
              <w:t>4</w:t>
            </w:r>
          </w:p>
        </w:tc>
      </w:tr>
      <w:tr w:rsidR="003C53B1" w:rsidRPr="004D4A21" w14:paraId="7BBDF2D0"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2CD" w14:textId="77777777" w:rsidR="003C53B1" w:rsidRPr="004D4A21" w:rsidRDefault="00000000">
            <w:pPr>
              <w:pStyle w:val="Predeterminado"/>
              <w:keepNext/>
              <w:spacing w:before="40" w:after="40" w:line="240" w:lineRule="auto"/>
            </w:pPr>
            <w:r w:rsidRPr="004D4A21">
              <w:rPr>
                <w:b/>
                <w:bCs/>
                <w:sz w:val="18"/>
                <w:szCs w:val="18"/>
              </w:rPr>
              <w:t>Total</w:t>
            </w:r>
          </w:p>
        </w:tc>
        <w:tc>
          <w:tcPr>
            <w:tcW w:w="5850" w:type="dxa"/>
            <w:tcBorders>
              <w:top w:val="single" w:sz="4" w:space="0" w:color="000000"/>
              <w:left w:val="single" w:sz="4" w:space="0" w:color="000000"/>
              <w:bottom w:val="single" w:sz="4" w:space="0" w:color="000000"/>
              <w:right w:val="single" w:sz="4" w:space="0" w:color="000000"/>
            </w:tcBorders>
            <w:vAlign w:val="center"/>
          </w:tcPr>
          <w:p w14:paraId="7BBDF2CE" w14:textId="77777777" w:rsidR="003C53B1" w:rsidRPr="004D4A21" w:rsidRDefault="00000000">
            <w:pPr>
              <w:pStyle w:val="Predeterminado"/>
              <w:keepNext/>
              <w:spacing w:before="40" w:after="40" w:line="240" w:lineRule="auto"/>
            </w:pPr>
            <w:r w:rsidRPr="004D4A21">
              <w:rPr>
                <w:b/>
                <w:bCs/>
                <w:sz w:val="18"/>
                <w:szCs w:val="18"/>
              </w:rPr>
              <w:t>27 predictoras del modelo final y 4 variables de auditoría</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2CF" w14:textId="77777777" w:rsidR="003C53B1" w:rsidRPr="004D4A21" w:rsidRDefault="00000000">
            <w:pPr>
              <w:pStyle w:val="Predeterminado"/>
              <w:keepNext/>
              <w:spacing w:before="40" w:after="40" w:line="240" w:lineRule="auto"/>
              <w:jc w:val="center"/>
            </w:pPr>
            <w:r w:rsidRPr="004D4A21">
              <w:rPr>
                <w:b/>
                <w:bCs/>
                <w:sz w:val="18"/>
                <w:szCs w:val="18"/>
              </w:rPr>
              <w:t>31</w:t>
            </w:r>
          </w:p>
        </w:tc>
      </w:tr>
    </w:tbl>
    <w:p w14:paraId="7BBDF2D1" w14:textId="77777777" w:rsidR="003C53B1" w:rsidRPr="004D4A21" w:rsidRDefault="00000000">
      <w:pPr>
        <w:pStyle w:val="Cuerpo"/>
        <w:jc w:val="left"/>
        <w:rPr>
          <w:lang w:val="es-EC"/>
          <w:rPrChange w:id="1159" w:author="(Estudiante) Andres Marcelo Olmedo Coronel" w:date="2026-10-26T20:49:00Z" w16du:dateUtc="2026-10-27T01:49:00Z">
            <w:rPr/>
          </w:rPrChange>
        </w:rPr>
      </w:pPr>
      <w:r w:rsidRPr="004D4A21">
        <w:rPr>
          <w:i/>
          <w:iCs/>
          <w:lang w:val="es-EC"/>
          <w:rPrChange w:id="1160" w:author="(Estudiante) Andres Marcelo Olmedo Coronel" w:date="2026-10-26T20:49:00Z" w16du:dateUtc="2026-10-27T01:49:00Z">
            <w:rPr>
              <w:i/>
              <w:iCs/>
            </w:rPr>
          </w:rPrChange>
        </w:rPr>
        <w:t xml:space="preserve">Nota. </w:t>
      </w:r>
      <w:r w:rsidRPr="004D4A21">
        <w:rPr>
          <w:lang w:val="es-EC"/>
          <w:rPrChange w:id="1161" w:author="(Estudiante) Andres Marcelo Olmedo Coronel" w:date="2026-10-26T20:49:00Z" w16du:dateUtc="2026-10-27T01:49:00Z">
            <w:rPr/>
          </w:rPrChange>
        </w:rPr>
        <w:t>Elaboración propia.</w:t>
      </w:r>
    </w:p>
    <w:p w14:paraId="7BBDF2D2" w14:textId="77777777" w:rsidR="003C53B1" w:rsidRPr="004D4A21" w:rsidRDefault="00000000">
      <w:pPr>
        <w:pStyle w:val="Cuerpo"/>
        <w:keepNext/>
        <w:spacing w:after="120"/>
        <w:jc w:val="left"/>
        <w:rPr>
          <w:lang w:val="es-EC"/>
          <w:rPrChange w:id="1162" w:author="(Estudiante) Andres Marcelo Olmedo Coronel" w:date="2026-10-26T20:49:00Z" w16du:dateUtc="2026-10-27T01:49:00Z">
            <w:rPr/>
          </w:rPrChange>
        </w:rPr>
      </w:pPr>
      <w:r w:rsidRPr="004D4A21">
        <w:rPr>
          <w:b/>
          <w:bCs/>
          <w:lang w:val="es-EC"/>
          <w:rPrChange w:id="1163" w:author="(Estudiante) Andres Marcelo Olmedo Coronel" w:date="2026-10-26T20:49:00Z" w16du:dateUtc="2026-10-27T01:49:00Z">
            <w:rPr>
              <w:b/>
              <w:bCs/>
            </w:rPr>
          </w:rPrChange>
        </w:rPr>
        <w:t>Diseño de la partición temporal</w:t>
      </w:r>
    </w:p>
    <w:p w14:paraId="7BBDF2D3" w14:textId="77777777" w:rsidR="003C53B1" w:rsidRPr="004D4A21" w:rsidRDefault="00000000">
      <w:pPr>
        <w:pStyle w:val="Cuerpo"/>
        <w:rPr>
          <w:lang w:val="es-EC"/>
          <w:rPrChange w:id="1164" w:author="(Estudiante) Andres Marcelo Olmedo Coronel" w:date="2026-10-26T20:49:00Z" w16du:dateUtc="2026-10-27T01:49:00Z">
            <w:rPr/>
          </w:rPrChange>
        </w:rPr>
      </w:pPr>
      <w:r w:rsidRPr="004D4A21">
        <w:rPr>
          <w:lang w:val="es-EC"/>
          <w:rPrChange w:id="1165" w:author="(Estudiante) Andres Marcelo Olmedo Coronel" w:date="2026-10-26T20:49:00Z" w16du:dateUtc="2026-10-27T01:49:00Z">
            <w:rPr/>
          </w:rPrChange>
        </w:rPr>
        <w:t>Los 32 cortes se dividieron cronológicamente en desarrollo (20 cortes, octubre de 2023 a mayo de 2025, 60.000 registros), calibración (septiembre a noviembre de 2025, 9.000 registros) y prueba futura (marzo a mayo de 2026, 9.000 registros). Entre cada bloque se dejó un embargo de tres cortes, porque la etiqueta de un corte utiliza los tres meses siguientes; sin ese margen, la información del periodo evaluado se filtraría en el entrenamiento. Dentro del desarrollo se aplicó una validación temporal expansiva de cinco ventanas de dos cortes (agosto de 2024 a mayo de 2025, 6.000 registros por ventana), también con embargo de tres cortes. La Tabla 7 muestra la distribución de mora_h90 y la Figura 4, su composición mensual, en la que se aprecia el aumento de la mora durante el periodo de estrés.</w:t>
      </w:r>
    </w:p>
    <w:p w14:paraId="7BBDF2D4" w14:textId="77777777" w:rsidR="003C53B1" w:rsidRPr="004D4A21" w:rsidRDefault="00000000">
      <w:pPr>
        <w:pStyle w:val="Cuerpo"/>
        <w:keepNext/>
        <w:spacing w:after="0"/>
        <w:jc w:val="left"/>
        <w:rPr>
          <w:lang w:val="es-EC"/>
          <w:rPrChange w:id="1166" w:author="(Estudiante) Andres Marcelo Olmedo Coronel" w:date="2026-10-26T20:49:00Z" w16du:dateUtc="2026-10-27T01:49:00Z">
            <w:rPr/>
          </w:rPrChange>
        </w:rPr>
      </w:pPr>
      <w:r w:rsidRPr="004D4A21">
        <w:rPr>
          <w:b/>
          <w:bCs/>
          <w:lang w:val="es-EC"/>
          <w:rPrChange w:id="1167" w:author="(Estudiante) Andres Marcelo Olmedo Coronel" w:date="2026-10-26T20:49:00Z" w16du:dateUtc="2026-10-27T01:49:00Z">
            <w:rPr>
              <w:b/>
              <w:bCs/>
            </w:rPr>
          </w:rPrChange>
        </w:rPr>
        <w:lastRenderedPageBreak/>
        <w:t>Tabla 7</w:t>
      </w:r>
    </w:p>
    <w:p w14:paraId="7BBDF2D5" w14:textId="77777777" w:rsidR="003C53B1" w:rsidRPr="004D4A21" w:rsidRDefault="00000000">
      <w:pPr>
        <w:pStyle w:val="Cuerpo"/>
        <w:keepNext/>
        <w:jc w:val="left"/>
        <w:rPr>
          <w:lang w:val="es-EC"/>
          <w:rPrChange w:id="1168" w:author="(Estudiante) Andres Marcelo Olmedo Coronel" w:date="2026-10-26T20:49:00Z" w16du:dateUtc="2026-10-27T01:49:00Z">
            <w:rPr/>
          </w:rPrChange>
        </w:rPr>
      </w:pPr>
      <w:r w:rsidRPr="004D4A21">
        <w:rPr>
          <w:i/>
          <w:iCs/>
          <w:lang w:val="es-EC"/>
          <w:rPrChange w:id="1169" w:author="(Estudiante) Andres Marcelo Olmedo Coronel" w:date="2026-10-26T20:49:00Z" w16du:dateUtc="2026-10-27T01:49:00Z">
            <w:rPr>
              <w:i/>
              <w:iCs/>
            </w:rPr>
          </w:rPrChange>
        </w:rPr>
        <w:t>Distribución de mora_h90 en el panel completo y por periodo</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750"/>
        <w:gridCol w:w="1300"/>
        <w:gridCol w:w="1150"/>
        <w:gridCol w:w="1500"/>
        <w:gridCol w:w="1350"/>
        <w:gridCol w:w="1300"/>
      </w:tblGrid>
      <w:tr w:rsidR="003C53B1" w:rsidRPr="004D4A21" w14:paraId="7BBDF2DC" w14:textId="77777777">
        <w:trPr>
          <w:cantSplit/>
          <w:tblHeader/>
          <w:jc w:val="center"/>
        </w:trPr>
        <w:tc>
          <w:tcPr>
            <w:tcW w:w="27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D6" w14:textId="77777777" w:rsidR="003C53B1" w:rsidRPr="004D4A21" w:rsidRDefault="00000000">
            <w:pPr>
              <w:pStyle w:val="Predeterminado"/>
              <w:keepNext/>
              <w:spacing w:before="40" w:after="40" w:line="240" w:lineRule="auto"/>
              <w:jc w:val="center"/>
            </w:pPr>
            <w:r w:rsidRPr="004D4A21">
              <w:rPr>
                <w:b/>
                <w:bCs/>
                <w:sz w:val="18"/>
                <w:szCs w:val="18"/>
              </w:rPr>
              <w:t>Categoría de mora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D7" w14:textId="77777777" w:rsidR="003C53B1" w:rsidRPr="004D4A21" w:rsidRDefault="00000000">
            <w:pPr>
              <w:pStyle w:val="Predeterminado"/>
              <w:keepNext/>
              <w:spacing w:before="40" w:after="40" w:line="240" w:lineRule="auto"/>
              <w:jc w:val="center"/>
            </w:pPr>
            <w:r w:rsidRPr="004D4A21">
              <w:rPr>
                <w:b/>
                <w:bCs/>
                <w:sz w:val="18"/>
                <w:szCs w:val="18"/>
              </w:rPr>
              <w:t>Registros</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D8" w14:textId="77777777" w:rsidR="003C53B1" w:rsidRPr="004D4A21" w:rsidRDefault="00000000">
            <w:pPr>
              <w:pStyle w:val="Predeterminado"/>
              <w:keepNext/>
              <w:spacing w:before="40" w:after="40" w:line="240" w:lineRule="auto"/>
              <w:jc w:val="center"/>
            </w:pPr>
            <w:r w:rsidRPr="004D4A21">
              <w:rPr>
                <w:b/>
                <w:bCs/>
                <w:sz w:val="18"/>
                <w:szCs w:val="18"/>
              </w:rPr>
              <w:t>%</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D9" w14:textId="77777777" w:rsidR="003C53B1" w:rsidRPr="004D4A21" w:rsidRDefault="00000000">
            <w:pPr>
              <w:pStyle w:val="Predeterminado"/>
              <w:keepNext/>
              <w:spacing w:before="40" w:after="40" w:line="240" w:lineRule="auto"/>
              <w:jc w:val="center"/>
            </w:pPr>
            <w:r w:rsidRPr="004D4A21">
              <w:rPr>
                <w:b/>
                <w:bCs/>
                <w:sz w:val="18"/>
                <w:szCs w:val="18"/>
              </w:rPr>
              <w:t>Desarrollo</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DA" w14:textId="77777777" w:rsidR="003C53B1" w:rsidRPr="004D4A21" w:rsidRDefault="00000000">
            <w:pPr>
              <w:pStyle w:val="Predeterminado"/>
              <w:keepNext/>
              <w:spacing w:before="40" w:after="40" w:line="240" w:lineRule="auto"/>
              <w:jc w:val="center"/>
            </w:pPr>
            <w:r w:rsidRPr="004D4A21">
              <w:rPr>
                <w:b/>
                <w:bCs/>
                <w:sz w:val="18"/>
                <w:szCs w:val="18"/>
              </w:rPr>
              <w:t>Calibración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2DB" w14:textId="77777777" w:rsidR="003C53B1" w:rsidRPr="004D4A21" w:rsidRDefault="00000000">
            <w:pPr>
              <w:pStyle w:val="Predeterminado"/>
              <w:keepNext/>
              <w:spacing w:before="40" w:after="40" w:line="240" w:lineRule="auto"/>
              <w:jc w:val="center"/>
            </w:pPr>
            <w:r w:rsidRPr="004D4A21">
              <w:rPr>
                <w:b/>
                <w:bCs/>
                <w:sz w:val="18"/>
                <w:szCs w:val="18"/>
              </w:rPr>
              <w:t>Prueba futura</w:t>
            </w:r>
          </w:p>
        </w:tc>
      </w:tr>
      <w:tr w:rsidR="003C53B1" w:rsidRPr="004D4A21" w14:paraId="7BBDF2E3"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7BBDF2DD" w14:textId="77777777" w:rsidR="003C53B1" w:rsidRPr="004D4A21" w:rsidRDefault="00000000">
            <w:pPr>
              <w:pStyle w:val="Predeterminado"/>
              <w:spacing w:before="40" w:after="40" w:line="240" w:lineRule="auto"/>
            </w:pPr>
            <w:r w:rsidRPr="004D4A21">
              <w:rPr>
                <w:sz w:val="18"/>
                <w:szCs w:val="18"/>
              </w:rPr>
              <w:t>Al día</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2DE" w14:textId="77777777" w:rsidR="003C53B1" w:rsidRPr="004D4A21" w:rsidRDefault="00000000">
            <w:pPr>
              <w:pStyle w:val="Predeterminado"/>
              <w:spacing w:before="40" w:after="40" w:line="240" w:lineRule="auto"/>
              <w:jc w:val="center"/>
            </w:pPr>
            <w:r w:rsidRPr="004D4A21">
              <w:rPr>
                <w:sz w:val="18"/>
                <w:szCs w:val="18"/>
              </w:rPr>
              <w:t>80.430</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2DF" w14:textId="77777777" w:rsidR="003C53B1" w:rsidRPr="004D4A21" w:rsidRDefault="00000000">
            <w:pPr>
              <w:pStyle w:val="Predeterminado"/>
              <w:spacing w:before="40" w:after="40" w:line="240" w:lineRule="auto"/>
              <w:jc w:val="center"/>
            </w:pPr>
            <w:r w:rsidRPr="004D4A21">
              <w:rPr>
                <w:sz w:val="18"/>
                <w:szCs w:val="18"/>
              </w:rPr>
              <w:t>83,8 %</w:t>
            </w:r>
          </w:p>
        </w:tc>
        <w:tc>
          <w:tcPr>
            <w:tcW w:w="1500" w:type="dxa"/>
            <w:tcBorders>
              <w:top w:val="single" w:sz="4" w:space="0" w:color="000000"/>
              <w:left w:val="single" w:sz="4" w:space="0" w:color="000000"/>
              <w:bottom w:val="single" w:sz="4" w:space="0" w:color="000000"/>
              <w:right w:val="single" w:sz="4" w:space="0" w:color="000000"/>
            </w:tcBorders>
            <w:vAlign w:val="center"/>
          </w:tcPr>
          <w:p w14:paraId="7BBDF2E0" w14:textId="77777777" w:rsidR="003C53B1" w:rsidRPr="004D4A21" w:rsidRDefault="00000000">
            <w:pPr>
              <w:pStyle w:val="Predeterminado"/>
              <w:spacing w:before="40" w:after="40" w:line="240" w:lineRule="auto"/>
              <w:jc w:val="center"/>
            </w:pPr>
            <w:r w:rsidRPr="004D4A21">
              <w:rPr>
                <w:sz w:val="18"/>
                <w:szCs w:val="18"/>
              </w:rPr>
              <w:t>52.957</w:t>
            </w:r>
          </w:p>
        </w:tc>
        <w:tc>
          <w:tcPr>
            <w:tcW w:w="1350" w:type="dxa"/>
            <w:tcBorders>
              <w:top w:val="single" w:sz="4" w:space="0" w:color="000000"/>
              <w:left w:val="single" w:sz="4" w:space="0" w:color="000000"/>
              <w:bottom w:val="single" w:sz="4" w:space="0" w:color="000000"/>
              <w:right w:val="single" w:sz="4" w:space="0" w:color="000000"/>
            </w:tcBorders>
            <w:vAlign w:val="center"/>
          </w:tcPr>
          <w:p w14:paraId="7BBDF2E1" w14:textId="77777777" w:rsidR="003C53B1" w:rsidRPr="004D4A21" w:rsidRDefault="00000000">
            <w:pPr>
              <w:pStyle w:val="Predeterminado"/>
              <w:spacing w:before="40" w:after="40" w:line="240" w:lineRule="auto"/>
              <w:jc w:val="center"/>
            </w:pPr>
            <w:r w:rsidRPr="004D4A21">
              <w:rPr>
                <w:sz w:val="18"/>
                <w:szCs w:val="18"/>
              </w:rPr>
              <w:t>6.694</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2E2" w14:textId="77777777" w:rsidR="003C53B1" w:rsidRPr="004D4A21" w:rsidRDefault="00000000">
            <w:pPr>
              <w:pStyle w:val="Predeterminado"/>
              <w:spacing w:before="40" w:after="40" w:line="240" w:lineRule="auto"/>
              <w:jc w:val="center"/>
            </w:pPr>
            <w:r w:rsidRPr="004D4A21">
              <w:rPr>
                <w:sz w:val="18"/>
                <w:szCs w:val="18"/>
              </w:rPr>
              <w:t>6.904</w:t>
            </w:r>
          </w:p>
        </w:tc>
      </w:tr>
      <w:tr w:rsidR="003C53B1" w:rsidRPr="004D4A21" w14:paraId="7BBDF2EA"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7BBDF2E4" w14:textId="77777777" w:rsidR="003C53B1" w:rsidRPr="004D4A21" w:rsidRDefault="00000000">
            <w:pPr>
              <w:pStyle w:val="Predeterminado"/>
              <w:spacing w:before="40" w:after="40" w:line="240" w:lineRule="auto"/>
            </w:pPr>
            <w:r w:rsidRPr="004D4A21">
              <w:rPr>
                <w:sz w:val="18"/>
                <w:szCs w:val="18"/>
              </w:rPr>
              <w:t>Mora de 1 a 7 días</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2E5" w14:textId="77777777" w:rsidR="003C53B1" w:rsidRPr="004D4A21" w:rsidRDefault="00000000">
            <w:pPr>
              <w:pStyle w:val="Predeterminado"/>
              <w:spacing w:before="40" w:after="40" w:line="240" w:lineRule="auto"/>
              <w:jc w:val="center"/>
            </w:pPr>
            <w:r w:rsidRPr="004D4A21">
              <w:rPr>
                <w:sz w:val="18"/>
                <w:szCs w:val="18"/>
              </w:rPr>
              <w:t>4.388</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2E6" w14:textId="77777777" w:rsidR="003C53B1" w:rsidRPr="004D4A21" w:rsidRDefault="00000000">
            <w:pPr>
              <w:pStyle w:val="Predeterminado"/>
              <w:spacing w:before="40" w:after="40" w:line="240" w:lineRule="auto"/>
              <w:jc w:val="center"/>
            </w:pPr>
            <w:r w:rsidRPr="004D4A21">
              <w:rPr>
                <w:sz w:val="18"/>
                <w:szCs w:val="18"/>
              </w:rPr>
              <w:t>4,6 %</w:t>
            </w:r>
          </w:p>
        </w:tc>
        <w:tc>
          <w:tcPr>
            <w:tcW w:w="1500" w:type="dxa"/>
            <w:tcBorders>
              <w:top w:val="single" w:sz="4" w:space="0" w:color="000000"/>
              <w:left w:val="single" w:sz="4" w:space="0" w:color="000000"/>
              <w:bottom w:val="single" w:sz="4" w:space="0" w:color="000000"/>
              <w:right w:val="single" w:sz="4" w:space="0" w:color="000000"/>
            </w:tcBorders>
            <w:vAlign w:val="center"/>
          </w:tcPr>
          <w:p w14:paraId="7BBDF2E7" w14:textId="77777777" w:rsidR="003C53B1" w:rsidRPr="004D4A21" w:rsidRDefault="00000000">
            <w:pPr>
              <w:pStyle w:val="Predeterminado"/>
              <w:spacing w:before="40" w:after="40" w:line="240" w:lineRule="auto"/>
              <w:jc w:val="center"/>
            </w:pPr>
            <w:r w:rsidRPr="004D4A21">
              <w:rPr>
                <w:sz w:val="18"/>
                <w:szCs w:val="18"/>
              </w:rPr>
              <w:t>2.297</w:t>
            </w:r>
          </w:p>
        </w:tc>
        <w:tc>
          <w:tcPr>
            <w:tcW w:w="1350" w:type="dxa"/>
            <w:tcBorders>
              <w:top w:val="single" w:sz="4" w:space="0" w:color="000000"/>
              <w:left w:val="single" w:sz="4" w:space="0" w:color="000000"/>
              <w:bottom w:val="single" w:sz="4" w:space="0" w:color="000000"/>
              <w:right w:val="single" w:sz="4" w:space="0" w:color="000000"/>
            </w:tcBorders>
            <w:vAlign w:val="center"/>
          </w:tcPr>
          <w:p w14:paraId="7BBDF2E8" w14:textId="77777777" w:rsidR="003C53B1" w:rsidRPr="004D4A21" w:rsidRDefault="00000000">
            <w:pPr>
              <w:pStyle w:val="Predeterminado"/>
              <w:spacing w:before="40" w:after="40" w:line="240" w:lineRule="auto"/>
              <w:jc w:val="center"/>
            </w:pPr>
            <w:r w:rsidRPr="004D4A21">
              <w:rPr>
                <w:sz w:val="18"/>
                <w:szCs w:val="18"/>
              </w:rPr>
              <w:t>618</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2E9" w14:textId="77777777" w:rsidR="003C53B1" w:rsidRPr="004D4A21" w:rsidRDefault="00000000">
            <w:pPr>
              <w:pStyle w:val="Predeterminado"/>
              <w:spacing w:before="40" w:after="40" w:line="240" w:lineRule="auto"/>
              <w:jc w:val="center"/>
            </w:pPr>
            <w:r w:rsidRPr="004D4A21">
              <w:rPr>
                <w:sz w:val="18"/>
                <w:szCs w:val="18"/>
              </w:rPr>
              <w:t>438</w:t>
            </w:r>
          </w:p>
        </w:tc>
      </w:tr>
      <w:tr w:rsidR="003C53B1" w:rsidRPr="004D4A21" w14:paraId="7BBDF2F1"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7BBDF2EB" w14:textId="77777777" w:rsidR="003C53B1" w:rsidRPr="004D4A21" w:rsidRDefault="00000000">
            <w:pPr>
              <w:pStyle w:val="Predeterminado"/>
              <w:spacing w:before="40" w:after="40" w:line="240" w:lineRule="auto"/>
            </w:pPr>
            <w:r w:rsidRPr="004D4A21">
              <w:rPr>
                <w:sz w:val="18"/>
                <w:szCs w:val="18"/>
              </w:rPr>
              <w:t>Mora de 8 a 30 días</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2EC" w14:textId="77777777" w:rsidR="003C53B1" w:rsidRPr="004D4A21" w:rsidRDefault="00000000">
            <w:pPr>
              <w:pStyle w:val="Predeterminado"/>
              <w:spacing w:before="40" w:after="40" w:line="240" w:lineRule="auto"/>
              <w:jc w:val="center"/>
            </w:pPr>
            <w:r w:rsidRPr="004D4A21">
              <w:rPr>
                <w:sz w:val="18"/>
                <w:szCs w:val="18"/>
              </w:rPr>
              <w:t>3.748</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2ED" w14:textId="77777777" w:rsidR="003C53B1" w:rsidRPr="004D4A21" w:rsidRDefault="00000000">
            <w:pPr>
              <w:pStyle w:val="Predeterminado"/>
              <w:spacing w:before="40" w:after="40" w:line="240" w:lineRule="auto"/>
              <w:jc w:val="center"/>
            </w:pPr>
            <w:r w:rsidRPr="004D4A21">
              <w:rPr>
                <w:sz w:val="18"/>
                <w:szCs w:val="18"/>
              </w:rPr>
              <w:t>3,9 %</w:t>
            </w:r>
          </w:p>
        </w:tc>
        <w:tc>
          <w:tcPr>
            <w:tcW w:w="1500" w:type="dxa"/>
            <w:tcBorders>
              <w:top w:val="single" w:sz="4" w:space="0" w:color="000000"/>
              <w:left w:val="single" w:sz="4" w:space="0" w:color="000000"/>
              <w:bottom w:val="single" w:sz="4" w:space="0" w:color="000000"/>
              <w:right w:val="single" w:sz="4" w:space="0" w:color="000000"/>
            </w:tcBorders>
            <w:vAlign w:val="center"/>
          </w:tcPr>
          <w:p w14:paraId="7BBDF2EE" w14:textId="77777777" w:rsidR="003C53B1" w:rsidRPr="004D4A21" w:rsidRDefault="00000000">
            <w:pPr>
              <w:pStyle w:val="Predeterminado"/>
              <w:spacing w:before="40" w:after="40" w:line="240" w:lineRule="auto"/>
              <w:jc w:val="center"/>
            </w:pPr>
            <w:r w:rsidRPr="004D4A21">
              <w:rPr>
                <w:sz w:val="18"/>
                <w:szCs w:val="18"/>
              </w:rPr>
              <w:t>1.925</w:t>
            </w:r>
          </w:p>
        </w:tc>
        <w:tc>
          <w:tcPr>
            <w:tcW w:w="1350" w:type="dxa"/>
            <w:tcBorders>
              <w:top w:val="single" w:sz="4" w:space="0" w:color="000000"/>
              <w:left w:val="single" w:sz="4" w:space="0" w:color="000000"/>
              <w:bottom w:val="single" w:sz="4" w:space="0" w:color="000000"/>
              <w:right w:val="single" w:sz="4" w:space="0" w:color="000000"/>
            </w:tcBorders>
            <w:vAlign w:val="center"/>
          </w:tcPr>
          <w:p w14:paraId="7BBDF2EF" w14:textId="77777777" w:rsidR="003C53B1" w:rsidRPr="004D4A21" w:rsidRDefault="00000000">
            <w:pPr>
              <w:pStyle w:val="Predeterminado"/>
              <w:spacing w:before="40" w:after="40" w:line="240" w:lineRule="auto"/>
              <w:jc w:val="center"/>
            </w:pPr>
            <w:r w:rsidRPr="004D4A21">
              <w:rPr>
                <w:sz w:val="18"/>
                <w:szCs w:val="18"/>
              </w:rPr>
              <w:t>513</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2F0" w14:textId="77777777" w:rsidR="003C53B1" w:rsidRPr="004D4A21" w:rsidRDefault="00000000">
            <w:pPr>
              <w:pStyle w:val="Predeterminado"/>
              <w:spacing w:before="40" w:after="40" w:line="240" w:lineRule="auto"/>
              <w:jc w:val="center"/>
            </w:pPr>
            <w:r w:rsidRPr="004D4A21">
              <w:rPr>
                <w:sz w:val="18"/>
                <w:szCs w:val="18"/>
              </w:rPr>
              <w:t>377</w:t>
            </w:r>
          </w:p>
        </w:tc>
      </w:tr>
      <w:tr w:rsidR="003C53B1" w:rsidRPr="004D4A21" w14:paraId="7BBDF2F8"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7BBDF2F2" w14:textId="77777777" w:rsidR="003C53B1" w:rsidRPr="004D4A21" w:rsidRDefault="00000000">
            <w:pPr>
              <w:pStyle w:val="Predeterminado"/>
              <w:spacing w:before="40" w:after="40" w:line="240" w:lineRule="auto"/>
            </w:pPr>
            <w:r w:rsidRPr="004D4A21">
              <w:rPr>
                <w:sz w:val="18"/>
                <w:szCs w:val="18"/>
              </w:rPr>
              <w:t>Mora de 31 a 60 días</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2F3" w14:textId="77777777" w:rsidR="003C53B1" w:rsidRPr="004D4A21" w:rsidRDefault="00000000">
            <w:pPr>
              <w:pStyle w:val="Predeterminado"/>
              <w:spacing w:before="40" w:after="40" w:line="240" w:lineRule="auto"/>
              <w:jc w:val="center"/>
            </w:pPr>
            <w:r w:rsidRPr="004D4A21">
              <w:rPr>
                <w:sz w:val="18"/>
                <w:szCs w:val="18"/>
              </w:rPr>
              <w:t>2.275</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2F4" w14:textId="77777777" w:rsidR="003C53B1" w:rsidRPr="004D4A21" w:rsidRDefault="00000000">
            <w:pPr>
              <w:pStyle w:val="Predeterminado"/>
              <w:spacing w:before="40" w:after="40" w:line="240" w:lineRule="auto"/>
              <w:jc w:val="center"/>
            </w:pPr>
            <w:r w:rsidRPr="004D4A21">
              <w:rPr>
                <w:sz w:val="18"/>
                <w:szCs w:val="18"/>
              </w:rPr>
              <w:t>2,4 %</w:t>
            </w:r>
          </w:p>
        </w:tc>
        <w:tc>
          <w:tcPr>
            <w:tcW w:w="1500" w:type="dxa"/>
            <w:tcBorders>
              <w:top w:val="single" w:sz="4" w:space="0" w:color="000000"/>
              <w:left w:val="single" w:sz="4" w:space="0" w:color="000000"/>
              <w:bottom w:val="single" w:sz="4" w:space="0" w:color="000000"/>
              <w:right w:val="single" w:sz="4" w:space="0" w:color="000000"/>
            </w:tcBorders>
            <w:vAlign w:val="center"/>
          </w:tcPr>
          <w:p w14:paraId="7BBDF2F5" w14:textId="77777777" w:rsidR="003C53B1" w:rsidRPr="004D4A21" w:rsidRDefault="00000000">
            <w:pPr>
              <w:pStyle w:val="Predeterminado"/>
              <w:spacing w:before="40" w:after="40" w:line="240" w:lineRule="auto"/>
              <w:jc w:val="center"/>
            </w:pPr>
            <w:r w:rsidRPr="004D4A21">
              <w:rPr>
                <w:sz w:val="18"/>
                <w:szCs w:val="18"/>
              </w:rPr>
              <w:t>1.013</w:t>
            </w:r>
          </w:p>
        </w:tc>
        <w:tc>
          <w:tcPr>
            <w:tcW w:w="1350" w:type="dxa"/>
            <w:tcBorders>
              <w:top w:val="single" w:sz="4" w:space="0" w:color="000000"/>
              <w:left w:val="single" w:sz="4" w:space="0" w:color="000000"/>
              <w:bottom w:val="single" w:sz="4" w:space="0" w:color="000000"/>
              <w:right w:val="single" w:sz="4" w:space="0" w:color="000000"/>
            </w:tcBorders>
            <w:vAlign w:val="center"/>
          </w:tcPr>
          <w:p w14:paraId="7BBDF2F6" w14:textId="77777777" w:rsidR="003C53B1" w:rsidRPr="004D4A21" w:rsidRDefault="00000000">
            <w:pPr>
              <w:pStyle w:val="Predeterminado"/>
              <w:spacing w:before="40" w:after="40" w:line="240" w:lineRule="auto"/>
              <w:jc w:val="center"/>
            </w:pPr>
            <w:r w:rsidRPr="004D4A21">
              <w:rPr>
                <w:sz w:val="18"/>
                <w:szCs w:val="18"/>
              </w:rPr>
              <w:t>428</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2F7" w14:textId="77777777" w:rsidR="003C53B1" w:rsidRPr="004D4A21" w:rsidRDefault="00000000">
            <w:pPr>
              <w:pStyle w:val="Predeterminado"/>
              <w:spacing w:before="40" w:after="40" w:line="240" w:lineRule="auto"/>
              <w:jc w:val="center"/>
            </w:pPr>
            <w:r w:rsidRPr="004D4A21">
              <w:rPr>
                <w:sz w:val="18"/>
                <w:szCs w:val="18"/>
              </w:rPr>
              <w:t>242</w:t>
            </w:r>
          </w:p>
        </w:tc>
      </w:tr>
      <w:tr w:rsidR="003C53B1" w:rsidRPr="004D4A21" w14:paraId="7BBDF2FF"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7BBDF2F9" w14:textId="77777777" w:rsidR="003C53B1" w:rsidRPr="004D4A21" w:rsidRDefault="00000000">
            <w:pPr>
              <w:pStyle w:val="Predeterminado"/>
              <w:spacing w:before="40" w:after="40" w:line="240" w:lineRule="auto"/>
            </w:pPr>
            <w:r w:rsidRPr="004D4A21">
              <w:rPr>
                <w:sz w:val="18"/>
                <w:szCs w:val="18"/>
              </w:rPr>
              <w:t>Mora de 61 a 90 días</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2FA" w14:textId="77777777" w:rsidR="003C53B1" w:rsidRPr="004D4A21" w:rsidRDefault="00000000">
            <w:pPr>
              <w:pStyle w:val="Predeterminado"/>
              <w:spacing w:before="40" w:after="40" w:line="240" w:lineRule="auto"/>
              <w:jc w:val="center"/>
            </w:pPr>
            <w:r w:rsidRPr="004D4A21">
              <w:rPr>
                <w:sz w:val="18"/>
                <w:szCs w:val="18"/>
              </w:rPr>
              <w:t>1.195</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2FB" w14:textId="77777777" w:rsidR="003C53B1" w:rsidRPr="004D4A21" w:rsidRDefault="00000000">
            <w:pPr>
              <w:pStyle w:val="Predeterminado"/>
              <w:spacing w:before="40" w:after="40" w:line="240" w:lineRule="auto"/>
              <w:jc w:val="center"/>
            </w:pPr>
            <w:r w:rsidRPr="004D4A21">
              <w:rPr>
                <w:sz w:val="18"/>
                <w:szCs w:val="18"/>
              </w:rPr>
              <w:t>1,2 %</w:t>
            </w:r>
          </w:p>
        </w:tc>
        <w:tc>
          <w:tcPr>
            <w:tcW w:w="1500" w:type="dxa"/>
            <w:tcBorders>
              <w:top w:val="single" w:sz="4" w:space="0" w:color="000000"/>
              <w:left w:val="single" w:sz="4" w:space="0" w:color="000000"/>
              <w:bottom w:val="single" w:sz="4" w:space="0" w:color="000000"/>
              <w:right w:val="single" w:sz="4" w:space="0" w:color="000000"/>
            </w:tcBorders>
            <w:vAlign w:val="center"/>
          </w:tcPr>
          <w:p w14:paraId="7BBDF2FC" w14:textId="77777777" w:rsidR="003C53B1" w:rsidRPr="004D4A21" w:rsidRDefault="00000000">
            <w:pPr>
              <w:pStyle w:val="Predeterminado"/>
              <w:spacing w:before="40" w:after="40" w:line="240" w:lineRule="auto"/>
              <w:jc w:val="center"/>
            </w:pPr>
            <w:r w:rsidRPr="004D4A21">
              <w:rPr>
                <w:sz w:val="18"/>
                <w:szCs w:val="18"/>
              </w:rPr>
              <w:t>433</w:t>
            </w:r>
          </w:p>
        </w:tc>
        <w:tc>
          <w:tcPr>
            <w:tcW w:w="1350" w:type="dxa"/>
            <w:tcBorders>
              <w:top w:val="single" w:sz="4" w:space="0" w:color="000000"/>
              <w:left w:val="single" w:sz="4" w:space="0" w:color="000000"/>
              <w:bottom w:val="single" w:sz="4" w:space="0" w:color="000000"/>
              <w:right w:val="single" w:sz="4" w:space="0" w:color="000000"/>
            </w:tcBorders>
            <w:vAlign w:val="center"/>
          </w:tcPr>
          <w:p w14:paraId="7BBDF2FD" w14:textId="77777777" w:rsidR="003C53B1" w:rsidRPr="004D4A21" w:rsidRDefault="00000000">
            <w:pPr>
              <w:pStyle w:val="Predeterminado"/>
              <w:spacing w:before="40" w:after="40" w:line="240" w:lineRule="auto"/>
              <w:jc w:val="center"/>
            </w:pPr>
            <w:r w:rsidRPr="004D4A21">
              <w:rPr>
                <w:sz w:val="18"/>
                <w:szCs w:val="18"/>
              </w:rPr>
              <w:t>213</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2FE" w14:textId="77777777" w:rsidR="003C53B1" w:rsidRPr="004D4A21" w:rsidRDefault="00000000">
            <w:pPr>
              <w:pStyle w:val="Predeterminado"/>
              <w:spacing w:before="40" w:after="40" w:line="240" w:lineRule="auto"/>
              <w:jc w:val="center"/>
            </w:pPr>
            <w:r w:rsidRPr="004D4A21">
              <w:rPr>
                <w:sz w:val="18"/>
                <w:szCs w:val="18"/>
              </w:rPr>
              <w:t>184</w:t>
            </w:r>
          </w:p>
        </w:tc>
      </w:tr>
      <w:tr w:rsidR="003C53B1" w:rsidRPr="004D4A21" w14:paraId="7BBDF306"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7BBDF300" w14:textId="77777777" w:rsidR="003C53B1" w:rsidRPr="004D4A21" w:rsidRDefault="00000000">
            <w:pPr>
              <w:pStyle w:val="Predeterminado"/>
              <w:spacing w:before="40" w:after="40" w:line="240" w:lineRule="auto"/>
            </w:pPr>
            <w:r w:rsidRPr="004D4A21">
              <w:rPr>
                <w:sz w:val="18"/>
                <w:szCs w:val="18"/>
              </w:rPr>
              <w:t>Mora de más de 90 días</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301" w14:textId="77777777" w:rsidR="003C53B1" w:rsidRPr="004D4A21" w:rsidRDefault="00000000">
            <w:pPr>
              <w:pStyle w:val="Predeterminado"/>
              <w:spacing w:before="40" w:after="40" w:line="240" w:lineRule="auto"/>
              <w:jc w:val="center"/>
            </w:pPr>
            <w:r w:rsidRPr="004D4A21">
              <w:rPr>
                <w:sz w:val="18"/>
                <w:szCs w:val="18"/>
              </w:rPr>
              <w:t>3.964</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302" w14:textId="77777777" w:rsidR="003C53B1" w:rsidRPr="004D4A21" w:rsidRDefault="00000000">
            <w:pPr>
              <w:pStyle w:val="Predeterminado"/>
              <w:spacing w:before="40" w:after="40" w:line="240" w:lineRule="auto"/>
              <w:jc w:val="center"/>
            </w:pPr>
            <w:r w:rsidRPr="004D4A21">
              <w:rPr>
                <w:sz w:val="18"/>
                <w:szCs w:val="18"/>
              </w:rPr>
              <w:t>4,1 %</w:t>
            </w:r>
          </w:p>
        </w:tc>
        <w:tc>
          <w:tcPr>
            <w:tcW w:w="1500" w:type="dxa"/>
            <w:tcBorders>
              <w:top w:val="single" w:sz="4" w:space="0" w:color="000000"/>
              <w:left w:val="single" w:sz="4" w:space="0" w:color="000000"/>
              <w:bottom w:val="single" w:sz="4" w:space="0" w:color="000000"/>
              <w:right w:val="single" w:sz="4" w:space="0" w:color="000000"/>
            </w:tcBorders>
            <w:vAlign w:val="center"/>
          </w:tcPr>
          <w:p w14:paraId="7BBDF303" w14:textId="77777777" w:rsidR="003C53B1" w:rsidRPr="004D4A21" w:rsidRDefault="00000000">
            <w:pPr>
              <w:pStyle w:val="Predeterminado"/>
              <w:spacing w:before="40" w:after="40" w:line="240" w:lineRule="auto"/>
              <w:jc w:val="center"/>
            </w:pPr>
            <w:r w:rsidRPr="004D4A21">
              <w:rPr>
                <w:sz w:val="18"/>
                <w:szCs w:val="18"/>
              </w:rPr>
              <w:t>1.375</w:t>
            </w:r>
          </w:p>
        </w:tc>
        <w:tc>
          <w:tcPr>
            <w:tcW w:w="1350" w:type="dxa"/>
            <w:tcBorders>
              <w:top w:val="single" w:sz="4" w:space="0" w:color="000000"/>
              <w:left w:val="single" w:sz="4" w:space="0" w:color="000000"/>
              <w:bottom w:val="single" w:sz="4" w:space="0" w:color="000000"/>
              <w:right w:val="single" w:sz="4" w:space="0" w:color="000000"/>
            </w:tcBorders>
            <w:vAlign w:val="center"/>
          </w:tcPr>
          <w:p w14:paraId="7BBDF304" w14:textId="77777777" w:rsidR="003C53B1" w:rsidRPr="004D4A21" w:rsidRDefault="00000000">
            <w:pPr>
              <w:pStyle w:val="Predeterminado"/>
              <w:spacing w:before="40" w:after="40" w:line="240" w:lineRule="auto"/>
              <w:jc w:val="center"/>
            </w:pPr>
            <w:r w:rsidRPr="004D4A21">
              <w:rPr>
                <w:sz w:val="18"/>
                <w:szCs w:val="18"/>
              </w:rPr>
              <w:t>534</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305" w14:textId="77777777" w:rsidR="003C53B1" w:rsidRPr="004D4A21" w:rsidRDefault="00000000">
            <w:pPr>
              <w:pStyle w:val="Predeterminado"/>
              <w:spacing w:before="40" w:after="40" w:line="240" w:lineRule="auto"/>
              <w:jc w:val="center"/>
            </w:pPr>
            <w:r w:rsidRPr="004D4A21">
              <w:rPr>
                <w:sz w:val="18"/>
                <w:szCs w:val="18"/>
              </w:rPr>
              <w:t>855</w:t>
            </w:r>
          </w:p>
        </w:tc>
      </w:tr>
      <w:tr w:rsidR="003C53B1" w:rsidRPr="004D4A21" w14:paraId="7BBDF30D" w14:textId="77777777">
        <w:trPr>
          <w:cantSplit/>
          <w:jc w:val="center"/>
        </w:trPr>
        <w:tc>
          <w:tcPr>
            <w:tcW w:w="2750" w:type="dxa"/>
            <w:tcBorders>
              <w:top w:val="single" w:sz="4" w:space="0" w:color="000000"/>
              <w:left w:val="single" w:sz="4" w:space="0" w:color="000000"/>
              <w:bottom w:val="single" w:sz="4" w:space="0" w:color="000000"/>
              <w:right w:val="single" w:sz="4" w:space="0" w:color="000000"/>
            </w:tcBorders>
            <w:vAlign w:val="center"/>
          </w:tcPr>
          <w:p w14:paraId="7BBDF307" w14:textId="77777777" w:rsidR="003C53B1" w:rsidRPr="004D4A21" w:rsidRDefault="00000000">
            <w:pPr>
              <w:pStyle w:val="Predeterminado"/>
              <w:keepNext/>
              <w:spacing w:before="40" w:after="40" w:line="240" w:lineRule="auto"/>
            </w:pPr>
            <w:r w:rsidRPr="004D4A21">
              <w:rPr>
                <w:b/>
                <w:bCs/>
                <w:sz w:val="18"/>
                <w:szCs w:val="18"/>
              </w:rPr>
              <w:t>Total</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308" w14:textId="77777777" w:rsidR="003C53B1" w:rsidRPr="004D4A21" w:rsidRDefault="00000000">
            <w:pPr>
              <w:pStyle w:val="Predeterminado"/>
              <w:keepNext/>
              <w:spacing w:before="40" w:after="40" w:line="240" w:lineRule="auto"/>
              <w:jc w:val="center"/>
            </w:pPr>
            <w:r w:rsidRPr="004D4A21">
              <w:rPr>
                <w:b/>
                <w:bCs/>
                <w:sz w:val="18"/>
                <w:szCs w:val="18"/>
              </w:rPr>
              <w:t>96.000</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309" w14:textId="77777777" w:rsidR="003C53B1" w:rsidRPr="004D4A21" w:rsidRDefault="00000000">
            <w:pPr>
              <w:pStyle w:val="Predeterminado"/>
              <w:keepNext/>
              <w:spacing w:before="40" w:after="40" w:line="240" w:lineRule="auto"/>
              <w:jc w:val="center"/>
            </w:pPr>
            <w:r w:rsidRPr="004D4A21">
              <w:rPr>
                <w:b/>
                <w:bCs/>
                <w:sz w:val="18"/>
                <w:szCs w:val="18"/>
              </w:rPr>
              <w:t>100,0 %</w:t>
            </w:r>
          </w:p>
        </w:tc>
        <w:tc>
          <w:tcPr>
            <w:tcW w:w="1500" w:type="dxa"/>
            <w:tcBorders>
              <w:top w:val="single" w:sz="4" w:space="0" w:color="000000"/>
              <w:left w:val="single" w:sz="4" w:space="0" w:color="000000"/>
              <w:bottom w:val="single" w:sz="4" w:space="0" w:color="000000"/>
              <w:right w:val="single" w:sz="4" w:space="0" w:color="000000"/>
            </w:tcBorders>
            <w:vAlign w:val="center"/>
          </w:tcPr>
          <w:p w14:paraId="7BBDF30A" w14:textId="77777777" w:rsidR="003C53B1" w:rsidRPr="004D4A21" w:rsidRDefault="00000000">
            <w:pPr>
              <w:pStyle w:val="Predeterminado"/>
              <w:keepNext/>
              <w:spacing w:before="40" w:after="40" w:line="240" w:lineRule="auto"/>
              <w:jc w:val="center"/>
            </w:pPr>
            <w:r w:rsidRPr="004D4A21">
              <w:rPr>
                <w:b/>
                <w:bCs/>
                <w:sz w:val="18"/>
                <w:szCs w:val="18"/>
              </w:rPr>
              <w:t>60.000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BBDF30B" w14:textId="77777777" w:rsidR="003C53B1" w:rsidRPr="004D4A21" w:rsidRDefault="00000000">
            <w:pPr>
              <w:pStyle w:val="Predeterminado"/>
              <w:keepNext/>
              <w:spacing w:before="40" w:after="40" w:line="240" w:lineRule="auto"/>
              <w:jc w:val="center"/>
            </w:pPr>
            <w:r w:rsidRPr="004D4A21">
              <w:rPr>
                <w:b/>
                <w:bCs/>
                <w:sz w:val="18"/>
                <w:szCs w:val="18"/>
              </w:rPr>
              <w:t>9.000</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30C" w14:textId="77777777" w:rsidR="003C53B1" w:rsidRPr="004D4A21" w:rsidRDefault="00000000">
            <w:pPr>
              <w:pStyle w:val="Predeterminado"/>
              <w:keepNext/>
              <w:spacing w:before="40" w:after="40" w:line="240" w:lineRule="auto"/>
              <w:jc w:val="center"/>
            </w:pPr>
            <w:r w:rsidRPr="004D4A21">
              <w:rPr>
                <w:b/>
                <w:bCs/>
                <w:sz w:val="18"/>
                <w:szCs w:val="18"/>
              </w:rPr>
              <w:t>9.000</w:t>
            </w:r>
          </w:p>
        </w:tc>
      </w:tr>
    </w:tbl>
    <w:p w14:paraId="7BBDF30E" w14:textId="77777777" w:rsidR="003C53B1" w:rsidRPr="004D4A21" w:rsidRDefault="00000000">
      <w:pPr>
        <w:pStyle w:val="Cuerpo"/>
        <w:jc w:val="left"/>
        <w:rPr>
          <w:lang w:val="es-EC"/>
          <w:rPrChange w:id="1170" w:author="(Estudiante) Andres Marcelo Olmedo Coronel" w:date="2026-10-26T20:49:00Z" w16du:dateUtc="2026-10-27T01:49:00Z">
            <w:rPr/>
          </w:rPrChange>
        </w:rPr>
      </w:pPr>
      <w:r w:rsidRPr="004D4A21">
        <w:rPr>
          <w:i/>
          <w:iCs/>
          <w:lang w:val="es-EC"/>
          <w:rPrChange w:id="1171" w:author="(Estudiante) Andres Marcelo Olmedo Coronel" w:date="2026-10-26T20:49:00Z" w16du:dateUtc="2026-10-27T01:49:00Z">
            <w:rPr>
              <w:i/>
              <w:iCs/>
            </w:rPr>
          </w:rPrChange>
        </w:rPr>
        <w:t xml:space="preserve">Nota. </w:t>
      </w:r>
      <w:r w:rsidRPr="004D4A21">
        <w:rPr>
          <w:lang w:val="es-EC"/>
          <w:rPrChange w:id="1172" w:author="(Estudiante) Andres Marcelo Olmedo Coronel" w:date="2026-10-26T20:49:00Z" w16du:dateUtc="2026-10-27T01:49:00Z">
            <w:rPr/>
          </w:rPrChange>
        </w:rPr>
        <w:t>Elaboración propia. Los 18.000 registros restantes corresponden a los cortes de embargo.</w:t>
      </w:r>
    </w:p>
    <w:p w14:paraId="7BBDF30F" w14:textId="77777777" w:rsidR="003C53B1" w:rsidRPr="004D4A21" w:rsidRDefault="00000000">
      <w:pPr>
        <w:pStyle w:val="Cuerpo"/>
        <w:keepNext/>
        <w:spacing w:after="0"/>
        <w:jc w:val="left"/>
        <w:rPr>
          <w:lang w:val="es-EC"/>
          <w:rPrChange w:id="1173" w:author="(Estudiante) Andres Marcelo Olmedo Coronel" w:date="2026-10-26T20:49:00Z" w16du:dateUtc="2026-10-27T01:49:00Z">
            <w:rPr/>
          </w:rPrChange>
        </w:rPr>
      </w:pPr>
      <w:r w:rsidRPr="004D4A21">
        <w:rPr>
          <w:b/>
          <w:bCs/>
          <w:lang w:val="es-EC"/>
          <w:rPrChange w:id="1174" w:author="(Estudiante) Andres Marcelo Olmedo Coronel" w:date="2026-10-26T20:49:00Z" w16du:dateUtc="2026-10-27T01:49:00Z">
            <w:rPr>
              <w:b/>
              <w:bCs/>
            </w:rPr>
          </w:rPrChange>
        </w:rPr>
        <w:t>Figura 4</w:t>
      </w:r>
    </w:p>
    <w:p w14:paraId="7BBDF310" w14:textId="77777777" w:rsidR="003C53B1" w:rsidRPr="004D4A21" w:rsidRDefault="00000000">
      <w:pPr>
        <w:pStyle w:val="Cuerpo"/>
        <w:keepNext/>
        <w:rPr>
          <w:lang w:val="es-EC"/>
          <w:rPrChange w:id="1175" w:author="(Estudiante) Andres Marcelo Olmedo Coronel" w:date="2026-10-26T20:49:00Z" w16du:dateUtc="2026-10-27T01:49:00Z">
            <w:rPr/>
          </w:rPrChange>
        </w:rPr>
      </w:pPr>
      <w:r w:rsidRPr="004D4A21">
        <w:rPr>
          <w:i/>
          <w:iCs/>
          <w:lang w:val="es-EC"/>
          <w:rPrChange w:id="1176" w:author="(Estudiante) Andres Marcelo Olmedo Coronel" w:date="2026-10-26T20:49:00Z" w16du:dateUtc="2026-10-27T01:49:00Z">
            <w:rPr>
              <w:i/>
              <w:iCs/>
            </w:rPr>
          </w:rPrChange>
        </w:rPr>
        <w:t>Composición mensual de las categorías de mora futura (excluye «al día»)</w:t>
      </w:r>
    </w:p>
    <w:p w14:paraId="7BBDF311" w14:textId="77777777" w:rsidR="003C53B1" w:rsidRPr="004D4A21" w:rsidRDefault="00000000">
      <w:pPr>
        <w:pStyle w:val="Cuerpo"/>
        <w:keepNext/>
        <w:spacing w:before="120" w:after="60"/>
        <w:jc w:val="center"/>
        <w:rPr>
          <w:lang w:val="es-EC"/>
          <w:rPrChange w:id="1177" w:author="(Estudiante) Andres Marcelo Olmedo Coronel" w:date="2026-10-26T20:49:00Z" w16du:dateUtc="2026-10-27T01:49:00Z">
            <w:rPr/>
          </w:rPrChange>
        </w:rPr>
      </w:pPr>
      <w:r w:rsidRPr="004D4A21">
        <w:rPr>
          <w:lang w:val="es-EC"/>
          <w:rPrChange w:id="1178" w:author="(Estudiante) Andres Marcelo Olmedo Coronel" w:date="2026-10-26T20:49:00Z" w16du:dateUtc="2026-10-27T01:49:00Z">
            <w:rPr>
              <w:noProof/>
            </w:rPr>
          </w:rPrChange>
        </w:rPr>
        <w:drawing>
          <wp:inline distT="0" distB="0" distL="0" distR="0" wp14:anchorId="7BBDF6AB" wp14:editId="7BBDF6AC">
            <wp:extent cx="5396230" cy="2254152"/>
            <wp:effectExtent l="0" t="0" r="0" b="0"/>
            <wp:docPr id="701" name="fig_distribucion_mensual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fig_distribucion_mensual_panel.png"/>
                    <pic:cNvPicPr/>
                  </pic:nvPicPr>
                  <pic:blipFill>
                    <a:blip r:embed="rId23"/>
                    <a:stretch>
                      <a:fillRect/>
                    </a:stretch>
                  </pic:blipFill>
                  <pic:spPr>
                    <a:xfrm>
                      <a:off x="0" y="0"/>
                      <a:ext cx="5396230" cy="2254152"/>
                    </a:xfrm>
                    <a:prstGeom prst="rect">
                      <a:avLst/>
                    </a:prstGeom>
                  </pic:spPr>
                </pic:pic>
              </a:graphicData>
            </a:graphic>
          </wp:inline>
        </w:drawing>
      </w:r>
    </w:p>
    <w:p w14:paraId="7BBDF312" w14:textId="77777777" w:rsidR="003C53B1" w:rsidRPr="004D4A21" w:rsidRDefault="00000000">
      <w:pPr>
        <w:pStyle w:val="Cuerpo"/>
        <w:jc w:val="left"/>
        <w:rPr>
          <w:lang w:val="es-EC"/>
          <w:rPrChange w:id="1179" w:author="(Estudiante) Andres Marcelo Olmedo Coronel" w:date="2026-10-26T20:49:00Z" w16du:dateUtc="2026-10-27T01:49:00Z">
            <w:rPr/>
          </w:rPrChange>
        </w:rPr>
      </w:pPr>
      <w:r w:rsidRPr="004D4A21">
        <w:rPr>
          <w:i/>
          <w:iCs/>
          <w:lang w:val="es-EC"/>
          <w:rPrChange w:id="1180" w:author="(Estudiante) Andres Marcelo Olmedo Coronel" w:date="2026-10-26T20:49:00Z" w16du:dateUtc="2026-10-27T01:49:00Z">
            <w:rPr>
              <w:i/>
              <w:iCs/>
            </w:rPr>
          </w:rPrChange>
        </w:rPr>
        <w:t xml:space="preserve">Nota. </w:t>
      </w:r>
      <w:r w:rsidRPr="004D4A21">
        <w:rPr>
          <w:lang w:val="es-EC"/>
          <w:rPrChange w:id="1181" w:author="(Estudiante) Andres Marcelo Olmedo Coronel" w:date="2026-10-26T20:49:00Z" w16du:dateUtc="2026-10-27T01:49:00Z">
            <w:rPr/>
          </w:rPrChange>
        </w:rPr>
        <w:t>Elaboración propia.</w:t>
      </w:r>
    </w:p>
    <w:p w14:paraId="7BBDF313" w14:textId="77777777" w:rsidR="003C53B1" w:rsidRPr="004D4A21" w:rsidRDefault="00000000">
      <w:pPr>
        <w:pStyle w:val="Cuerpo"/>
        <w:keepNext/>
        <w:spacing w:after="120"/>
        <w:jc w:val="left"/>
        <w:rPr>
          <w:lang w:val="es-EC"/>
          <w:rPrChange w:id="1182" w:author="(Estudiante) Andres Marcelo Olmedo Coronel" w:date="2026-10-26T20:49:00Z" w16du:dateUtc="2026-10-27T01:49:00Z">
            <w:rPr/>
          </w:rPrChange>
        </w:rPr>
      </w:pPr>
      <w:r w:rsidRPr="004D4A21">
        <w:rPr>
          <w:b/>
          <w:bCs/>
          <w:lang w:val="es-EC"/>
          <w:rPrChange w:id="1183" w:author="(Estudiante) Andres Marcelo Olmedo Coronel" w:date="2026-10-26T20:49:00Z" w16du:dateUtc="2026-10-27T01:49:00Z">
            <w:rPr>
              <w:b/>
              <w:bCs/>
            </w:rPr>
          </w:rPrChange>
        </w:rPr>
        <w:t>Preprocesamiento</w:t>
      </w:r>
    </w:p>
    <w:p w14:paraId="7BBDF314" w14:textId="77777777" w:rsidR="003C53B1" w:rsidRPr="004D4A21" w:rsidRDefault="00000000">
      <w:pPr>
        <w:pStyle w:val="Cuerpo"/>
        <w:rPr>
          <w:lang w:val="es-EC"/>
          <w:rPrChange w:id="1184" w:author="(Estudiante) Andres Marcelo Olmedo Coronel" w:date="2026-10-26T20:49:00Z" w16du:dateUtc="2026-10-27T01:49:00Z">
            <w:rPr/>
          </w:rPrChange>
        </w:rPr>
      </w:pPr>
      <w:r w:rsidRPr="004D4A21">
        <w:rPr>
          <w:lang w:val="es-EC"/>
          <w:rPrChange w:id="1185" w:author="(Estudiante) Andres Marcelo Olmedo Coronel" w:date="2026-10-26T20:49:00Z" w16du:dateUtc="2026-10-27T01:49:00Z">
            <w:rPr/>
          </w:rPrChange>
        </w:rPr>
        <w:t>La imputación (mediana o moda), la estandarización y la codificación One-Hot se encapsularon en un pipeline de scikit-learn que se ajusta de nuevo en cada ventana con sus datos de entrenamiento, de modo que ningún estadístico del futuro influye en el pasado (Kaufman et al., 2012). El desbalance se compensó con pesos de observación iguales a la raíz cuadrada de los pesos balanceados; esta opción se eligió en un análisis preliminar sobre las dos últimas ventanas de desarrollo porque ofreció mejor equilibrio entre F1 macro y QWK que la ausencia de pesos o los pesos balanceados completos.</w:t>
      </w:r>
    </w:p>
    <w:p w14:paraId="7BBDF315" w14:textId="77777777" w:rsidR="003C53B1" w:rsidRPr="004D4A21" w:rsidRDefault="00000000">
      <w:pPr>
        <w:pStyle w:val="Cuerpo"/>
        <w:keepNext/>
        <w:spacing w:after="120"/>
        <w:jc w:val="left"/>
        <w:rPr>
          <w:lang w:val="es-EC"/>
          <w:rPrChange w:id="1186" w:author="(Estudiante) Andres Marcelo Olmedo Coronel" w:date="2026-10-26T20:49:00Z" w16du:dateUtc="2026-10-27T01:49:00Z">
            <w:rPr/>
          </w:rPrChange>
        </w:rPr>
      </w:pPr>
      <w:r w:rsidRPr="004D4A21">
        <w:rPr>
          <w:b/>
          <w:bCs/>
          <w:lang w:val="es-EC"/>
          <w:rPrChange w:id="1187" w:author="(Estudiante) Andres Marcelo Olmedo Coronel" w:date="2026-10-26T20:49:00Z" w16du:dateUtc="2026-10-27T01:49:00Z">
            <w:rPr>
              <w:b/>
              <w:bCs/>
            </w:rPr>
          </w:rPrChange>
        </w:rPr>
        <w:lastRenderedPageBreak/>
        <w:t>Alternativas técnicas evaluadas</w:t>
      </w:r>
    </w:p>
    <w:p w14:paraId="7BBDF316" w14:textId="77777777" w:rsidR="003C53B1" w:rsidRPr="004D4A21" w:rsidRDefault="00000000">
      <w:pPr>
        <w:pStyle w:val="Cuerpo"/>
        <w:rPr>
          <w:lang w:val="es-EC"/>
          <w:rPrChange w:id="1188" w:author="(Estudiante) Andres Marcelo Olmedo Coronel" w:date="2026-10-26T20:49:00Z" w16du:dateUtc="2026-10-27T01:49:00Z">
            <w:rPr/>
          </w:rPrChange>
        </w:rPr>
      </w:pPr>
      <w:r w:rsidRPr="004D4A21">
        <w:rPr>
          <w:lang w:val="es-EC"/>
          <w:rPrChange w:id="1189" w:author="(Estudiante) Andres Marcelo Olmedo Coronel" w:date="2026-10-26T20:49:00Z" w16du:dateUtc="2026-10-27T01:49:00Z">
            <w:rPr/>
          </w:rPrChange>
        </w:rPr>
        <w:t>Se compararon dos líneas base y cinco algoritmos (Tabla 8): la regla institucional, que asume que el cliente mantendrá la categoría observada en t−1; la regresión logística multinomial; el árbol de decisión; Random Forest (Breiman, 2001); Extra Trees (Geurts et al., 2006); HistGradientBoosting (Friedman, 2001; Ke et al., 2017); y una versión ordinal de HistGradientBoosting basada en el método de Frank y Hall (2001), que descompone el problema en cinco clasificadores binarios que estiman la probabilidad de superar cada umbral de severidad y garantiza probabilidades monótonas.</w:t>
      </w:r>
    </w:p>
    <w:p w14:paraId="7BBDF317" w14:textId="77777777" w:rsidR="003C53B1" w:rsidRPr="004D4A21" w:rsidRDefault="00000000">
      <w:pPr>
        <w:pStyle w:val="Cuerpo"/>
        <w:keepNext/>
        <w:spacing w:after="0"/>
        <w:jc w:val="left"/>
        <w:rPr>
          <w:lang w:val="es-EC"/>
          <w:rPrChange w:id="1190" w:author="(Estudiante) Andres Marcelo Olmedo Coronel" w:date="2026-10-26T20:49:00Z" w16du:dateUtc="2026-10-27T01:49:00Z">
            <w:rPr/>
          </w:rPrChange>
        </w:rPr>
      </w:pPr>
      <w:r w:rsidRPr="004D4A21">
        <w:rPr>
          <w:b/>
          <w:bCs/>
          <w:lang w:val="es-EC"/>
          <w:rPrChange w:id="1191" w:author="(Estudiante) Andres Marcelo Olmedo Coronel" w:date="2026-10-26T20:49:00Z" w16du:dateUtc="2026-10-27T01:49:00Z">
            <w:rPr>
              <w:b/>
              <w:bCs/>
            </w:rPr>
          </w:rPrChange>
        </w:rPr>
        <w:t>Tabla 8</w:t>
      </w:r>
    </w:p>
    <w:p w14:paraId="7BBDF318" w14:textId="77777777" w:rsidR="003C53B1" w:rsidRPr="004D4A21" w:rsidRDefault="00000000">
      <w:pPr>
        <w:pStyle w:val="Cuerpo"/>
        <w:keepNext/>
        <w:spacing w:after="80"/>
        <w:jc w:val="left"/>
        <w:rPr>
          <w:lang w:val="es-EC"/>
          <w:rPrChange w:id="1192" w:author="(Estudiante) Andres Marcelo Olmedo Coronel" w:date="2026-10-26T20:49:00Z" w16du:dateUtc="2026-10-27T01:49:00Z">
            <w:rPr/>
          </w:rPrChange>
        </w:rPr>
      </w:pPr>
      <w:r w:rsidRPr="004D4A21">
        <w:rPr>
          <w:i/>
          <w:iCs/>
          <w:lang w:val="es-EC"/>
          <w:rPrChange w:id="1193" w:author="(Estudiante) Andres Marcelo Olmedo Coronel" w:date="2026-10-26T20:49:00Z" w16du:dateUtc="2026-10-27T01:49:00Z">
            <w:rPr>
              <w:i/>
              <w:iCs/>
            </w:rPr>
          </w:rPrChange>
        </w:rPr>
        <w:t>Modelos evaluados y configuración</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700"/>
        <w:gridCol w:w="4650"/>
        <w:gridCol w:w="2000"/>
      </w:tblGrid>
      <w:tr w:rsidR="003C53B1" w:rsidRPr="004D4A21" w14:paraId="7BBDF31C" w14:textId="77777777">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19" w14:textId="77777777" w:rsidR="003C53B1" w:rsidRPr="004D4A21" w:rsidRDefault="00000000">
            <w:pPr>
              <w:pStyle w:val="Predeterminado"/>
              <w:keepNext/>
              <w:spacing w:before="40" w:after="40" w:line="240" w:lineRule="auto"/>
              <w:jc w:val="center"/>
            </w:pPr>
            <w:r w:rsidRPr="004D4A21">
              <w:rPr>
                <w:b/>
                <w:bCs/>
                <w:sz w:val="18"/>
                <w:szCs w:val="18"/>
              </w:rPr>
              <w:t>Modelo</w:t>
            </w:r>
          </w:p>
        </w:tc>
        <w:tc>
          <w:tcPr>
            <w:tcW w:w="46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1A" w14:textId="77777777" w:rsidR="003C53B1" w:rsidRPr="004D4A21" w:rsidRDefault="00000000">
            <w:pPr>
              <w:pStyle w:val="Predeterminado"/>
              <w:keepNext/>
              <w:spacing w:before="40" w:after="40" w:line="240" w:lineRule="auto"/>
              <w:jc w:val="center"/>
            </w:pPr>
            <w:r w:rsidRPr="004D4A21">
              <w:rPr>
                <w:b/>
                <w:bCs/>
                <w:sz w:val="18"/>
                <w:szCs w:val="18"/>
              </w:rPr>
              <w:t>Configuración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1B" w14:textId="77777777" w:rsidR="003C53B1" w:rsidRPr="004D4A21" w:rsidRDefault="00000000">
            <w:pPr>
              <w:pStyle w:val="Predeterminado"/>
              <w:keepNext/>
              <w:spacing w:before="40" w:after="40" w:line="240" w:lineRule="auto"/>
              <w:jc w:val="center"/>
            </w:pPr>
            <w:r w:rsidRPr="004D4A21">
              <w:rPr>
                <w:b/>
                <w:bCs/>
                <w:sz w:val="18"/>
                <w:szCs w:val="18"/>
              </w:rPr>
              <w:t>Rol</w:t>
            </w:r>
          </w:p>
        </w:tc>
      </w:tr>
      <w:tr w:rsidR="003C53B1" w:rsidRPr="004D4A21" w14:paraId="7BBDF320"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31D" w14:textId="77777777" w:rsidR="003C53B1" w:rsidRPr="004D4A21" w:rsidRDefault="00000000">
            <w:pPr>
              <w:pStyle w:val="Predeterminado"/>
              <w:spacing w:before="40" w:after="40" w:line="240" w:lineRule="auto"/>
            </w:pPr>
            <w:r w:rsidRPr="004D4A21">
              <w:rPr>
                <w:sz w:val="18"/>
                <w:szCs w:val="18"/>
              </w:rPr>
              <w:t>Regla institucional</w:t>
            </w:r>
          </w:p>
        </w:tc>
        <w:tc>
          <w:tcPr>
            <w:tcW w:w="4650" w:type="dxa"/>
            <w:tcBorders>
              <w:top w:val="single" w:sz="4" w:space="0" w:color="000000"/>
              <w:left w:val="single" w:sz="4" w:space="0" w:color="000000"/>
              <w:bottom w:val="single" w:sz="4" w:space="0" w:color="000000"/>
              <w:right w:val="single" w:sz="4" w:space="0" w:color="000000"/>
            </w:tcBorders>
            <w:vAlign w:val="center"/>
          </w:tcPr>
          <w:p w14:paraId="7BBDF31E" w14:textId="77777777" w:rsidR="003C53B1" w:rsidRPr="004D4A21" w:rsidRDefault="00000000">
            <w:pPr>
              <w:pStyle w:val="Predeterminado"/>
              <w:spacing w:before="40" w:after="40" w:line="240" w:lineRule="auto"/>
            </w:pPr>
            <w:r w:rsidRPr="004D4A21">
              <w:rPr>
                <w:sz w:val="18"/>
                <w:szCs w:val="18"/>
              </w:rPr>
              <w:t>Persistencia: predice para t+1..t+3 la categoría observada en t−1</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1F" w14:textId="77777777" w:rsidR="003C53B1" w:rsidRPr="004D4A21" w:rsidRDefault="00000000">
            <w:pPr>
              <w:pStyle w:val="Predeterminado"/>
              <w:spacing w:before="40" w:after="40" w:line="240" w:lineRule="auto"/>
            </w:pPr>
            <w:r w:rsidRPr="004D4A21">
              <w:rPr>
                <w:sz w:val="18"/>
                <w:szCs w:val="18"/>
              </w:rPr>
              <w:t>Sin entrenamiento</w:t>
            </w:r>
          </w:p>
        </w:tc>
      </w:tr>
      <w:tr w:rsidR="003C53B1" w:rsidRPr="004D4A21" w14:paraId="7BBDF324"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321" w14:textId="77777777" w:rsidR="003C53B1" w:rsidRPr="004D4A21" w:rsidRDefault="00000000">
            <w:pPr>
              <w:pStyle w:val="Predeterminado"/>
              <w:spacing w:before="40" w:after="40" w:line="240" w:lineRule="auto"/>
            </w:pPr>
            <w:r w:rsidRPr="004D4A21">
              <w:rPr>
                <w:sz w:val="18"/>
                <w:szCs w:val="18"/>
              </w:rPr>
              <w:t>Regresión logística multinomial</w:t>
            </w:r>
          </w:p>
        </w:tc>
        <w:tc>
          <w:tcPr>
            <w:tcW w:w="4650" w:type="dxa"/>
            <w:tcBorders>
              <w:top w:val="single" w:sz="4" w:space="0" w:color="000000"/>
              <w:left w:val="single" w:sz="4" w:space="0" w:color="000000"/>
              <w:bottom w:val="single" w:sz="4" w:space="0" w:color="000000"/>
              <w:right w:val="single" w:sz="4" w:space="0" w:color="000000"/>
            </w:tcBorders>
            <w:vAlign w:val="center"/>
          </w:tcPr>
          <w:p w14:paraId="7BBDF322" w14:textId="77777777" w:rsidR="003C53B1" w:rsidRPr="004D4A21" w:rsidRDefault="00000000">
            <w:pPr>
              <w:pStyle w:val="Predeterminado"/>
              <w:spacing w:before="40" w:after="40" w:line="240" w:lineRule="auto"/>
            </w:pPr>
            <w:r w:rsidRPr="004D4A21">
              <w:rPr>
                <w:sz w:val="18"/>
                <w:szCs w:val="18"/>
              </w:rPr>
              <w:t>lbfgs; C = 1,0; hasta 3.000 iteraciones</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23" w14:textId="77777777" w:rsidR="003C53B1" w:rsidRPr="004D4A21" w:rsidRDefault="00000000">
            <w:pPr>
              <w:pStyle w:val="Predeterminado"/>
              <w:spacing w:before="40" w:after="40" w:line="240" w:lineRule="auto"/>
            </w:pPr>
            <w:r w:rsidRPr="004D4A21">
              <w:rPr>
                <w:sz w:val="18"/>
                <w:szCs w:val="18"/>
              </w:rPr>
              <w:t>Línea base interpretable</w:t>
            </w:r>
          </w:p>
        </w:tc>
      </w:tr>
      <w:tr w:rsidR="003C53B1" w:rsidRPr="004D4A21" w14:paraId="7BBDF328"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325" w14:textId="77777777" w:rsidR="003C53B1" w:rsidRPr="004D4A21" w:rsidRDefault="00000000">
            <w:pPr>
              <w:pStyle w:val="Predeterminado"/>
              <w:spacing w:before="40" w:after="40" w:line="240" w:lineRule="auto"/>
            </w:pPr>
            <w:r w:rsidRPr="004D4A21">
              <w:rPr>
                <w:sz w:val="18"/>
                <w:szCs w:val="18"/>
              </w:rPr>
              <w:t>Árbol de decisión</w:t>
            </w:r>
          </w:p>
        </w:tc>
        <w:tc>
          <w:tcPr>
            <w:tcW w:w="4650" w:type="dxa"/>
            <w:tcBorders>
              <w:top w:val="single" w:sz="4" w:space="0" w:color="000000"/>
              <w:left w:val="single" w:sz="4" w:space="0" w:color="000000"/>
              <w:bottom w:val="single" w:sz="4" w:space="0" w:color="000000"/>
              <w:right w:val="single" w:sz="4" w:space="0" w:color="000000"/>
            </w:tcBorders>
            <w:vAlign w:val="center"/>
          </w:tcPr>
          <w:p w14:paraId="7BBDF326" w14:textId="77777777" w:rsidR="003C53B1" w:rsidRPr="004D4A21" w:rsidRDefault="00000000">
            <w:pPr>
              <w:pStyle w:val="Predeterminado"/>
              <w:spacing w:before="40" w:after="40" w:line="240" w:lineRule="auto"/>
            </w:pPr>
            <w:r w:rsidRPr="004D4A21">
              <w:rPr>
                <w:sz w:val="18"/>
                <w:szCs w:val="18"/>
              </w:rPr>
              <w:t>Profundidad máxima 10; mínimo 30 observaciones por hoja</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27" w14:textId="77777777" w:rsidR="003C53B1" w:rsidRPr="004D4A21" w:rsidRDefault="00000000">
            <w:pPr>
              <w:pStyle w:val="Predeterminado"/>
              <w:spacing w:before="40" w:after="40" w:line="240" w:lineRule="auto"/>
            </w:pPr>
            <w:r w:rsidRPr="004D4A21">
              <w:rPr>
                <w:sz w:val="18"/>
                <w:szCs w:val="18"/>
              </w:rPr>
              <w:t>Modelo interpretable no lineal</w:t>
            </w:r>
          </w:p>
        </w:tc>
      </w:tr>
      <w:tr w:rsidR="003C53B1" w:rsidRPr="004D4A21" w14:paraId="7BBDF32C"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329" w14:textId="77777777" w:rsidR="003C53B1" w:rsidRPr="004D4A21" w:rsidRDefault="00000000">
            <w:pPr>
              <w:pStyle w:val="Predeterminado"/>
              <w:spacing w:before="40" w:after="40" w:line="240" w:lineRule="auto"/>
            </w:pPr>
            <w:r w:rsidRPr="004D4A21">
              <w:rPr>
                <w:sz w:val="18"/>
                <w:szCs w:val="18"/>
              </w:rPr>
              <w:t>Random Forest</w:t>
            </w:r>
          </w:p>
        </w:tc>
        <w:tc>
          <w:tcPr>
            <w:tcW w:w="4650" w:type="dxa"/>
            <w:tcBorders>
              <w:top w:val="single" w:sz="4" w:space="0" w:color="000000"/>
              <w:left w:val="single" w:sz="4" w:space="0" w:color="000000"/>
              <w:bottom w:val="single" w:sz="4" w:space="0" w:color="000000"/>
              <w:right w:val="single" w:sz="4" w:space="0" w:color="000000"/>
            </w:tcBorders>
            <w:vAlign w:val="center"/>
          </w:tcPr>
          <w:p w14:paraId="7BBDF32A" w14:textId="77777777" w:rsidR="003C53B1" w:rsidRPr="004D4A21" w:rsidRDefault="00000000">
            <w:pPr>
              <w:pStyle w:val="Predeterminado"/>
              <w:spacing w:before="40" w:after="40" w:line="240" w:lineRule="auto"/>
            </w:pPr>
            <w:r w:rsidRPr="004D4A21">
              <w:rPr>
                <w:sz w:val="18"/>
                <w:szCs w:val="18"/>
              </w:rPr>
              <w:t>200 árboles; raíz cuadrada de variables; mínimo 5 por hoja</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2B" w14:textId="77777777" w:rsidR="003C53B1" w:rsidRPr="004D4A21" w:rsidRDefault="00000000">
            <w:pPr>
              <w:pStyle w:val="Predeterminado"/>
              <w:spacing w:before="40" w:after="40" w:line="240" w:lineRule="auto"/>
            </w:pPr>
            <w:r w:rsidRPr="004D4A21">
              <w:rPr>
                <w:sz w:val="18"/>
                <w:szCs w:val="18"/>
              </w:rPr>
              <w:t>Ensamble por agregación</w:t>
            </w:r>
          </w:p>
        </w:tc>
      </w:tr>
      <w:tr w:rsidR="003C53B1" w:rsidRPr="004D4A21" w14:paraId="7BBDF330"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32D" w14:textId="77777777" w:rsidR="003C53B1" w:rsidRPr="004D4A21" w:rsidRDefault="00000000">
            <w:pPr>
              <w:pStyle w:val="Predeterminado"/>
              <w:spacing w:before="40" w:after="40" w:line="240" w:lineRule="auto"/>
            </w:pPr>
            <w:r w:rsidRPr="004D4A21">
              <w:rPr>
                <w:sz w:val="18"/>
                <w:szCs w:val="18"/>
              </w:rPr>
              <w:t>Extra Trees</w:t>
            </w:r>
          </w:p>
        </w:tc>
        <w:tc>
          <w:tcPr>
            <w:tcW w:w="4650" w:type="dxa"/>
            <w:tcBorders>
              <w:top w:val="single" w:sz="4" w:space="0" w:color="000000"/>
              <w:left w:val="single" w:sz="4" w:space="0" w:color="000000"/>
              <w:bottom w:val="single" w:sz="4" w:space="0" w:color="000000"/>
              <w:right w:val="single" w:sz="4" w:space="0" w:color="000000"/>
            </w:tcBorders>
            <w:vAlign w:val="center"/>
          </w:tcPr>
          <w:p w14:paraId="7BBDF32E" w14:textId="77777777" w:rsidR="003C53B1" w:rsidRPr="004D4A21" w:rsidRDefault="00000000">
            <w:pPr>
              <w:pStyle w:val="Predeterminado"/>
              <w:spacing w:before="40" w:after="40" w:line="240" w:lineRule="auto"/>
            </w:pPr>
            <w:r w:rsidRPr="004D4A21">
              <w:rPr>
                <w:sz w:val="18"/>
                <w:szCs w:val="18"/>
              </w:rPr>
              <w:t>200 árboles; raíz cuadrada de variables; mínimo 5 por hoja</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2F" w14:textId="77777777" w:rsidR="003C53B1" w:rsidRPr="004D4A21" w:rsidRDefault="00000000">
            <w:pPr>
              <w:pStyle w:val="Predeterminado"/>
              <w:spacing w:before="40" w:after="40" w:line="240" w:lineRule="auto"/>
            </w:pPr>
            <w:r w:rsidRPr="004D4A21">
              <w:rPr>
                <w:sz w:val="18"/>
                <w:szCs w:val="18"/>
              </w:rPr>
              <w:t>Ensamble aleatorizado</w:t>
            </w:r>
          </w:p>
        </w:tc>
      </w:tr>
      <w:tr w:rsidR="003C53B1" w:rsidRPr="004D4A21" w14:paraId="7BBDF334"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331" w14:textId="77777777" w:rsidR="003C53B1" w:rsidRPr="004D4A21" w:rsidRDefault="00000000">
            <w:pPr>
              <w:pStyle w:val="Predeterminado"/>
              <w:spacing w:before="40" w:after="40" w:line="240" w:lineRule="auto"/>
            </w:pPr>
            <w:r w:rsidRPr="004D4A21">
              <w:rPr>
                <w:sz w:val="18"/>
                <w:szCs w:val="18"/>
              </w:rPr>
              <w:t>HistGradientBoosting</w:t>
            </w:r>
          </w:p>
        </w:tc>
        <w:tc>
          <w:tcPr>
            <w:tcW w:w="4650" w:type="dxa"/>
            <w:tcBorders>
              <w:top w:val="single" w:sz="4" w:space="0" w:color="000000"/>
              <w:left w:val="single" w:sz="4" w:space="0" w:color="000000"/>
              <w:bottom w:val="single" w:sz="4" w:space="0" w:color="000000"/>
              <w:right w:val="single" w:sz="4" w:space="0" w:color="000000"/>
            </w:tcBorders>
            <w:vAlign w:val="center"/>
          </w:tcPr>
          <w:p w14:paraId="7BBDF332" w14:textId="77777777" w:rsidR="003C53B1" w:rsidRPr="004D4A21" w:rsidRDefault="00000000">
            <w:pPr>
              <w:pStyle w:val="Predeterminado"/>
              <w:spacing w:before="40" w:after="40" w:line="240" w:lineRule="auto"/>
            </w:pPr>
            <w:r w:rsidRPr="004D4A21">
              <w:rPr>
                <w:sz w:val="18"/>
                <w:szCs w:val="18"/>
              </w:rPr>
              <w:t>300 iteraciones; tasa 0,06; 31 hojas; mínimo 40 por hoja; L2 = 1,0</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33" w14:textId="77777777" w:rsidR="003C53B1" w:rsidRPr="004D4A21" w:rsidRDefault="00000000">
            <w:pPr>
              <w:pStyle w:val="Predeterminado"/>
              <w:spacing w:before="40" w:after="40" w:line="240" w:lineRule="auto"/>
            </w:pPr>
            <w:r w:rsidRPr="004D4A21">
              <w:rPr>
                <w:sz w:val="18"/>
                <w:szCs w:val="18"/>
              </w:rPr>
              <w:t>Boosting nominal</w:t>
            </w:r>
          </w:p>
        </w:tc>
      </w:tr>
      <w:tr w:rsidR="003C53B1" w:rsidRPr="004D4A21" w14:paraId="7BBDF338" w14:textId="77777777">
        <w:trPr>
          <w:cantSplit/>
          <w:jc w:val="center"/>
        </w:trPr>
        <w:tc>
          <w:tcPr>
            <w:tcW w:w="2700" w:type="dxa"/>
            <w:tcBorders>
              <w:top w:val="single" w:sz="4" w:space="0" w:color="000000"/>
              <w:left w:val="single" w:sz="4" w:space="0" w:color="000000"/>
              <w:bottom w:val="single" w:sz="4" w:space="0" w:color="000000"/>
              <w:right w:val="single" w:sz="4" w:space="0" w:color="000000"/>
            </w:tcBorders>
            <w:vAlign w:val="center"/>
          </w:tcPr>
          <w:p w14:paraId="7BBDF335" w14:textId="77777777" w:rsidR="003C53B1" w:rsidRPr="004D4A21" w:rsidRDefault="00000000">
            <w:pPr>
              <w:pStyle w:val="Predeterminado"/>
              <w:keepNext/>
              <w:spacing w:before="40" w:after="40" w:line="240" w:lineRule="auto"/>
            </w:pPr>
            <w:r w:rsidRPr="004D4A21">
              <w:rPr>
                <w:sz w:val="18"/>
                <w:szCs w:val="18"/>
              </w:rPr>
              <w:t>HGB ordinal (Frank y Hall)</w:t>
            </w:r>
          </w:p>
        </w:tc>
        <w:tc>
          <w:tcPr>
            <w:tcW w:w="4650" w:type="dxa"/>
            <w:tcBorders>
              <w:top w:val="single" w:sz="4" w:space="0" w:color="000000"/>
              <w:left w:val="single" w:sz="4" w:space="0" w:color="000000"/>
              <w:bottom w:val="single" w:sz="4" w:space="0" w:color="000000"/>
              <w:right w:val="single" w:sz="4" w:space="0" w:color="000000"/>
            </w:tcBorders>
            <w:vAlign w:val="center"/>
          </w:tcPr>
          <w:p w14:paraId="7BBDF336" w14:textId="77777777" w:rsidR="003C53B1" w:rsidRPr="004D4A21" w:rsidRDefault="00000000">
            <w:pPr>
              <w:pStyle w:val="Predeterminado"/>
              <w:keepNext/>
              <w:spacing w:before="40" w:after="40" w:line="240" w:lineRule="auto"/>
            </w:pPr>
            <w:r w:rsidRPr="004D4A21">
              <w:rPr>
                <w:sz w:val="18"/>
                <w:szCs w:val="18"/>
              </w:rPr>
              <w:t>Cinco HistGradientBoosting binarios que estiman P(y &gt; k), con la misma configuración</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37" w14:textId="77777777" w:rsidR="003C53B1" w:rsidRPr="004D4A21" w:rsidRDefault="00000000">
            <w:pPr>
              <w:pStyle w:val="Predeterminado"/>
              <w:keepNext/>
              <w:spacing w:before="40" w:after="40" w:line="240" w:lineRule="auto"/>
            </w:pPr>
            <w:r w:rsidRPr="004D4A21">
              <w:rPr>
                <w:sz w:val="18"/>
                <w:szCs w:val="18"/>
              </w:rPr>
              <w:t>Clasificación ordinal</w:t>
            </w:r>
          </w:p>
        </w:tc>
      </w:tr>
    </w:tbl>
    <w:p w14:paraId="7BBDF339" w14:textId="77777777" w:rsidR="003C53B1" w:rsidRPr="004D4A21" w:rsidRDefault="00000000">
      <w:pPr>
        <w:pStyle w:val="Cuerpo"/>
        <w:jc w:val="left"/>
        <w:rPr>
          <w:lang w:val="es-EC"/>
          <w:rPrChange w:id="1194" w:author="(Estudiante) Andres Marcelo Olmedo Coronel" w:date="2026-10-26T20:49:00Z" w16du:dateUtc="2026-10-27T01:49:00Z">
            <w:rPr/>
          </w:rPrChange>
        </w:rPr>
      </w:pPr>
      <w:r w:rsidRPr="004D4A21">
        <w:rPr>
          <w:i/>
          <w:iCs/>
          <w:lang w:val="es-EC"/>
          <w:rPrChange w:id="1195" w:author="(Estudiante) Andres Marcelo Olmedo Coronel" w:date="2026-10-26T20:49:00Z" w16du:dateUtc="2026-10-27T01:49:00Z">
            <w:rPr>
              <w:i/>
              <w:iCs/>
            </w:rPr>
          </w:rPrChange>
        </w:rPr>
        <w:t xml:space="preserve">Nota. </w:t>
      </w:r>
      <w:r w:rsidRPr="004D4A21">
        <w:rPr>
          <w:lang w:val="es-EC"/>
          <w:rPrChange w:id="1196" w:author="(Estudiante) Andres Marcelo Olmedo Coronel" w:date="2026-10-26T20:49:00Z" w16du:dateUtc="2026-10-27T01:49:00Z">
            <w:rPr/>
          </w:rPrChange>
        </w:rPr>
        <w:t>Elaboración propia.</w:t>
      </w:r>
    </w:p>
    <w:p w14:paraId="7BBDF33A" w14:textId="77777777" w:rsidR="003C53B1" w:rsidRPr="004D4A21" w:rsidRDefault="00000000">
      <w:pPr>
        <w:pStyle w:val="Cuerpo"/>
        <w:keepNext/>
        <w:jc w:val="left"/>
        <w:rPr>
          <w:lang w:val="es-EC"/>
          <w:rPrChange w:id="1197" w:author="(Estudiante) Andres Marcelo Olmedo Coronel" w:date="2026-10-26T20:49:00Z" w16du:dateUtc="2026-10-27T01:49:00Z">
            <w:rPr/>
          </w:rPrChange>
        </w:rPr>
      </w:pPr>
      <w:r w:rsidRPr="004D4A21">
        <w:rPr>
          <w:b/>
          <w:bCs/>
          <w:lang w:val="es-EC"/>
          <w:rPrChange w:id="1198" w:author="(Estudiante) Andres Marcelo Olmedo Coronel" w:date="2026-10-26T20:49:00Z" w16du:dateUtc="2026-10-27T01:49:00Z">
            <w:rPr>
              <w:b/>
              <w:bCs/>
            </w:rPr>
          </w:rPrChange>
        </w:rPr>
        <w:t>Justificación de la alternativa seleccionada</w:t>
      </w:r>
    </w:p>
    <w:p w14:paraId="7BBDF33B" w14:textId="77777777" w:rsidR="003C53B1" w:rsidRPr="004D4A21" w:rsidRDefault="00000000">
      <w:pPr>
        <w:pStyle w:val="Cuerpo"/>
        <w:rPr>
          <w:lang w:val="es-EC"/>
          <w:rPrChange w:id="1199" w:author="(Estudiante) Andres Marcelo Olmedo Coronel" w:date="2026-10-26T20:49:00Z" w16du:dateUtc="2026-10-27T01:49:00Z">
            <w:rPr/>
          </w:rPrChange>
        </w:rPr>
      </w:pPr>
      <w:r w:rsidRPr="004D4A21">
        <w:rPr>
          <w:lang w:val="es-EC"/>
          <w:rPrChange w:id="1200" w:author="(Estudiante) Andres Marcelo Olmedo Coronel" w:date="2026-10-26T20:49:00Z" w16du:dateUtc="2026-10-27T01:49:00Z">
            <w:rPr/>
          </w:rPrChange>
        </w:rPr>
        <w:t>El HistGradientBoosting ordinal fue seleccionado porque obtuvo el mayor F1 macro medio en la validación temporal, con un intervalo de confianza que no se solapa con el de la regla institucional, y porque es el único que respeta el orden de las categorías, lo que hace coherente la implementación con la Alternativa 2 seleccionada en la sección 2.1. Además, comparte las ventajas de ingeniería de HistGradientBoosting: entrenamiento eficiente, regularización, manejo nativo de faltantes y explicaciones SHAP exactas mediante TreeExplainer.</w:t>
      </w:r>
    </w:p>
    <w:p w14:paraId="7BBDF33C" w14:textId="77777777" w:rsidR="003C53B1" w:rsidRPr="004D4A21" w:rsidRDefault="00000000">
      <w:pPr>
        <w:pStyle w:val="Cuerpo"/>
        <w:keepNext/>
        <w:spacing w:after="120"/>
        <w:jc w:val="left"/>
        <w:rPr>
          <w:lang w:val="es-EC"/>
          <w:rPrChange w:id="1201" w:author="(Estudiante) Andres Marcelo Olmedo Coronel" w:date="2026-10-26T20:49:00Z" w16du:dateUtc="2026-10-27T01:49:00Z">
            <w:rPr/>
          </w:rPrChange>
        </w:rPr>
      </w:pPr>
      <w:r w:rsidRPr="004D4A21">
        <w:rPr>
          <w:b/>
          <w:bCs/>
          <w:lang w:val="es-EC"/>
          <w:rPrChange w:id="1202" w:author="(Estudiante) Andres Marcelo Olmedo Coronel" w:date="2026-10-26T20:49:00Z" w16du:dateUtc="2026-10-27T01:49:00Z">
            <w:rPr>
              <w:b/>
              <w:bCs/>
            </w:rPr>
          </w:rPrChange>
        </w:rPr>
        <w:t>Recalibración e incertidumbre</w:t>
      </w:r>
    </w:p>
    <w:p w14:paraId="7BBDF33D" w14:textId="77777777" w:rsidR="003C53B1" w:rsidRPr="004D4A21" w:rsidRDefault="00000000">
      <w:pPr>
        <w:pStyle w:val="Cuerpo"/>
        <w:rPr>
          <w:lang w:val="es-EC"/>
          <w:rPrChange w:id="1203" w:author="(Estudiante) Andres Marcelo Olmedo Coronel" w:date="2026-10-26T20:49:00Z" w16du:dateUtc="2026-10-27T01:49:00Z">
            <w:rPr/>
          </w:rPrChange>
        </w:rPr>
      </w:pPr>
      <w:r w:rsidRPr="004D4A21">
        <w:rPr>
          <w:lang w:val="es-EC"/>
          <w:rPrChange w:id="1204" w:author="(Estudiante) Andres Marcelo Olmedo Coronel" w:date="2026-10-26T20:49:00Z" w16du:dateUtc="2026-10-27T01:49:00Z">
            <w:rPr/>
          </w:rPrChange>
        </w:rPr>
        <w:t xml:space="preserve">Como los pesos de observación alteran las probabilidades, se ajustó una recalibración isotónica por categoría (Niculescu-Mizil &amp; Caruana, 2005) con los cortes de calibración, y se construyeron conjuntos predictivos conformes </w:t>
      </w:r>
      <w:r w:rsidRPr="004D4A21">
        <w:rPr>
          <w:lang w:val="es-EC"/>
          <w:rPrChange w:id="1205" w:author="(Estudiante) Andres Marcelo Olmedo Coronel" w:date="2026-10-26T20:49:00Z" w16du:dateUtc="2026-10-27T01:49:00Z">
            <w:rPr/>
          </w:rPrChange>
        </w:rPr>
        <w:lastRenderedPageBreak/>
        <w:t>adaptativos (APS; Romano et al., 2020) con cobertura nominal del 90 %, calibrados en el mismo periodo (Angelopoulos &amp; Bates, 2023). La clasificación final se mantiene sobre las probabilidades originales, que maximizan el F1 macro, mientras que las probabilidades recalibradas se usan para la priorización y los conjuntos de incertidumbre.</w:t>
      </w:r>
    </w:p>
    <w:p w14:paraId="7BBDF33E" w14:textId="77777777" w:rsidR="003C53B1" w:rsidRPr="004D4A21" w:rsidRDefault="00000000">
      <w:pPr>
        <w:pStyle w:val="Cuerpo"/>
        <w:keepNext/>
        <w:spacing w:after="120"/>
        <w:jc w:val="left"/>
        <w:rPr>
          <w:lang w:val="es-EC"/>
          <w:rPrChange w:id="1206" w:author="(Estudiante) Andres Marcelo Olmedo Coronel" w:date="2026-10-26T20:49:00Z" w16du:dateUtc="2026-10-27T01:49:00Z">
            <w:rPr/>
          </w:rPrChange>
        </w:rPr>
      </w:pPr>
      <w:r w:rsidRPr="004D4A21">
        <w:rPr>
          <w:b/>
          <w:bCs/>
          <w:lang w:val="es-EC"/>
          <w:rPrChange w:id="1207" w:author="(Estudiante) Andres Marcelo Olmedo Coronel" w:date="2026-10-26T20:49:00Z" w16du:dateUtc="2026-10-27T01:49:00Z">
            <w:rPr>
              <w:b/>
              <w:bCs/>
            </w:rPr>
          </w:rPrChange>
        </w:rPr>
        <w:t>Controles de calidad y reproducibilidad</w:t>
      </w:r>
    </w:p>
    <w:p w14:paraId="7BBDF33F" w14:textId="77777777" w:rsidR="003C53B1" w:rsidRPr="004D4A21" w:rsidRDefault="00000000">
      <w:pPr>
        <w:pStyle w:val="Cuerpo"/>
        <w:rPr>
          <w:lang w:val="es-EC"/>
          <w:rPrChange w:id="1208" w:author="(Estudiante) Andres Marcelo Olmedo Coronel" w:date="2026-10-26T20:49:00Z" w16du:dateUtc="2026-10-27T01:49:00Z">
            <w:rPr/>
          </w:rPrChange>
        </w:rPr>
      </w:pPr>
      <w:r w:rsidRPr="004D4A21">
        <w:rPr>
          <w:lang w:val="es-EC"/>
          <w:rPrChange w:id="1209" w:author="(Estudiante) Andres Marcelo Olmedo Coronel" w:date="2026-10-26T20:49:00Z" w16du:dateUtc="2026-10-27T01:49:00Z">
            <w:rPr/>
          </w:rPrChange>
        </w:rPr>
        <w:t>Todos los resultados se obtienen ejecutando cuatro scripts en un orden fijo, con semillas constantes, preprocesamiento dentro de cada ventana, verificación del orden cronológico y exportación de métricas, predicciones y figuras. El repositorio incluye un archivo README, los requisitos con versiones exactas y la ficha del modelo (Anexos C y D). El tiempo total de ejecución es de 15 a 20 minutos en una CPU de cuatro núcleos.</w:t>
      </w:r>
    </w:p>
    <w:p w14:paraId="7BBDF340" w14:textId="77777777" w:rsidR="003C53B1" w:rsidRPr="004D4A21" w:rsidRDefault="00000000">
      <w:pPr>
        <w:pStyle w:val="Cuerpo"/>
        <w:keepNext/>
        <w:spacing w:after="120"/>
        <w:jc w:val="left"/>
        <w:rPr>
          <w:lang w:val="es-EC"/>
          <w:rPrChange w:id="1210" w:author="(Estudiante) Andres Marcelo Olmedo Coronel" w:date="2026-10-26T20:49:00Z" w16du:dateUtc="2026-10-27T01:49:00Z">
            <w:rPr/>
          </w:rPrChange>
        </w:rPr>
      </w:pPr>
      <w:r w:rsidRPr="004D4A21">
        <w:rPr>
          <w:b/>
          <w:bCs/>
          <w:lang w:val="es-EC"/>
          <w:rPrChange w:id="1211" w:author="(Estudiante) Andres Marcelo Olmedo Coronel" w:date="2026-10-26T20:49:00Z" w16du:dateUtc="2026-10-27T01:49:00Z">
            <w:rPr>
              <w:b/>
              <w:bCs/>
            </w:rPr>
          </w:rPrChange>
        </w:rPr>
        <w:t>Uso de herramientas low-code / no-code</w:t>
      </w:r>
    </w:p>
    <w:p w14:paraId="7BBDF341" w14:textId="77777777" w:rsidR="003C53B1" w:rsidRPr="004D4A21" w:rsidRDefault="00000000">
      <w:pPr>
        <w:pStyle w:val="Cuerpo"/>
        <w:rPr>
          <w:lang w:val="es-EC"/>
          <w:rPrChange w:id="1212" w:author="(Estudiante) Andres Marcelo Olmedo Coronel" w:date="2026-10-26T20:49:00Z" w16du:dateUtc="2026-10-27T01:49:00Z">
            <w:rPr/>
          </w:rPrChange>
        </w:rPr>
      </w:pPr>
      <w:r w:rsidRPr="004D4A21">
        <w:rPr>
          <w:lang w:val="es-EC"/>
          <w:rPrChange w:id="1213" w:author="(Estudiante) Andres Marcelo Olmedo Coronel" w:date="2026-10-26T20:49:00Z" w16du:dateUtc="2026-10-27T01:49:00Z">
            <w:rPr/>
          </w:rPrChange>
        </w:rPr>
        <w:t>El flujo de modelado puede ejecutarse en Google Colab sin configurar servidores. En la aplicación web se aprovecharon componentes visuales de DevExpress</w:t>
      </w:r>
      <w:del w:id="1214" w:author="(Estudiante) Andres Marcelo Olmedo Coronel" w:date="2026-10-27T02:10:00Z" w16du:dateUtc="2026-10-27T07:10:00Z">
        <w:r w:rsidRPr="004D4A21" w:rsidDel="00183C21">
          <w:rPr>
            <w:lang w:val="es-EC"/>
            <w:rPrChange w:id="1215" w:author="(Estudiante) Andres Marcelo Olmedo Coronel" w:date="2026-10-26T20:49:00Z" w16du:dateUtc="2026-10-27T01:49:00Z">
              <w:rPr/>
            </w:rPrChange>
          </w:rPr>
          <w:delText xml:space="preserve"> y DevExtreme</w:delText>
        </w:r>
      </w:del>
      <w:r w:rsidRPr="004D4A21">
        <w:rPr>
          <w:lang w:val="es-EC"/>
          <w:rPrChange w:id="1216" w:author="(Estudiante) Andres Marcelo Olmedo Coronel" w:date="2026-10-26T20:49:00Z" w16du:dateUtc="2026-10-27T01:49:00Z">
            <w:rPr/>
          </w:rPrChange>
        </w:rPr>
        <w:t xml:space="preserve"> </w:t>
      </w:r>
      <w:del w:id="1217" w:author="(Estudiante) Andres Marcelo Olmedo Coronel" w:date="2026-10-27T02:10:00Z" w16du:dateUtc="2026-10-27T07:10:00Z">
        <w:r w:rsidRPr="004D4A21" w:rsidDel="00183C21">
          <w:rPr>
            <w:lang w:val="es-EC"/>
            <w:rPrChange w:id="1218" w:author="(Estudiante) Andres Marcelo Olmedo Coronel" w:date="2026-10-26T20:49:00Z" w16du:dateUtc="2026-10-27T01:49:00Z">
              <w:rPr/>
            </w:rPrChange>
          </w:rPr>
          <w:delText>—</w:delText>
        </w:r>
      </w:del>
      <w:r w:rsidRPr="004D4A21">
        <w:rPr>
          <w:lang w:val="es-EC"/>
          <w:rPrChange w:id="1219" w:author="(Estudiante) Andres Marcelo Olmedo Coronel" w:date="2026-10-26T20:49:00Z" w16du:dateUtc="2026-10-27T01:49:00Z">
            <w:rPr/>
          </w:rPrChange>
        </w:rPr>
        <w:t>tablas con agrupación y filtros, gráficos y reportes en PDF</w:t>
      </w:r>
      <w:del w:id="1220" w:author="(Estudiante) Andres Marcelo Olmedo Coronel" w:date="2026-10-27T02:10:00Z" w16du:dateUtc="2026-10-27T07:10:00Z">
        <w:r w:rsidRPr="004D4A21" w:rsidDel="00E26803">
          <w:rPr>
            <w:lang w:val="es-EC"/>
            <w:rPrChange w:id="1221" w:author="(Estudiante) Andres Marcelo Olmedo Coronel" w:date="2026-10-26T20:49:00Z" w16du:dateUtc="2026-10-27T01:49:00Z">
              <w:rPr/>
            </w:rPrChange>
          </w:rPr>
          <w:delText>—</w:delText>
        </w:r>
      </w:del>
      <w:r w:rsidRPr="004D4A21">
        <w:rPr>
          <w:lang w:val="es-EC"/>
          <w:rPrChange w:id="1222" w:author="(Estudiante) Andres Marcelo Olmedo Coronel" w:date="2026-10-26T20:49:00Z" w16du:dateUtc="2026-10-27T01:49:00Z">
            <w:rPr/>
          </w:rPrChange>
        </w:rPr>
        <w:t>, que reducen el desarrollo de la interfaz, y la inferencia se delegó a Azure Machine Learning como servicio administrado, sin gestionar servidores de cómputo.</w:t>
      </w:r>
    </w:p>
    <w:p w14:paraId="7BBDF342" w14:textId="77777777" w:rsidR="003C53B1" w:rsidRPr="004D4A21" w:rsidRDefault="00000000">
      <w:pPr>
        <w:pStyle w:val="Cuerpo"/>
        <w:keepNext/>
        <w:spacing w:after="120"/>
        <w:jc w:val="left"/>
        <w:rPr>
          <w:lang w:val="es-EC"/>
          <w:rPrChange w:id="1223" w:author="(Estudiante) Andres Marcelo Olmedo Coronel" w:date="2026-10-26T20:49:00Z" w16du:dateUtc="2026-10-27T01:49:00Z">
            <w:rPr/>
          </w:rPrChange>
        </w:rPr>
      </w:pPr>
      <w:r w:rsidRPr="004D4A21">
        <w:rPr>
          <w:b/>
          <w:bCs/>
          <w:lang w:val="es-EC"/>
          <w:rPrChange w:id="1224" w:author="(Estudiante) Andres Marcelo Olmedo Coronel" w:date="2026-10-26T20:49:00Z" w16du:dateUtc="2026-10-27T01:49:00Z">
            <w:rPr>
              <w:b/>
              <w:bCs/>
            </w:rPr>
          </w:rPrChange>
        </w:rPr>
        <w:t>Arquitectura del prototipo</w:t>
      </w:r>
    </w:p>
    <w:p w14:paraId="7BBDF343" w14:textId="77777777" w:rsidR="003C53B1" w:rsidRPr="004D4A21" w:rsidRDefault="00000000">
      <w:pPr>
        <w:pStyle w:val="Cuerpo"/>
        <w:rPr>
          <w:lang w:val="es-EC"/>
          <w:rPrChange w:id="1225" w:author="(Estudiante) Andres Marcelo Olmedo Coronel" w:date="2026-10-26T20:49:00Z" w16du:dateUtc="2026-10-27T01:49:00Z">
            <w:rPr/>
          </w:rPrChange>
        </w:rPr>
      </w:pPr>
      <w:r w:rsidRPr="004D4A21">
        <w:rPr>
          <w:lang w:val="es-EC"/>
          <w:rPrChange w:id="1226" w:author="(Estudiante) Andres Marcelo Olmedo Coronel" w:date="2026-10-26T20:49:00Z" w16du:dateUtc="2026-10-27T01:49:00Z">
            <w:rPr/>
          </w:rPrChange>
        </w:rPr>
        <w:t>La Figura 5 presenta la arquitectura. El pipeline final se serializó en un único artefacto que contiene el preprocesamiento, los cinco clasificadores binarios, los recalibradores isotónicos, el umbral conformal, la lista de variables y las clases. En el Sprint 4, el modelado se integró con la aplicación web Gestión de Riesgos: cada carga mensual se procesa por lotes en Azure Machine Learning y los resultados se muestran en la aplicación, que además compara las predicciones con el comportamiento real y construye la base de reentrenamiento, como se describe a continuación.</w:t>
      </w:r>
    </w:p>
    <w:p w14:paraId="7BBDF344" w14:textId="77777777" w:rsidR="003C53B1" w:rsidRPr="004D4A21" w:rsidRDefault="00000000">
      <w:pPr>
        <w:pStyle w:val="Cuerpo"/>
        <w:keepNext/>
        <w:spacing w:after="0"/>
        <w:jc w:val="left"/>
        <w:rPr>
          <w:lang w:val="es-EC"/>
          <w:rPrChange w:id="1227" w:author="(Estudiante) Andres Marcelo Olmedo Coronel" w:date="2026-10-26T20:49:00Z" w16du:dateUtc="2026-10-27T01:49:00Z">
            <w:rPr/>
          </w:rPrChange>
        </w:rPr>
      </w:pPr>
      <w:r w:rsidRPr="004D4A21">
        <w:rPr>
          <w:b/>
          <w:bCs/>
          <w:lang w:val="es-EC"/>
          <w:rPrChange w:id="1228" w:author="(Estudiante) Andres Marcelo Olmedo Coronel" w:date="2026-10-26T20:49:00Z" w16du:dateUtc="2026-10-27T01:49:00Z">
            <w:rPr>
              <w:b/>
              <w:bCs/>
            </w:rPr>
          </w:rPrChange>
        </w:rPr>
        <w:lastRenderedPageBreak/>
        <w:t>Figura 5</w:t>
      </w:r>
    </w:p>
    <w:p w14:paraId="7BBDF345" w14:textId="77777777" w:rsidR="003C53B1" w:rsidRPr="004D4A21" w:rsidRDefault="00000000">
      <w:pPr>
        <w:pStyle w:val="Cuerpo"/>
        <w:keepNext/>
        <w:jc w:val="left"/>
        <w:rPr>
          <w:lang w:val="es-EC"/>
          <w:rPrChange w:id="1229" w:author="(Estudiante) Andres Marcelo Olmedo Coronel" w:date="2026-10-26T20:49:00Z" w16du:dateUtc="2026-10-27T01:49:00Z">
            <w:rPr/>
          </w:rPrChange>
        </w:rPr>
      </w:pPr>
      <w:r w:rsidRPr="004D4A21">
        <w:rPr>
          <w:i/>
          <w:iCs/>
          <w:lang w:val="es-EC"/>
          <w:rPrChange w:id="1230" w:author="(Estudiante) Andres Marcelo Olmedo Coronel" w:date="2026-10-26T20:49:00Z" w16du:dateUtc="2026-10-27T01:49:00Z">
            <w:rPr>
              <w:i/>
              <w:iCs/>
            </w:rPr>
          </w:rPrChange>
        </w:rPr>
        <w:t>Arquitectura del prototipo del sistema de predicción de mora futura</w:t>
      </w:r>
    </w:p>
    <w:p w14:paraId="7BBDF346" w14:textId="77777777" w:rsidR="003C53B1" w:rsidRPr="004D4A21" w:rsidRDefault="00000000">
      <w:pPr>
        <w:pStyle w:val="Cuerpo"/>
        <w:keepNext/>
        <w:spacing w:before="120" w:after="60"/>
        <w:jc w:val="center"/>
        <w:rPr>
          <w:lang w:val="es-EC"/>
          <w:rPrChange w:id="1231" w:author="(Estudiante) Andres Marcelo Olmedo Coronel" w:date="2026-10-26T20:49:00Z" w16du:dateUtc="2026-10-27T01:49:00Z">
            <w:rPr/>
          </w:rPrChange>
        </w:rPr>
      </w:pPr>
      <w:r w:rsidRPr="004D4A21">
        <w:rPr>
          <w:lang w:val="es-EC"/>
          <w:rPrChange w:id="1232" w:author="(Estudiante) Andres Marcelo Olmedo Coronel" w:date="2026-10-26T20:49:00Z" w16du:dateUtc="2026-10-27T01:49:00Z">
            <w:rPr>
              <w:noProof/>
            </w:rPr>
          </w:rPrChange>
        </w:rPr>
        <w:drawing>
          <wp:inline distT="0" distB="0" distL="0" distR="0" wp14:anchorId="7BBDF6AD" wp14:editId="7BBDF6AE">
            <wp:extent cx="5396230" cy="2345366"/>
            <wp:effectExtent l="0" t="0" r="0" b="0"/>
            <wp:docPr id="702" name="fig_arquitectura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fig_arquitectura_panel.png"/>
                    <pic:cNvPicPr/>
                  </pic:nvPicPr>
                  <pic:blipFill>
                    <a:blip r:embed="rId24"/>
                    <a:stretch>
                      <a:fillRect/>
                    </a:stretch>
                  </pic:blipFill>
                  <pic:spPr>
                    <a:xfrm>
                      <a:off x="0" y="0"/>
                      <a:ext cx="5396230" cy="2345366"/>
                    </a:xfrm>
                    <a:prstGeom prst="rect">
                      <a:avLst/>
                    </a:prstGeom>
                  </pic:spPr>
                </pic:pic>
              </a:graphicData>
            </a:graphic>
          </wp:inline>
        </w:drawing>
      </w:r>
    </w:p>
    <w:p w14:paraId="7BBDF347" w14:textId="77777777" w:rsidR="003C53B1" w:rsidRPr="004D4A21" w:rsidRDefault="00000000">
      <w:pPr>
        <w:pStyle w:val="Cuerpo"/>
        <w:jc w:val="left"/>
        <w:rPr>
          <w:lang w:val="es-EC"/>
          <w:rPrChange w:id="1233" w:author="(Estudiante) Andres Marcelo Olmedo Coronel" w:date="2026-10-26T20:49:00Z" w16du:dateUtc="2026-10-27T01:49:00Z">
            <w:rPr/>
          </w:rPrChange>
        </w:rPr>
      </w:pPr>
      <w:r w:rsidRPr="004D4A21">
        <w:rPr>
          <w:i/>
          <w:iCs/>
          <w:lang w:val="es-EC"/>
          <w:rPrChange w:id="1234" w:author="(Estudiante) Andres Marcelo Olmedo Coronel" w:date="2026-10-26T20:49:00Z" w16du:dateUtc="2026-10-27T01:49:00Z">
            <w:rPr>
              <w:i/>
              <w:iCs/>
            </w:rPr>
          </w:rPrChange>
        </w:rPr>
        <w:t xml:space="preserve">Nota. </w:t>
      </w:r>
      <w:r w:rsidRPr="004D4A21">
        <w:rPr>
          <w:lang w:val="es-EC"/>
          <w:rPrChange w:id="1235" w:author="(Estudiante) Andres Marcelo Olmedo Coronel" w:date="2026-10-26T20:49:00Z" w16du:dateUtc="2026-10-27T01:49:00Z">
            <w:rPr/>
          </w:rPrChange>
        </w:rPr>
        <w:t>Elaboración propia.</w:t>
      </w:r>
    </w:p>
    <w:p w14:paraId="7BBDF348" w14:textId="77777777" w:rsidR="003C53B1" w:rsidRPr="004D4A21" w:rsidRDefault="00000000">
      <w:pPr>
        <w:pStyle w:val="Cuerpo"/>
        <w:keepNext/>
        <w:jc w:val="left"/>
        <w:rPr>
          <w:lang w:val="es-EC"/>
          <w:rPrChange w:id="1236" w:author="(Estudiante) Andres Marcelo Olmedo Coronel" w:date="2026-10-26T20:49:00Z" w16du:dateUtc="2026-10-27T01:49:00Z">
            <w:rPr/>
          </w:rPrChange>
        </w:rPr>
      </w:pPr>
      <w:r w:rsidRPr="004D4A21">
        <w:rPr>
          <w:b/>
          <w:bCs/>
          <w:lang w:val="es-EC"/>
          <w:rPrChange w:id="1237" w:author="(Estudiante) Andres Marcelo Olmedo Coronel" w:date="2026-10-26T20:49:00Z" w16du:dateUtc="2026-10-27T01:49:00Z">
            <w:rPr>
              <w:b/>
              <w:bCs/>
            </w:rPr>
          </w:rPrChange>
        </w:rPr>
        <w:t>Implementación de la aplicación web Gestión de Riesgos</w:t>
      </w:r>
    </w:p>
    <w:p w14:paraId="7BBDF349" w14:textId="1B36F559" w:rsidR="003C53B1" w:rsidRPr="004D4A21" w:rsidRDefault="00000000">
      <w:pPr>
        <w:pStyle w:val="Cuerpo"/>
        <w:rPr>
          <w:lang w:val="es-EC"/>
          <w:rPrChange w:id="1238" w:author="(Estudiante) Andres Marcelo Olmedo Coronel" w:date="2026-10-26T20:49:00Z" w16du:dateUtc="2026-10-27T01:49:00Z">
            <w:rPr/>
          </w:rPrChange>
        </w:rPr>
      </w:pPr>
      <w:r w:rsidRPr="004D4A21">
        <w:rPr>
          <w:lang w:val="es-EC"/>
          <w:rPrChange w:id="1239" w:author="(Estudiante) Andres Marcelo Olmedo Coronel" w:date="2026-10-26T20:49:00Z" w16du:dateUtc="2026-10-27T01:49:00Z">
            <w:rPr/>
          </w:rPrChange>
        </w:rPr>
        <w:t>Durante el Sprint 4, el equipo desplegó la aplicación web Gestión de Riesgos en un ambiente de desarrollo de Microsoft Azure (https://app-riskmng-dev-web.azurewebsites.net), con acceso mediante usuario y contraseña. La aplicación traslada la predicción a la operación diaria del Área de Recuperación e incorpora los requerimientos levantados en la entrevista: predicción temprana, priorización, seguimientos, compromisos de pago, comité de mora y trazabilidad de la gestión. La Tabla 9 resume sus módulos.</w:t>
      </w:r>
    </w:p>
    <w:p w14:paraId="7BBDF34A" w14:textId="77777777" w:rsidR="003C53B1" w:rsidRPr="004D4A21" w:rsidRDefault="00000000">
      <w:pPr>
        <w:pStyle w:val="Cuerpo"/>
        <w:keepNext/>
        <w:spacing w:after="0"/>
        <w:jc w:val="left"/>
        <w:rPr>
          <w:lang w:val="es-EC"/>
          <w:rPrChange w:id="1240" w:author="(Estudiante) Andres Marcelo Olmedo Coronel" w:date="2026-10-26T20:49:00Z" w16du:dateUtc="2026-10-27T01:49:00Z">
            <w:rPr/>
          </w:rPrChange>
        </w:rPr>
      </w:pPr>
      <w:r w:rsidRPr="004D4A21">
        <w:rPr>
          <w:b/>
          <w:bCs/>
          <w:lang w:val="es-EC"/>
          <w:rPrChange w:id="1241" w:author="(Estudiante) Andres Marcelo Olmedo Coronel" w:date="2026-10-26T20:49:00Z" w16du:dateUtc="2026-10-27T01:49:00Z">
            <w:rPr>
              <w:b/>
              <w:bCs/>
            </w:rPr>
          </w:rPrChange>
        </w:rPr>
        <w:t>Tabla 9</w:t>
      </w:r>
    </w:p>
    <w:p w14:paraId="7BBDF34B" w14:textId="77777777" w:rsidR="003C53B1" w:rsidRPr="004D4A21" w:rsidRDefault="00000000">
      <w:pPr>
        <w:pStyle w:val="Cuerpo"/>
        <w:keepNext/>
        <w:jc w:val="left"/>
        <w:rPr>
          <w:lang w:val="es-EC"/>
          <w:rPrChange w:id="1242" w:author="(Estudiante) Andres Marcelo Olmedo Coronel" w:date="2026-10-26T20:49:00Z" w16du:dateUtc="2026-10-27T01:49:00Z">
            <w:rPr/>
          </w:rPrChange>
        </w:rPr>
      </w:pPr>
      <w:r w:rsidRPr="004D4A21">
        <w:rPr>
          <w:i/>
          <w:iCs/>
          <w:lang w:val="es-EC"/>
          <w:rPrChange w:id="1243" w:author="(Estudiante) Andres Marcelo Olmedo Coronel" w:date="2026-10-26T20:49:00Z" w16du:dateUtc="2026-10-27T01:49:00Z">
            <w:rPr>
              <w:i/>
              <w:iCs/>
            </w:rPr>
          </w:rPrChange>
        </w:rPr>
        <w:t>Módulos de la aplicación web Gestión de Riesgos</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300"/>
        <w:gridCol w:w="5050"/>
        <w:gridCol w:w="2000"/>
      </w:tblGrid>
      <w:tr w:rsidR="003C53B1" w:rsidRPr="004D4A21" w14:paraId="7BBDF34F"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4C" w14:textId="77777777" w:rsidR="003C53B1" w:rsidRPr="004D4A21" w:rsidRDefault="00000000">
            <w:pPr>
              <w:pStyle w:val="Predeterminado"/>
              <w:keepNext/>
              <w:spacing w:before="40" w:after="40" w:line="240" w:lineRule="auto"/>
              <w:jc w:val="center"/>
            </w:pPr>
            <w:r w:rsidRPr="004D4A21">
              <w:rPr>
                <w:b/>
                <w:bCs/>
                <w:sz w:val="18"/>
                <w:szCs w:val="18"/>
              </w:rPr>
              <w:t>Módulo</w:t>
            </w:r>
          </w:p>
        </w:tc>
        <w:tc>
          <w:tcPr>
            <w:tcW w:w="5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4D" w14:textId="77777777" w:rsidR="003C53B1" w:rsidRPr="004D4A21" w:rsidRDefault="00000000">
            <w:pPr>
              <w:pStyle w:val="Predeterminado"/>
              <w:keepNext/>
              <w:spacing w:before="40" w:after="40" w:line="240" w:lineRule="auto"/>
              <w:jc w:val="center"/>
            </w:pPr>
            <w:r w:rsidRPr="004D4A21">
              <w:rPr>
                <w:b/>
                <w:bCs/>
                <w:sz w:val="18"/>
                <w:szCs w:val="18"/>
              </w:rPr>
              <w:t>Función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4E" w14:textId="77777777" w:rsidR="003C53B1" w:rsidRPr="004D4A21" w:rsidRDefault="00000000">
            <w:pPr>
              <w:pStyle w:val="Predeterminado"/>
              <w:keepNext/>
              <w:spacing w:before="40" w:after="40" w:line="240" w:lineRule="auto"/>
              <w:jc w:val="center"/>
            </w:pPr>
            <w:r w:rsidRPr="004D4A21">
              <w:rPr>
                <w:b/>
                <w:bCs/>
                <w:sz w:val="18"/>
                <w:szCs w:val="18"/>
              </w:rPr>
              <w:t>Usuarios</w:t>
            </w:r>
          </w:p>
        </w:tc>
      </w:tr>
      <w:tr w:rsidR="003C53B1" w:rsidRPr="004D4A21" w14:paraId="7BBDF35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50" w14:textId="77777777" w:rsidR="003C53B1" w:rsidRPr="004D4A21" w:rsidRDefault="00000000">
            <w:pPr>
              <w:pStyle w:val="Predeterminado"/>
              <w:spacing w:before="40" w:after="40" w:line="240" w:lineRule="auto"/>
            </w:pPr>
            <w:r w:rsidRPr="004D4A21">
              <w:rPr>
                <w:sz w:val="18"/>
                <w:szCs w:val="18"/>
              </w:rPr>
              <w:t>Inicio</w:t>
            </w:r>
          </w:p>
        </w:tc>
        <w:tc>
          <w:tcPr>
            <w:tcW w:w="5050" w:type="dxa"/>
            <w:tcBorders>
              <w:top w:val="single" w:sz="4" w:space="0" w:color="000000"/>
              <w:left w:val="single" w:sz="4" w:space="0" w:color="000000"/>
              <w:bottom w:val="single" w:sz="4" w:space="0" w:color="000000"/>
              <w:right w:val="single" w:sz="4" w:space="0" w:color="000000"/>
            </w:tcBorders>
            <w:vAlign w:val="center"/>
          </w:tcPr>
          <w:p w14:paraId="7BBDF351" w14:textId="77777777" w:rsidR="003C53B1" w:rsidRPr="004D4A21" w:rsidRDefault="00000000">
            <w:pPr>
              <w:pStyle w:val="Predeterminado"/>
              <w:spacing w:before="40" w:after="40" w:line="240" w:lineRule="auto"/>
            </w:pPr>
            <w:r w:rsidRPr="004D4A21">
              <w:rPr>
                <w:sz w:val="18"/>
                <w:szCs w:val="18"/>
              </w:rPr>
              <w:t>Pendientes del día (seguimientos, compromisos, sesiones de comité y reasignaciones por aprobar) y distribución de la cartera por banda de riesgo</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52" w14:textId="77777777" w:rsidR="003C53B1" w:rsidRPr="004D4A21" w:rsidRDefault="00000000">
            <w:pPr>
              <w:pStyle w:val="Predeterminado"/>
              <w:spacing w:before="40" w:after="40" w:line="240" w:lineRule="auto"/>
            </w:pPr>
            <w:r w:rsidRPr="004D4A21">
              <w:rPr>
                <w:sz w:val="18"/>
                <w:szCs w:val="18"/>
              </w:rPr>
              <w:t>Todos los roles</w:t>
            </w:r>
          </w:p>
        </w:tc>
      </w:tr>
      <w:tr w:rsidR="003C53B1" w:rsidRPr="004D4A21" w14:paraId="7BBDF35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54" w14:textId="77777777" w:rsidR="003C53B1" w:rsidRPr="004D4A21" w:rsidRDefault="00000000">
            <w:pPr>
              <w:pStyle w:val="Predeterminado"/>
              <w:spacing w:before="40" w:after="40" w:line="240" w:lineRule="auto"/>
            </w:pPr>
            <w:r w:rsidRPr="004D4A21">
              <w:rPr>
                <w:sz w:val="18"/>
                <w:szCs w:val="18"/>
              </w:rPr>
              <w:t>Tablero de cartera</w:t>
            </w:r>
          </w:p>
        </w:tc>
        <w:tc>
          <w:tcPr>
            <w:tcW w:w="5050" w:type="dxa"/>
            <w:tcBorders>
              <w:top w:val="single" w:sz="4" w:space="0" w:color="000000"/>
              <w:left w:val="single" w:sz="4" w:space="0" w:color="000000"/>
              <w:bottom w:val="single" w:sz="4" w:space="0" w:color="000000"/>
              <w:right w:val="single" w:sz="4" w:space="0" w:color="000000"/>
            </w:tcBorders>
            <w:vAlign w:val="center"/>
          </w:tcPr>
          <w:p w14:paraId="7BBDF355" w14:textId="77777777" w:rsidR="003C53B1" w:rsidRPr="004D4A21" w:rsidRDefault="00000000">
            <w:pPr>
              <w:pStyle w:val="Predeterminado"/>
              <w:spacing w:before="40" w:after="40" w:line="240" w:lineRule="auto"/>
            </w:pPr>
            <w:r w:rsidRPr="004D4A21">
              <w:rPr>
                <w:sz w:val="18"/>
                <w:szCs w:val="18"/>
              </w:rPr>
              <w:t>Clientes con zona, agencia, asesor, monto, días de atraso, probabilidad estimada y acción sugerida; filtros por zona, asesor y banda, y agrupación por columnas</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56" w14:textId="77777777" w:rsidR="003C53B1" w:rsidRPr="004D4A21" w:rsidRDefault="00000000">
            <w:pPr>
              <w:pStyle w:val="Predeterminado"/>
              <w:spacing w:before="40" w:after="40" w:line="240" w:lineRule="auto"/>
            </w:pPr>
            <w:r w:rsidRPr="004D4A21">
              <w:rPr>
                <w:sz w:val="18"/>
                <w:szCs w:val="18"/>
              </w:rPr>
              <w:t>Asesores y supervisores</w:t>
            </w:r>
          </w:p>
        </w:tc>
      </w:tr>
      <w:tr w:rsidR="003C53B1" w:rsidRPr="004D4A21" w14:paraId="7BBDF35B"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58" w14:textId="77777777" w:rsidR="003C53B1" w:rsidRPr="004D4A21" w:rsidRDefault="00000000">
            <w:pPr>
              <w:pStyle w:val="Predeterminado"/>
              <w:spacing w:before="40" w:after="40" w:line="240" w:lineRule="auto"/>
            </w:pPr>
            <w:r w:rsidRPr="004D4A21">
              <w:rPr>
                <w:sz w:val="18"/>
                <w:szCs w:val="18"/>
              </w:rPr>
              <w:t>Seguimientos</w:t>
            </w:r>
          </w:p>
        </w:tc>
        <w:tc>
          <w:tcPr>
            <w:tcW w:w="5050" w:type="dxa"/>
            <w:tcBorders>
              <w:top w:val="single" w:sz="4" w:space="0" w:color="000000"/>
              <w:left w:val="single" w:sz="4" w:space="0" w:color="000000"/>
              <w:bottom w:val="single" w:sz="4" w:space="0" w:color="000000"/>
              <w:right w:val="single" w:sz="4" w:space="0" w:color="000000"/>
            </w:tcBorders>
            <w:vAlign w:val="center"/>
          </w:tcPr>
          <w:p w14:paraId="7BBDF359" w14:textId="77777777" w:rsidR="003C53B1" w:rsidRPr="004D4A21" w:rsidRDefault="00000000">
            <w:pPr>
              <w:pStyle w:val="Predeterminado"/>
              <w:spacing w:before="40" w:after="40" w:line="240" w:lineRule="auto"/>
            </w:pPr>
            <w:r w:rsidRPr="004D4A21">
              <w:rPr>
                <w:sz w:val="18"/>
                <w:szCs w:val="18"/>
              </w:rPr>
              <w:t>Resumen por asesor y agenda de seguimientos programados, vencidos y completados</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5A" w14:textId="77777777" w:rsidR="003C53B1" w:rsidRPr="004D4A21" w:rsidRDefault="00000000">
            <w:pPr>
              <w:pStyle w:val="Predeterminado"/>
              <w:spacing w:before="40" w:after="40" w:line="240" w:lineRule="auto"/>
            </w:pPr>
            <w:r w:rsidRPr="004D4A21">
              <w:rPr>
                <w:sz w:val="18"/>
                <w:szCs w:val="18"/>
              </w:rPr>
              <w:t>Asesores y supervisores</w:t>
            </w:r>
          </w:p>
        </w:tc>
      </w:tr>
      <w:tr w:rsidR="003C53B1" w:rsidRPr="004D4A21" w14:paraId="7BBDF35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5C" w14:textId="77777777" w:rsidR="003C53B1" w:rsidRPr="004D4A21" w:rsidRDefault="00000000">
            <w:pPr>
              <w:pStyle w:val="Predeterminado"/>
              <w:spacing w:before="40" w:after="40" w:line="240" w:lineRule="auto"/>
            </w:pPr>
            <w:r w:rsidRPr="004D4A21">
              <w:rPr>
                <w:sz w:val="18"/>
                <w:szCs w:val="18"/>
              </w:rPr>
              <w:t>Compromisos</w:t>
            </w:r>
          </w:p>
        </w:tc>
        <w:tc>
          <w:tcPr>
            <w:tcW w:w="5050" w:type="dxa"/>
            <w:tcBorders>
              <w:top w:val="single" w:sz="4" w:space="0" w:color="000000"/>
              <w:left w:val="single" w:sz="4" w:space="0" w:color="000000"/>
              <w:bottom w:val="single" w:sz="4" w:space="0" w:color="000000"/>
              <w:right w:val="single" w:sz="4" w:space="0" w:color="000000"/>
            </w:tcBorders>
            <w:vAlign w:val="center"/>
          </w:tcPr>
          <w:p w14:paraId="7BBDF35D" w14:textId="77777777" w:rsidR="003C53B1" w:rsidRPr="004D4A21" w:rsidRDefault="00000000">
            <w:pPr>
              <w:pStyle w:val="Predeterminado"/>
              <w:spacing w:before="40" w:after="40" w:line="240" w:lineRule="auto"/>
            </w:pPr>
            <w:r w:rsidRPr="004D4A21">
              <w:rPr>
                <w:sz w:val="18"/>
                <w:szCs w:val="18"/>
              </w:rPr>
              <w:t>Registro de compromisos de pago y de su estado: pendiente, cumplido o incumplido</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5E" w14:textId="77777777" w:rsidR="003C53B1" w:rsidRPr="004D4A21" w:rsidRDefault="00000000">
            <w:pPr>
              <w:pStyle w:val="Predeterminado"/>
              <w:spacing w:before="40" w:after="40" w:line="240" w:lineRule="auto"/>
            </w:pPr>
            <w:r w:rsidRPr="004D4A21">
              <w:rPr>
                <w:sz w:val="18"/>
                <w:szCs w:val="18"/>
              </w:rPr>
              <w:t>Asesores y supervisores</w:t>
            </w:r>
          </w:p>
        </w:tc>
      </w:tr>
      <w:tr w:rsidR="003C53B1" w:rsidRPr="004D4A21" w14:paraId="7BBDF36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60" w14:textId="77777777" w:rsidR="003C53B1" w:rsidRPr="004D4A21" w:rsidRDefault="00000000">
            <w:pPr>
              <w:pStyle w:val="Predeterminado"/>
              <w:spacing w:before="40" w:after="40" w:line="240" w:lineRule="auto"/>
            </w:pPr>
            <w:r w:rsidRPr="004D4A21">
              <w:rPr>
                <w:sz w:val="18"/>
                <w:szCs w:val="18"/>
              </w:rPr>
              <w:t>Comité de mora</w:t>
            </w:r>
          </w:p>
        </w:tc>
        <w:tc>
          <w:tcPr>
            <w:tcW w:w="5050" w:type="dxa"/>
            <w:tcBorders>
              <w:top w:val="single" w:sz="4" w:space="0" w:color="000000"/>
              <w:left w:val="single" w:sz="4" w:space="0" w:color="000000"/>
              <w:bottom w:val="single" w:sz="4" w:space="0" w:color="000000"/>
              <w:right w:val="single" w:sz="4" w:space="0" w:color="000000"/>
            </w:tcBorders>
            <w:vAlign w:val="center"/>
          </w:tcPr>
          <w:p w14:paraId="7BBDF361" w14:textId="77777777" w:rsidR="003C53B1" w:rsidRPr="004D4A21" w:rsidRDefault="00000000">
            <w:pPr>
              <w:pStyle w:val="Predeterminado"/>
              <w:spacing w:before="40" w:after="40" w:line="240" w:lineRule="auto"/>
            </w:pPr>
            <w:r w:rsidRPr="004D4A21">
              <w:rPr>
                <w:sz w:val="18"/>
                <w:szCs w:val="18"/>
              </w:rPr>
              <w:t>Sesiones de comité con los casos revisados y la decisión tomada, exportables en PDF</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62" w14:textId="77777777" w:rsidR="003C53B1" w:rsidRPr="004D4A21" w:rsidRDefault="00000000">
            <w:pPr>
              <w:pStyle w:val="Predeterminado"/>
              <w:spacing w:before="40" w:after="40" w:line="240" w:lineRule="auto"/>
            </w:pPr>
            <w:r w:rsidRPr="004D4A21">
              <w:rPr>
                <w:sz w:val="18"/>
                <w:szCs w:val="18"/>
              </w:rPr>
              <w:t>Supervisores</w:t>
            </w:r>
          </w:p>
        </w:tc>
      </w:tr>
      <w:tr w:rsidR="003C53B1" w:rsidRPr="004D4A21" w14:paraId="7BBDF36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64" w14:textId="77777777" w:rsidR="003C53B1" w:rsidRPr="004D4A21" w:rsidRDefault="00000000">
            <w:pPr>
              <w:pStyle w:val="Predeterminado"/>
              <w:spacing w:before="40" w:after="40" w:line="240" w:lineRule="auto"/>
            </w:pPr>
            <w:r w:rsidRPr="004D4A21">
              <w:rPr>
                <w:sz w:val="18"/>
                <w:szCs w:val="18"/>
              </w:rPr>
              <w:t>Reasignar cartera y Zonas de asesores</w:t>
            </w:r>
          </w:p>
        </w:tc>
        <w:tc>
          <w:tcPr>
            <w:tcW w:w="5050" w:type="dxa"/>
            <w:tcBorders>
              <w:top w:val="single" w:sz="4" w:space="0" w:color="000000"/>
              <w:left w:val="single" w:sz="4" w:space="0" w:color="000000"/>
              <w:bottom w:val="single" w:sz="4" w:space="0" w:color="000000"/>
              <w:right w:val="single" w:sz="4" w:space="0" w:color="000000"/>
            </w:tcBorders>
            <w:vAlign w:val="center"/>
          </w:tcPr>
          <w:p w14:paraId="7BBDF365" w14:textId="77777777" w:rsidR="003C53B1" w:rsidRPr="004D4A21" w:rsidRDefault="00000000">
            <w:pPr>
              <w:pStyle w:val="Predeterminado"/>
              <w:spacing w:before="40" w:after="40" w:line="240" w:lineRule="auto"/>
            </w:pPr>
            <w:r w:rsidRPr="004D4A21">
              <w:rPr>
                <w:sz w:val="18"/>
                <w:szCs w:val="18"/>
              </w:rPr>
              <w:t>Reasignación de clientes entre asesores con aprobación de un segundo supervisor; asignación de asesores a zonas y agencias con registro de quién y cuándo</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66" w14:textId="77777777" w:rsidR="003C53B1" w:rsidRPr="004D4A21" w:rsidRDefault="00000000">
            <w:pPr>
              <w:pStyle w:val="Predeterminado"/>
              <w:spacing w:before="40" w:after="40" w:line="240" w:lineRule="auto"/>
            </w:pPr>
            <w:r w:rsidRPr="004D4A21">
              <w:rPr>
                <w:sz w:val="18"/>
                <w:szCs w:val="18"/>
              </w:rPr>
              <w:t>Supervisores y administradores</w:t>
            </w:r>
          </w:p>
        </w:tc>
      </w:tr>
      <w:tr w:rsidR="003C53B1" w:rsidRPr="004D4A21" w14:paraId="7BBDF36B"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68" w14:textId="77777777" w:rsidR="003C53B1" w:rsidRPr="004D4A21" w:rsidRDefault="00000000">
            <w:pPr>
              <w:pStyle w:val="Predeterminado"/>
              <w:spacing w:before="40" w:after="40" w:line="240" w:lineRule="auto"/>
            </w:pPr>
            <w:r w:rsidRPr="004D4A21">
              <w:rPr>
                <w:sz w:val="18"/>
                <w:szCs w:val="18"/>
              </w:rPr>
              <w:lastRenderedPageBreak/>
              <w:t>Usuarios y Parámetros</w:t>
            </w:r>
          </w:p>
        </w:tc>
        <w:tc>
          <w:tcPr>
            <w:tcW w:w="5050" w:type="dxa"/>
            <w:tcBorders>
              <w:top w:val="single" w:sz="4" w:space="0" w:color="000000"/>
              <w:left w:val="single" w:sz="4" w:space="0" w:color="000000"/>
              <w:bottom w:val="single" w:sz="4" w:space="0" w:color="000000"/>
              <w:right w:val="single" w:sz="4" w:space="0" w:color="000000"/>
            </w:tcBorders>
            <w:vAlign w:val="center"/>
          </w:tcPr>
          <w:p w14:paraId="7BBDF369" w14:textId="77777777" w:rsidR="003C53B1" w:rsidRPr="004D4A21" w:rsidRDefault="00000000">
            <w:pPr>
              <w:pStyle w:val="Predeterminado"/>
              <w:spacing w:before="40" w:after="40" w:line="240" w:lineRule="auto"/>
            </w:pPr>
            <w:r w:rsidRPr="004D4A21">
              <w:rPr>
                <w:sz w:val="18"/>
                <w:szCs w:val="18"/>
              </w:rPr>
              <w:t>Gestión de usuarios y roles; acciones sugeridas por banda, límites de días de atraso, tipos de acción, agencias, zonas y colores</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6A" w14:textId="77777777" w:rsidR="003C53B1" w:rsidRPr="004D4A21" w:rsidRDefault="00000000">
            <w:pPr>
              <w:pStyle w:val="Predeterminado"/>
              <w:spacing w:before="40" w:after="40" w:line="240" w:lineRule="auto"/>
            </w:pPr>
            <w:r w:rsidRPr="004D4A21">
              <w:rPr>
                <w:sz w:val="18"/>
                <w:szCs w:val="18"/>
              </w:rPr>
              <w:t>Administración, parametrización y seguridad</w:t>
            </w:r>
          </w:p>
        </w:tc>
      </w:tr>
      <w:tr w:rsidR="003C53B1" w:rsidRPr="004D4A21" w14:paraId="7BBDF36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6C" w14:textId="77777777" w:rsidR="003C53B1" w:rsidRPr="004D4A21" w:rsidRDefault="00000000">
            <w:pPr>
              <w:pStyle w:val="Predeterminado"/>
              <w:keepNext/>
              <w:spacing w:before="40" w:after="40" w:line="240" w:lineRule="auto"/>
            </w:pPr>
            <w:r w:rsidRPr="004D4A21">
              <w:rPr>
                <w:sz w:val="18"/>
                <w:szCs w:val="18"/>
              </w:rPr>
              <w:t>Modelo de predicción</w:t>
            </w:r>
          </w:p>
        </w:tc>
        <w:tc>
          <w:tcPr>
            <w:tcW w:w="5050" w:type="dxa"/>
            <w:tcBorders>
              <w:top w:val="single" w:sz="4" w:space="0" w:color="000000"/>
              <w:left w:val="single" w:sz="4" w:space="0" w:color="000000"/>
              <w:bottom w:val="single" w:sz="4" w:space="0" w:color="000000"/>
              <w:right w:val="single" w:sz="4" w:space="0" w:color="000000"/>
            </w:tcBorders>
            <w:vAlign w:val="center"/>
          </w:tcPr>
          <w:p w14:paraId="7BBDF36D" w14:textId="77777777" w:rsidR="003C53B1" w:rsidRPr="004D4A21" w:rsidRDefault="00000000">
            <w:pPr>
              <w:pStyle w:val="Predeterminado"/>
              <w:keepNext/>
              <w:spacing w:before="40" w:after="40" w:line="240" w:lineRule="auto"/>
            </w:pPr>
            <w:r w:rsidRPr="004D4A21">
              <w:rPr>
                <w:sz w:val="18"/>
                <w:szCs w:val="18"/>
              </w:rPr>
              <w:t>Carga mensual de archivos de predicción y de comportamiento real, procesamiento en Azure Machine Learning, reporte de precisión y base de reentrenamiento</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6E" w14:textId="77777777" w:rsidR="003C53B1" w:rsidRPr="004D4A21" w:rsidRDefault="00000000">
            <w:pPr>
              <w:pStyle w:val="Predeterminado"/>
              <w:keepNext/>
              <w:spacing w:before="40" w:after="40" w:line="240" w:lineRule="auto"/>
            </w:pPr>
            <w:r w:rsidRPr="004D4A21">
              <w:rPr>
                <w:sz w:val="18"/>
                <w:szCs w:val="18"/>
              </w:rPr>
              <w:t>Administración</w:t>
            </w:r>
          </w:p>
        </w:tc>
      </w:tr>
    </w:tbl>
    <w:p w14:paraId="7BBDF370" w14:textId="77777777" w:rsidR="003C53B1" w:rsidRPr="004D4A21" w:rsidRDefault="00000000">
      <w:pPr>
        <w:pStyle w:val="Cuerpo"/>
        <w:jc w:val="left"/>
        <w:rPr>
          <w:lang w:val="es-EC"/>
          <w:rPrChange w:id="1244" w:author="(Estudiante) Andres Marcelo Olmedo Coronel" w:date="2026-10-26T20:49:00Z" w16du:dateUtc="2026-10-27T01:49:00Z">
            <w:rPr/>
          </w:rPrChange>
        </w:rPr>
      </w:pPr>
      <w:r w:rsidRPr="004D4A21">
        <w:rPr>
          <w:i/>
          <w:iCs/>
          <w:lang w:val="es-EC"/>
          <w:rPrChange w:id="1245" w:author="(Estudiante) Andres Marcelo Olmedo Coronel" w:date="2026-10-26T20:49:00Z" w16du:dateUtc="2026-10-27T01:49:00Z">
            <w:rPr>
              <w:i/>
              <w:iCs/>
            </w:rPr>
          </w:rPrChange>
        </w:rPr>
        <w:t xml:space="preserve">Nota. </w:t>
      </w:r>
      <w:r w:rsidRPr="004D4A21">
        <w:rPr>
          <w:lang w:val="es-EC"/>
          <w:rPrChange w:id="1246" w:author="(Estudiante) Andres Marcelo Olmedo Coronel" w:date="2026-10-26T20:49:00Z" w16du:dateUtc="2026-10-27T01:49:00Z">
            <w:rPr/>
          </w:rPrChange>
        </w:rPr>
        <w:t>Elaboración propia a partir de la aplicación desplegada.</w:t>
      </w:r>
    </w:p>
    <w:p w14:paraId="7BBDF371" w14:textId="77777777" w:rsidR="003C53B1" w:rsidRPr="004D4A21" w:rsidRDefault="00000000">
      <w:pPr>
        <w:pStyle w:val="Cuerpo"/>
        <w:rPr>
          <w:lang w:val="es-EC"/>
          <w:rPrChange w:id="1247" w:author="(Estudiante) Andres Marcelo Olmedo Coronel" w:date="2026-10-26T20:49:00Z" w16du:dateUtc="2026-10-27T01:49:00Z">
            <w:rPr/>
          </w:rPrChange>
        </w:rPr>
      </w:pPr>
      <w:r w:rsidRPr="004D4A21">
        <w:rPr>
          <w:lang w:val="es-EC"/>
          <w:rPrChange w:id="1248" w:author="(Estudiante) Andres Marcelo Olmedo Coronel" w:date="2026-10-26T20:49:00Z" w16du:dateUtc="2026-10-27T01:49:00Z">
            <w:rPr/>
          </w:rPrChange>
        </w:rPr>
        <w:t>El módulo Modelo de predicción materializa el ciclo de vida del modelo (Figuras 7 y 8). Cada mes se cargan dos archivos: uno de tipo Predicción, con las variables de los clientes al corte, que se procesa por lotes en Azure Machine Learning, y otro de tipo Real, con la clase de riesgo observada. Con ambos, la aplicación genera un reporte de precisión que compara lo predicho con lo ocurrido en el horizonte de tres meses —con métricas por clase, matriz de confusión y casos de riesgo subestimado— y construye una base de reentrenamiento que une las variables de cada corte con la clase real observada tres meses después, la misma lógica de etiqueta futura de mora_h90. Esta base puede enviarse al espacio de trabajo de Azure Machine Learning para entrenar un nuevo modelo, que solo reemplaza al vigente después de revisar sus métricas.</w:t>
      </w:r>
    </w:p>
    <w:p w14:paraId="7BBDF372" w14:textId="06606092" w:rsidR="003C53B1" w:rsidRPr="004D4A21" w:rsidRDefault="00000000">
      <w:pPr>
        <w:pStyle w:val="Cuerpo"/>
        <w:rPr>
          <w:lang w:val="es-EC"/>
          <w:rPrChange w:id="1249" w:author="(Estudiante) Andres Marcelo Olmedo Coronel" w:date="2026-10-26T20:49:00Z" w16du:dateUtc="2026-10-27T01:49:00Z">
            <w:rPr/>
          </w:rPrChange>
        </w:rPr>
      </w:pPr>
      <w:r w:rsidRPr="004D4A21">
        <w:rPr>
          <w:lang w:val="es-EC"/>
          <w:rPrChange w:id="1250" w:author="(Estudiante) Andres Marcelo Olmedo Coronel" w:date="2026-10-26T20:49:00Z" w16du:dateUtc="2026-10-27T01:49:00Z">
            <w:rPr/>
          </w:rPrChange>
        </w:rPr>
        <w:t xml:space="preserve">Para la operación, la aplicación agrupa la severidad en cuatro bandas parametrizables —sano, 30 a 60 días, 60 a 90 días y más de 90 días— definidas por los límites de 30, 60 y 90 días de atraso, y asocia a cada </w:t>
      </w:r>
      <w:del w:id="1251" w:author="(Estudiante) Andres Marcelo Olmedo Coronel" w:date="2026-10-27T02:15:00Z" w16du:dateUtc="2026-10-27T07:15:00Z">
        <w:r w:rsidRPr="004D4A21" w:rsidDel="001A41E2">
          <w:rPr>
            <w:lang w:val="es-EC"/>
            <w:rPrChange w:id="1252" w:author="(Estudiante) Andres Marcelo Olmedo Coronel" w:date="2026-10-26T20:49:00Z" w16du:dateUtc="2026-10-27T01:49:00Z">
              <w:rPr/>
            </w:rPrChange>
          </w:rPr>
          <w:delText xml:space="preserve">una una </w:delText>
        </w:r>
      </w:del>
      <w:r w:rsidRPr="004D4A21">
        <w:rPr>
          <w:lang w:val="es-EC"/>
          <w:rPrChange w:id="1253" w:author="(Estudiante) Andres Marcelo Olmedo Coronel" w:date="2026-10-26T20:49:00Z" w16du:dateUtc="2026-10-27T01:49:00Z">
            <w:rPr/>
          </w:rPrChange>
        </w:rPr>
        <w:t>acción sugerida: solo monitoreo, notificación automática por SMS o correo, llamada telefónica y visita presencial, respectivamente. Estas bandas equivalen a agrupar las seis categorías de mora_h90: «sano» reúne al día, mora de 1 a 7 días y mora de 8 a 30 días, y las tres bandas restantes coinciden con las categorías de 31 a 60, 61 a 90 y más de 90 días. La versión del modelo publicada en el ambiente de desarrollo trabaja con estas cuatro bandas; la publicación de la versión ordinal desarrollada en esta tesis, con sus probabilidades agrupadas en las bandas operativas, se realizará mediante el flujo de reentrenamiento y publicación de la propia aplicación.</w:t>
      </w:r>
    </w:p>
    <w:p w14:paraId="7BBDF373" w14:textId="77777777" w:rsidR="003C53B1" w:rsidRPr="004D4A21" w:rsidRDefault="00000000">
      <w:pPr>
        <w:pStyle w:val="Cuerpo"/>
        <w:rPr>
          <w:lang w:val="es-EC"/>
          <w:rPrChange w:id="1254" w:author="(Estudiante) Andres Marcelo Olmedo Coronel" w:date="2026-10-26T20:49:00Z" w16du:dateUtc="2026-10-27T01:49:00Z">
            <w:rPr/>
          </w:rPrChange>
        </w:rPr>
      </w:pPr>
      <w:r w:rsidRPr="004D4A21">
        <w:rPr>
          <w:lang w:val="es-EC"/>
          <w:rPrChange w:id="1255" w:author="(Estudiante) Andres Marcelo Olmedo Coronel" w:date="2026-10-26T20:49:00Z" w16du:dateUtc="2026-10-27T01:49:00Z">
            <w:rPr/>
          </w:rPrChange>
        </w:rPr>
        <w:t>La aplicación incorpora además controles de gobierno alineados con la sección 7.4: cuatro roles de usuario (Administrador, Asesor – Consulta, Supervisor de Gestión y Parametrización y Seguridad), aprobación por un segundo supervisor para toda reasignación de cartera, registro de quién y cuándo realizó cada asignación y gestión, y conservación del historial de asesores de cada cliente. Las Figuras 6 a 8 presentan las vistas principales de la aplicación.</w:t>
      </w:r>
    </w:p>
    <w:p w14:paraId="7BBDF374" w14:textId="77777777" w:rsidR="003C53B1" w:rsidRPr="004D4A21" w:rsidRDefault="00000000">
      <w:pPr>
        <w:pStyle w:val="Cuerpo"/>
        <w:keepNext/>
        <w:spacing w:after="0"/>
        <w:jc w:val="left"/>
        <w:rPr>
          <w:lang w:val="es-EC"/>
          <w:rPrChange w:id="1256" w:author="(Estudiante) Andres Marcelo Olmedo Coronel" w:date="2026-10-26T20:49:00Z" w16du:dateUtc="2026-10-27T01:49:00Z">
            <w:rPr/>
          </w:rPrChange>
        </w:rPr>
      </w:pPr>
      <w:r w:rsidRPr="004D4A21">
        <w:rPr>
          <w:b/>
          <w:bCs/>
          <w:lang w:val="es-EC"/>
          <w:rPrChange w:id="1257" w:author="(Estudiante) Andres Marcelo Olmedo Coronel" w:date="2026-10-26T20:49:00Z" w16du:dateUtc="2026-10-27T01:49:00Z">
            <w:rPr>
              <w:b/>
              <w:bCs/>
            </w:rPr>
          </w:rPrChange>
        </w:rPr>
        <w:lastRenderedPageBreak/>
        <w:t>Figura 6</w:t>
      </w:r>
    </w:p>
    <w:p w14:paraId="7BBDF375" w14:textId="77777777" w:rsidR="003C53B1" w:rsidRPr="004D4A21" w:rsidRDefault="00000000">
      <w:pPr>
        <w:pStyle w:val="Cuerpo"/>
        <w:keepNext/>
        <w:jc w:val="left"/>
        <w:rPr>
          <w:lang w:val="es-EC"/>
          <w:rPrChange w:id="1258" w:author="(Estudiante) Andres Marcelo Olmedo Coronel" w:date="2026-10-26T20:49:00Z" w16du:dateUtc="2026-10-27T01:49:00Z">
            <w:rPr/>
          </w:rPrChange>
        </w:rPr>
      </w:pPr>
      <w:r w:rsidRPr="004D4A21">
        <w:rPr>
          <w:i/>
          <w:iCs/>
          <w:lang w:val="es-EC"/>
          <w:rPrChange w:id="1259" w:author="(Estudiante) Andres Marcelo Olmedo Coronel" w:date="2026-10-26T20:49:00Z" w16du:dateUtc="2026-10-27T01:49:00Z">
            <w:rPr>
              <w:i/>
              <w:iCs/>
            </w:rPr>
          </w:rPrChange>
        </w:rPr>
        <w:t>Vista del tablero de cartera de la aplicación Gestión de Riesgos, con la probabilidad estimada y la acción sugerida por cliente</w:t>
      </w:r>
    </w:p>
    <w:p w14:paraId="7BBDF376" w14:textId="197E8CAE" w:rsidR="003C53B1" w:rsidRPr="004D4A21" w:rsidRDefault="00E942A8">
      <w:pPr>
        <w:pStyle w:val="Cuerpo"/>
        <w:keepNext/>
        <w:spacing w:before="120" w:after="60"/>
        <w:jc w:val="center"/>
        <w:rPr>
          <w:lang w:val="es-EC"/>
          <w:rPrChange w:id="1260" w:author="(Estudiante) Andres Marcelo Olmedo Coronel" w:date="2026-10-26T20:49:00Z" w16du:dateUtc="2026-10-27T01:49:00Z">
            <w:rPr/>
          </w:rPrChange>
        </w:rPr>
      </w:pPr>
      <w:r w:rsidRPr="00E942A8">
        <w:rPr>
          <w:lang w:val="es-EC"/>
        </w:rPr>
        <w:drawing>
          <wp:inline distT="0" distB="0" distL="0" distR="0" wp14:anchorId="26E7A191" wp14:editId="607851D9">
            <wp:extent cx="5400040" cy="2134235"/>
            <wp:effectExtent l="0" t="0" r="0" b="0"/>
            <wp:docPr id="1097622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2417" name=""/>
                    <pic:cNvPicPr/>
                  </pic:nvPicPr>
                  <pic:blipFill>
                    <a:blip r:embed="rId25"/>
                    <a:stretch>
                      <a:fillRect/>
                    </a:stretch>
                  </pic:blipFill>
                  <pic:spPr>
                    <a:xfrm>
                      <a:off x="0" y="0"/>
                      <a:ext cx="5400040" cy="2134235"/>
                    </a:xfrm>
                    <a:prstGeom prst="rect">
                      <a:avLst/>
                    </a:prstGeom>
                  </pic:spPr>
                </pic:pic>
              </a:graphicData>
            </a:graphic>
          </wp:inline>
        </w:drawing>
      </w:r>
    </w:p>
    <w:p w14:paraId="7BBDF377" w14:textId="77777777" w:rsidR="003C53B1" w:rsidRPr="004D4A21" w:rsidRDefault="00000000">
      <w:pPr>
        <w:pStyle w:val="Cuerpo"/>
        <w:jc w:val="left"/>
        <w:rPr>
          <w:lang w:val="es-EC"/>
          <w:rPrChange w:id="1261" w:author="(Estudiante) Andres Marcelo Olmedo Coronel" w:date="2026-10-26T20:49:00Z" w16du:dateUtc="2026-10-27T01:49:00Z">
            <w:rPr/>
          </w:rPrChange>
        </w:rPr>
      </w:pPr>
      <w:r w:rsidRPr="004D4A21">
        <w:rPr>
          <w:i/>
          <w:iCs/>
          <w:lang w:val="es-EC"/>
          <w:rPrChange w:id="1262" w:author="(Estudiante) Andres Marcelo Olmedo Coronel" w:date="2026-10-26T20:49:00Z" w16du:dateUtc="2026-10-27T01:49:00Z">
            <w:rPr>
              <w:i/>
              <w:iCs/>
            </w:rPr>
          </w:rPrChange>
        </w:rPr>
        <w:t xml:space="preserve">Nota. </w:t>
      </w:r>
      <w:r w:rsidRPr="004D4A21">
        <w:rPr>
          <w:lang w:val="es-EC"/>
          <w:rPrChange w:id="1263" w:author="(Estudiante) Andres Marcelo Olmedo Coronel" w:date="2026-10-26T20:49:00Z" w16du:dateUtc="2026-10-27T01:49:00Z">
            <w:rPr/>
          </w:rPrChange>
        </w:rPr>
        <w:t>Evidencia de implementación de la aplicación Gestión de Riesgos en el ambiente de desarrollo de Azure, con datos de prueba.</w:t>
      </w:r>
    </w:p>
    <w:p w14:paraId="7BBDF378" w14:textId="77777777" w:rsidR="003C53B1" w:rsidRPr="004D4A21" w:rsidRDefault="00000000">
      <w:pPr>
        <w:pStyle w:val="Cuerpo"/>
        <w:keepNext/>
        <w:spacing w:after="0"/>
        <w:jc w:val="left"/>
        <w:rPr>
          <w:lang w:val="es-EC"/>
          <w:rPrChange w:id="1264" w:author="(Estudiante) Andres Marcelo Olmedo Coronel" w:date="2026-10-26T20:49:00Z" w16du:dateUtc="2026-10-27T01:49:00Z">
            <w:rPr/>
          </w:rPrChange>
        </w:rPr>
      </w:pPr>
      <w:r w:rsidRPr="004D4A21">
        <w:rPr>
          <w:b/>
          <w:bCs/>
          <w:lang w:val="es-EC"/>
          <w:rPrChange w:id="1265" w:author="(Estudiante) Andres Marcelo Olmedo Coronel" w:date="2026-10-26T20:49:00Z" w16du:dateUtc="2026-10-27T01:49:00Z">
            <w:rPr>
              <w:b/>
              <w:bCs/>
            </w:rPr>
          </w:rPrChange>
        </w:rPr>
        <w:t>Figura 7</w:t>
      </w:r>
    </w:p>
    <w:p w14:paraId="7BBDF379" w14:textId="77777777" w:rsidR="003C53B1" w:rsidRPr="004D4A21" w:rsidRDefault="00000000">
      <w:pPr>
        <w:pStyle w:val="Cuerpo"/>
        <w:keepNext/>
        <w:jc w:val="left"/>
        <w:rPr>
          <w:lang w:val="es-EC"/>
          <w:rPrChange w:id="1266" w:author="(Estudiante) Andres Marcelo Olmedo Coronel" w:date="2026-10-26T20:49:00Z" w16du:dateUtc="2026-10-27T01:49:00Z">
            <w:rPr/>
          </w:rPrChange>
        </w:rPr>
      </w:pPr>
      <w:r w:rsidRPr="004D4A21">
        <w:rPr>
          <w:i/>
          <w:iCs/>
          <w:lang w:val="es-EC"/>
          <w:rPrChange w:id="1267" w:author="(Estudiante) Andres Marcelo Olmedo Coronel" w:date="2026-10-26T20:49:00Z" w16du:dateUtc="2026-10-27T01:49:00Z">
            <w:rPr>
              <w:i/>
              <w:iCs/>
            </w:rPr>
          </w:rPrChange>
        </w:rPr>
        <w:t>Vista del módulo Modelo de predicción: carga mensual de archivos y reporte de precisión del modelo</w:t>
      </w:r>
    </w:p>
    <w:p w14:paraId="7BBDF37A" w14:textId="77777777" w:rsidR="003C53B1" w:rsidRPr="004D4A21" w:rsidRDefault="00000000">
      <w:pPr>
        <w:pStyle w:val="Cuerpo"/>
        <w:keepNext/>
        <w:spacing w:before="120" w:after="60"/>
        <w:jc w:val="center"/>
        <w:rPr>
          <w:lang w:val="es-EC"/>
          <w:rPrChange w:id="1268" w:author="(Estudiante) Andres Marcelo Olmedo Coronel" w:date="2026-10-26T20:49:00Z" w16du:dateUtc="2026-10-27T01:49:00Z">
            <w:rPr/>
          </w:rPrChange>
        </w:rPr>
      </w:pPr>
      <w:r w:rsidRPr="004D4A21">
        <w:rPr>
          <w:lang w:val="es-EC"/>
          <w:rPrChange w:id="1269" w:author="(Estudiante) Andres Marcelo Olmedo Coronel" w:date="2026-10-26T20:49:00Z" w16du:dateUtc="2026-10-27T01:49:00Z">
            <w:rPr>
              <w:noProof/>
            </w:rPr>
          </w:rPrChange>
        </w:rPr>
        <w:drawing>
          <wp:inline distT="0" distB="0" distL="0" distR="0" wp14:anchorId="7BBDF6B1" wp14:editId="7BBDF6B2">
            <wp:extent cx="4200000" cy="2442239"/>
            <wp:effectExtent l="0" t="0" r="0" b="0"/>
            <wp:docPr id="704" name="mod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modelo.png"/>
                    <pic:cNvPicPr/>
                  </pic:nvPicPr>
                  <pic:blipFill>
                    <a:blip r:embed="rId26"/>
                    <a:stretch>
                      <a:fillRect/>
                    </a:stretch>
                  </pic:blipFill>
                  <pic:spPr>
                    <a:xfrm>
                      <a:off x="0" y="0"/>
                      <a:ext cx="4200000" cy="2442239"/>
                    </a:xfrm>
                    <a:prstGeom prst="rect">
                      <a:avLst/>
                    </a:prstGeom>
                  </pic:spPr>
                </pic:pic>
              </a:graphicData>
            </a:graphic>
          </wp:inline>
        </w:drawing>
      </w:r>
    </w:p>
    <w:p w14:paraId="7BBDF37B" w14:textId="77777777" w:rsidR="003C53B1" w:rsidRPr="004D4A21" w:rsidRDefault="00000000">
      <w:pPr>
        <w:pStyle w:val="Cuerpo"/>
        <w:jc w:val="left"/>
        <w:rPr>
          <w:lang w:val="es-EC"/>
          <w:rPrChange w:id="1270" w:author="(Estudiante) Andres Marcelo Olmedo Coronel" w:date="2026-10-26T20:49:00Z" w16du:dateUtc="2026-10-27T01:49:00Z">
            <w:rPr/>
          </w:rPrChange>
        </w:rPr>
      </w:pPr>
      <w:r w:rsidRPr="004D4A21">
        <w:rPr>
          <w:i/>
          <w:iCs/>
          <w:lang w:val="es-EC"/>
          <w:rPrChange w:id="1271" w:author="(Estudiante) Andres Marcelo Olmedo Coronel" w:date="2026-10-26T20:49:00Z" w16du:dateUtc="2026-10-27T01:49:00Z">
            <w:rPr>
              <w:i/>
              <w:iCs/>
            </w:rPr>
          </w:rPrChange>
        </w:rPr>
        <w:t xml:space="preserve">Nota. </w:t>
      </w:r>
      <w:r w:rsidRPr="004D4A21">
        <w:rPr>
          <w:lang w:val="es-EC"/>
          <w:rPrChange w:id="1272" w:author="(Estudiante) Andres Marcelo Olmedo Coronel" w:date="2026-10-26T20:49:00Z" w16du:dateUtc="2026-10-27T01:49:00Z">
            <w:rPr/>
          </w:rPrChange>
        </w:rPr>
        <w:t>Evidencia de implementación de la aplicación Gestión de Riesgos en el ambiente de desarrollo de Azure, con datos de prueba.</w:t>
      </w:r>
    </w:p>
    <w:p w14:paraId="7BBDF37C" w14:textId="77777777" w:rsidR="003C53B1" w:rsidRPr="004D4A21" w:rsidRDefault="00000000">
      <w:pPr>
        <w:pStyle w:val="Cuerpo"/>
        <w:keepNext/>
        <w:spacing w:after="0"/>
        <w:jc w:val="left"/>
        <w:rPr>
          <w:lang w:val="es-EC"/>
          <w:rPrChange w:id="1273" w:author="(Estudiante) Andres Marcelo Olmedo Coronel" w:date="2026-10-26T20:49:00Z" w16du:dateUtc="2026-10-27T01:49:00Z">
            <w:rPr/>
          </w:rPrChange>
        </w:rPr>
      </w:pPr>
      <w:r w:rsidRPr="004D4A21">
        <w:rPr>
          <w:b/>
          <w:bCs/>
          <w:lang w:val="es-EC"/>
          <w:rPrChange w:id="1274" w:author="(Estudiante) Andres Marcelo Olmedo Coronel" w:date="2026-10-26T20:49:00Z" w16du:dateUtc="2026-10-27T01:49:00Z">
            <w:rPr>
              <w:b/>
              <w:bCs/>
            </w:rPr>
          </w:rPrChange>
        </w:rPr>
        <w:lastRenderedPageBreak/>
        <w:t>Figura 8</w:t>
      </w:r>
    </w:p>
    <w:p w14:paraId="7BBDF37D" w14:textId="77777777" w:rsidR="003C53B1" w:rsidRPr="004D4A21" w:rsidRDefault="00000000">
      <w:pPr>
        <w:pStyle w:val="Cuerpo"/>
        <w:keepNext/>
        <w:jc w:val="left"/>
        <w:rPr>
          <w:lang w:val="es-EC"/>
          <w:rPrChange w:id="1275" w:author="(Estudiante) Andres Marcelo Olmedo Coronel" w:date="2026-10-26T20:49:00Z" w16du:dateUtc="2026-10-27T01:49:00Z">
            <w:rPr/>
          </w:rPrChange>
        </w:rPr>
      </w:pPr>
      <w:r w:rsidRPr="004D4A21">
        <w:rPr>
          <w:i/>
          <w:iCs/>
          <w:lang w:val="es-EC"/>
          <w:rPrChange w:id="1276" w:author="(Estudiante) Andres Marcelo Olmedo Coronel" w:date="2026-10-26T20:49:00Z" w16du:dateUtc="2026-10-27T01:49:00Z">
            <w:rPr>
              <w:i/>
              <w:iCs/>
            </w:rPr>
          </w:rPrChange>
        </w:rPr>
        <w:t>Vista de las predicciones por corte, el comportamiento real y la base de reentrenamiento con etiqueta a tres meses</w:t>
      </w:r>
    </w:p>
    <w:p w14:paraId="7BBDF37E" w14:textId="77777777" w:rsidR="003C53B1" w:rsidRPr="004D4A21" w:rsidRDefault="00000000">
      <w:pPr>
        <w:pStyle w:val="Cuerpo"/>
        <w:keepNext/>
        <w:spacing w:before="120" w:after="60"/>
        <w:jc w:val="center"/>
        <w:rPr>
          <w:lang w:val="es-EC"/>
          <w:rPrChange w:id="1277" w:author="(Estudiante) Andres Marcelo Olmedo Coronel" w:date="2026-10-26T20:49:00Z" w16du:dateUtc="2026-10-27T01:49:00Z">
            <w:rPr/>
          </w:rPrChange>
        </w:rPr>
      </w:pPr>
      <w:r w:rsidRPr="004D4A21">
        <w:rPr>
          <w:lang w:val="es-EC"/>
          <w:rPrChange w:id="1278" w:author="(Estudiante) Andres Marcelo Olmedo Coronel" w:date="2026-10-26T20:49:00Z" w16du:dateUtc="2026-10-27T01:49:00Z">
            <w:rPr>
              <w:noProof/>
            </w:rPr>
          </w:rPrChange>
        </w:rPr>
        <w:drawing>
          <wp:inline distT="0" distB="0" distL="0" distR="0" wp14:anchorId="7BBDF6B3" wp14:editId="7BBDF6B4">
            <wp:extent cx="5396230" cy="2301876"/>
            <wp:effectExtent l="0" t="0" r="0" b="0"/>
            <wp:docPr id="705" name="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base.png"/>
                    <pic:cNvPicPr/>
                  </pic:nvPicPr>
                  <pic:blipFill>
                    <a:blip r:embed="rId27"/>
                    <a:stretch>
                      <a:fillRect/>
                    </a:stretch>
                  </pic:blipFill>
                  <pic:spPr>
                    <a:xfrm>
                      <a:off x="0" y="0"/>
                      <a:ext cx="5396230" cy="2301876"/>
                    </a:xfrm>
                    <a:prstGeom prst="rect">
                      <a:avLst/>
                    </a:prstGeom>
                  </pic:spPr>
                </pic:pic>
              </a:graphicData>
            </a:graphic>
          </wp:inline>
        </w:drawing>
      </w:r>
    </w:p>
    <w:p w14:paraId="7BBDF37F" w14:textId="77777777" w:rsidR="003C53B1" w:rsidRDefault="00000000">
      <w:pPr>
        <w:pStyle w:val="Cuerpo"/>
        <w:jc w:val="left"/>
        <w:rPr>
          <w:ins w:id="1279" w:author="(Estudiante) Andres Marcelo Olmedo Coronel" w:date="2026-10-27T04:20:00Z" w16du:dateUtc="2026-10-27T09:20:00Z"/>
          <w:lang w:val="es-EC"/>
        </w:rPr>
      </w:pPr>
      <w:r w:rsidRPr="004D4A21">
        <w:rPr>
          <w:i/>
          <w:iCs/>
          <w:lang w:val="es-EC"/>
          <w:rPrChange w:id="1280" w:author="(Estudiante) Andres Marcelo Olmedo Coronel" w:date="2026-10-26T20:49:00Z" w16du:dateUtc="2026-10-27T01:49:00Z">
            <w:rPr>
              <w:i/>
              <w:iCs/>
            </w:rPr>
          </w:rPrChange>
        </w:rPr>
        <w:t xml:space="preserve">Nota. </w:t>
      </w:r>
      <w:r w:rsidRPr="004D4A21">
        <w:rPr>
          <w:lang w:val="es-EC"/>
          <w:rPrChange w:id="1281" w:author="(Estudiante) Andres Marcelo Olmedo Coronel" w:date="2026-10-26T20:49:00Z" w16du:dateUtc="2026-10-27T01:49:00Z">
            <w:rPr/>
          </w:rPrChange>
        </w:rPr>
        <w:t>Evidencia de implementación de la aplicación Gestión de Riesgos en el ambiente de desarrollo de Azure, con datos de prueba.</w:t>
      </w:r>
    </w:p>
    <w:p w14:paraId="42B1FACC" w14:textId="5D74B688" w:rsidR="007E7D63" w:rsidRDefault="007E7D63" w:rsidP="00DD38E4">
      <w:pPr>
        <w:pStyle w:val="Cuerpo"/>
        <w:keepNext/>
        <w:spacing w:after="0"/>
        <w:jc w:val="left"/>
        <w:rPr>
          <w:ins w:id="1282" w:author="(Estudiante) Andres Marcelo Olmedo Coronel" w:date="2026-10-27T04:21:00Z" w16du:dateUtc="2026-10-27T09:21:00Z"/>
          <w:b/>
          <w:bCs/>
          <w:lang w:val="es-EC"/>
        </w:rPr>
      </w:pPr>
      <w:ins w:id="1283" w:author="(Estudiante) Andres Marcelo Olmedo Coronel" w:date="2026-10-27T04:20:00Z" w16du:dateUtc="2026-10-27T09:20:00Z">
        <w:r w:rsidRPr="00DD38E4">
          <w:rPr>
            <w:b/>
            <w:bCs/>
            <w:lang w:val="es-EC"/>
            <w:rPrChange w:id="1284" w:author="(Estudiante) Andres Marcelo Olmedo Coronel" w:date="2026-10-27T04:21:00Z" w16du:dateUtc="2026-10-27T09:21:00Z">
              <w:rPr>
                <w:lang w:val="es-EC"/>
              </w:rPr>
            </w:rPrChange>
          </w:rPr>
          <w:t>Figura 9</w:t>
        </w:r>
      </w:ins>
    </w:p>
    <w:p w14:paraId="5886817F" w14:textId="2EC5407A" w:rsidR="00DD38E4" w:rsidRPr="00694350" w:rsidRDefault="00DD38E4" w:rsidP="00DD38E4">
      <w:pPr>
        <w:pStyle w:val="Cuerpo"/>
        <w:keepNext/>
        <w:spacing w:after="0"/>
        <w:jc w:val="left"/>
        <w:rPr>
          <w:ins w:id="1285" w:author="(Estudiante) Andres Marcelo Olmedo Coronel" w:date="2026-10-27T04:20:00Z" w16du:dateUtc="2026-10-27T09:20:00Z"/>
          <w:i/>
          <w:iCs/>
          <w:lang w:val="es-EC"/>
          <w:rPrChange w:id="1286" w:author="(Estudiante) Andres Marcelo Olmedo Coronel" w:date="2026-10-27T04:21:00Z" w16du:dateUtc="2026-10-27T09:21:00Z">
            <w:rPr>
              <w:ins w:id="1287" w:author="(Estudiante) Andres Marcelo Olmedo Coronel" w:date="2026-10-27T04:20:00Z" w16du:dateUtc="2026-10-27T09:20:00Z"/>
              <w:lang w:val="es-EC"/>
            </w:rPr>
          </w:rPrChange>
        </w:rPr>
        <w:pPrChange w:id="1288" w:author="(Estudiante) Andres Marcelo Olmedo Coronel" w:date="2026-10-27T04:21:00Z" w16du:dateUtc="2026-10-27T09:21:00Z">
          <w:pPr>
            <w:pStyle w:val="Cuerpo"/>
            <w:jc w:val="left"/>
          </w:pPr>
        </w:pPrChange>
      </w:pPr>
      <w:ins w:id="1289" w:author="(Estudiante) Andres Marcelo Olmedo Coronel" w:date="2026-10-27T04:21:00Z" w16du:dateUtc="2026-10-27T09:21:00Z">
        <w:r w:rsidRPr="00694350">
          <w:rPr>
            <w:i/>
            <w:iCs/>
            <w:lang w:val="es-EC"/>
            <w:rPrChange w:id="1290" w:author="(Estudiante) Andres Marcelo Olmedo Coronel" w:date="2026-10-27T04:21:00Z" w16du:dateUtc="2026-10-27T09:21:00Z">
              <w:rPr>
                <w:b/>
                <w:bCs/>
                <w:lang w:val="es-EC"/>
              </w:rPr>
            </w:rPrChange>
          </w:rPr>
          <w:t xml:space="preserve">Vista de </w:t>
        </w:r>
        <w:r w:rsidR="00694350" w:rsidRPr="00694350">
          <w:rPr>
            <w:i/>
            <w:iCs/>
            <w:lang w:val="es-EC"/>
            <w:rPrChange w:id="1291" w:author="(Estudiante) Andres Marcelo Olmedo Coronel" w:date="2026-10-27T04:21:00Z" w16du:dateUtc="2026-10-27T09:21:00Z">
              <w:rPr>
                <w:b/>
                <w:bCs/>
                <w:lang w:val="es-EC"/>
              </w:rPr>
            </w:rPrChange>
          </w:rPr>
          <w:t xml:space="preserve">la infraestructura desplegada en </w:t>
        </w:r>
        <w:r w:rsidR="00694350">
          <w:rPr>
            <w:i/>
            <w:iCs/>
            <w:lang w:val="es-EC"/>
          </w:rPr>
          <w:t>A</w:t>
        </w:r>
        <w:r w:rsidR="00694350" w:rsidRPr="00694350">
          <w:rPr>
            <w:i/>
            <w:iCs/>
            <w:lang w:val="es-EC"/>
            <w:rPrChange w:id="1292" w:author="(Estudiante) Andres Marcelo Olmedo Coronel" w:date="2026-10-27T04:21:00Z" w16du:dateUtc="2026-10-27T09:21:00Z">
              <w:rPr>
                <w:b/>
                <w:bCs/>
                <w:lang w:val="es-EC"/>
              </w:rPr>
            </w:rPrChange>
          </w:rPr>
          <w:t>zure</w:t>
        </w:r>
      </w:ins>
    </w:p>
    <w:p w14:paraId="25257984" w14:textId="01C5181D" w:rsidR="007E7D63" w:rsidRDefault="00060882">
      <w:pPr>
        <w:pStyle w:val="Cuerpo"/>
        <w:jc w:val="left"/>
        <w:rPr>
          <w:ins w:id="1293" w:author="(Estudiante) Andres Marcelo Olmedo Coronel" w:date="2026-10-27T04:21:00Z" w16du:dateUtc="2026-10-27T09:21:00Z"/>
          <w:lang w:val="es-EC"/>
        </w:rPr>
      </w:pPr>
      <w:ins w:id="1294" w:author="(Estudiante) Andres Marcelo Olmedo Coronel" w:date="2026-10-27T04:20:00Z" w16du:dateUtc="2026-10-27T09:20:00Z">
        <w:r w:rsidRPr="00060882">
          <w:rPr>
            <w:lang w:val="es-EC"/>
          </w:rPr>
          <w:drawing>
            <wp:inline distT="0" distB="0" distL="0" distR="0" wp14:anchorId="013ABD0C" wp14:editId="5D718C88">
              <wp:extent cx="5400040" cy="3599815"/>
              <wp:effectExtent l="0" t="0" r="0" b="635"/>
              <wp:docPr id="100553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9230" name=""/>
                      <pic:cNvPicPr/>
                    </pic:nvPicPr>
                    <pic:blipFill>
                      <a:blip r:embed="rId28"/>
                      <a:stretch>
                        <a:fillRect/>
                      </a:stretch>
                    </pic:blipFill>
                    <pic:spPr>
                      <a:xfrm>
                        <a:off x="0" y="0"/>
                        <a:ext cx="5400040" cy="3599815"/>
                      </a:xfrm>
                      <a:prstGeom prst="rect">
                        <a:avLst/>
                      </a:prstGeom>
                    </pic:spPr>
                  </pic:pic>
                </a:graphicData>
              </a:graphic>
            </wp:inline>
          </w:drawing>
        </w:r>
      </w:ins>
    </w:p>
    <w:p w14:paraId="503562C8" w14:textId="77777777" w:rsidR="00694350" w:rsidRDefault="00694350">
      <w:pPr>
        <w:pStyle w:val="Cuerpo"/>
        <w:jc w:val="left"/>
        <w:rPr>
          <w:ins w:id="1295" w:author="(Estudiante) Andres Marcelo Olmedo Coronel" w:date="2026-10-27T04:21:00Z" w16du:dateUtc="2026-10-27T09:21:00Z"/>
          <w:lang w:val="es-EC"/>
        </w:rPr>
      </w:pPr>
    </w:p>
    <w:p w14:paraId="10123CBF" w14:textId="5A3900C3" w:rsidR="00694350" w:rsidRDefault="00694350" w:rsidP="008D3FF8">
      <w:pPr>
        <w:pStyle w:val="Cuerpo"/>
        <w:keepNext/>
        <w:spacing w:after="0"/>
        <w:jc w:val="left"/>
        <w:rPr>
          <w:ins w:id="1296" w:author="(Estudiante) Andres Marcelo Olmedo Coronel" w:date="2026-10-27T04:22:00Z" w16du:dateUtc="2026-10-27T09:22:00Z"/>
          <w:b/>
          <w:bCs/>
          <w:lang w:val="es-EC"/>
        </w:rPr>
      </w:pPr>
      <w:ins w:id="1297" w:author="(Estudiante) Andres Marcelo Olmedo Coronel" w:date="2026-10-27T04:21:00Z" w16du:dateUtc="2026-10-27T09:21:00Z">
        <w:r w:rsidRPr="008D3FF8">
          <w:rPr>
            <w:b/>
            <w:bCs/>
            <w:lang w:val="es-EC"/>
            <w:rPrChange w:id="1298" w:author="(Estudiante) Andres Marcelo Olmedo Coronel" w:date="2026-10-27T04:22:00Z" w16du:dateUtc="2026-10-27T09:22:00Z">
              <w:rPr>
                <w:lang w:val="es-EC"/>
              </w:rPr>
            </w:rPrChange>
          </w:rPr>
          <w:lastRenderedPageBreak/>
          <w:t>Figura 10</w:t>
        </w:r>
      </w:ins>
    </w:p>
    <w:p w14:paraId="43A758D0" w14:textId="6DE30CF0" w:rsidR="008D3FF8" w:rsidRDefault="00003BBC" w:rsidP="008D3FF8">
      <w:pPr>
        <w:pStyle w:val="Cuerpo"/>
        <w:keepNext/>
        <w:spacing w:after="0"/>
        <w:jc w:val="left"/>
        <w:rPr>
          <w:ins w:id="1299" w:author="(Estudiante) Andres Marcelo Olmedo Coronel" w:date="2026-10-27T04:23:00Z" w16du:dateUtc="2026-10-27T09:23:00Z"/>
          <w:i/>
          <w:iCs/>
          <w:lang w:val="es-EC"/>
        </w:rPr>
      </w:pPr>
      <w:ins w:id="1300" w:author="(Estudiante) Andres Marcelo Olmedo Coronel" w:date="2026-10-27T04:22:00Z" w16du:dateUtc="2026-10-27T09:22:00Z">
        <w:r w:rsidRPr="00003BBC">
          <w:rPr>
            <w:i/>
            <w:iCs/>
            <w:lang w:val="es-EC"/>
            <w:rPrChange w:id="1301" w:author="(Estudiante) Andres Marcelo Olmedo Coronel" w:date="2026-10-27T04:23:00Z" w16du:dateUtc="2026-10-27T09:23:00Z">
              <w:rPr>
                <w:b/>
                <w:bCs/>
                <w:lang w:val="es-EC"/>
              </w:rPr>
            </w:rPrChange>
          </w:rPr>
          <w:t>Vista de la estructura de la solución</w:t>
        </w:r>
      </w:ins>
    </w:p>
    <w:p w14:paraId="6CD2CC84" w14:textId="45096684" w:rsidR="00003BBC" w:rsidRPr="00003BBC" w:rsidRDefault="00C57E76" w:rsidP="008D3FF8">
      <w:pPr>
        <w:pStyle w:val="Cuerpo"/>
        <w:keepNext/>
        <w:spacing w:after="0"/>
        <w:jc w:val="left"/>
        <w:rPr>
          <w:i/>
          <w:iCs/>
          <w:lang w:val="es-EC"/>
          <w:rPrChange w:id="1302" w:author="(Estudiante) Andres Marcelo Olmedo Coronel" w:date="2026-10-27T04:23:00Z" w16du:dateUtc="2026-10-27T09:23:00Z">
            <w:rPr/>
          </w:rPrChange>
        </w:rPr>
        <w:pPrChange w:id="1303" w:author="(Estudiante) Andres Marcelo Olmedo Coronel" w:date="2026-10-27T04:22:00Z" w16du:dateUtc="2026-10-27T09:22:00Z">
          <w:pPr>
            <w:pStyle w:val="Cuerpo"/>
            <w:jc w:val="left"/>
          </w:pPr>
        </w:pPrChange>
      </w:pPr>
      <w:ins w:id="1304" w:author="(Estudiante) Andres Marcelo Olmedo Coronel" w:date="2026-10-27T04:23:00Z" w16du:dateUtc="2026-10-27T09:23:00Z">
        <w:r w:rsidRPr="00C57E76">
          <w:rPr>
            <w:i/>
            <w:iCs/>
            <w:lang w:val="es-EC"/>
          </w:rPr>
          <w:drawing>
            <wp:inline distT="0" distB="0" distL="0" distR="0" wp14:anchorId="14AEB664" wp14:editId="79D688E6">
              <wp:extent cx="5400040" cy="3599815"/>
              <wp:effectExtent l="0" t="0" r="0" b="635"/>
              <wp:docPr id="801106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06421" name=""/>
                      <pic:cNvPicPr/>
                    </pic:nvPicPr>
                    <pic:blipFill>
                      <a:blip r:embed="rId29"/>
                      <a:stretch>
                        <a:fillRect/>
                      </a:stretch>
                    </pic:blipFill>
                    <pic:spPr>
                      <a:xfrm>
                        <a:off x="0" y="0"/>
                        <a:ext cx="5400040" cy="3599815"/>
                      </a:xfrm>
                      <a:prstGeom prst="rect">
                        <a:avLst/>
                      </a:prstGeom>
                    </pic:spPr>
                  </pic:pic>
                </a:graphicData>
              </a:graphic>
            </wp:inline>
          </w:drawing>
        </w:r>
      </w:ins>
    </w:p>
    <w:p w14:paraId="7BBDF380" w14:textId="77777777" w:rsidR="003C53B1" w:rsidRPr="004D4A21" w:rsidRDefault="00000000" w:rsidP="00567D22">
      <w:pPr>
        <w:pStyle w:val="Ttulo2"/>
        <w:numPr>
          <w:ilvl w:val="1"/>
          <w:numId w:val="1"/>
        </w:numPr>
        <w:rPr>
          <w:rFonts w:eastAsia="Arial"/>
          <w:lang w:val="es-EC"/>
          <w:rPrChange w:id="1305" w:author="(Estudiante) Andres Marcelo Olmedo Coronel" w:date="2026-10-26T20:49:00Z" w16du:dateUtc="2026-10-27T01:49:00Z">
            <w:rPr>
              <w:rFonts w:eastAsia="Arial"/>
            </w:rPr>
          </w:rPrChange>
        </w:rPr>
      </w:pPr>
      <w:bookmarkStart w:id="1306" w:name="_Toc243938850"/>
      <w:r w:rsidRPr="004D4A21">
        <w:rPr>
          <w:rStyle w:val="Ninguno"/>
          <w:u w:color="000000"/>
          <w:lang w:val="es-EC"/>
          <w:rPrChange w:id="1307" w:author="(Estudiante) Andres Marcelo Olmedo Coronel" w:date="2026-10-26T20:49:00Z" w16du:dateUtc="2026-10-27T01:49:00Z">
            <w:rPr>
              <w:rStyle w:val="Ninguno"/>
              <w:u w:color="000000"/>
            </w:rPr>
          </w:rPrChange>
        </w:rPr>
        <w:t>Resultados y discusión</w:t>
      </w:r>
      <w:bookmarkEnd w:id="1306"/>
    </w:p>
    <w:p w14:paraId="7BBDF381" w14:textId="77777777" w:rsidR="003C53B1" w:rsidRPr="004D4A21" w:rsidRDefault="00000000">
      <w:pPr>
        <w:pStyle w:val="Cuerpo"/>
        <w:keepNext/>
        <w:jc w:val="left"/>
        <w:rPr>
          <w:lang w:val="es-EC"/>
          <w:rPrChange w:id="1308" w:author="(Estudiante) Andres Marcelo Olmedo Coronel" w:date="2026-10-26T20:49:00Z" w16du:dateUtc="2026-10-27T01:49:00Z">
            <w:rPr/>
          </w:rPrChange>
        </w:rPr>
      </w:pPr>
      <w:r w:rsidRPr="004D4A21">
        <w:rPr>
          <w:b/>
          <w:bCs/>
          <w:lang w:val="es-EC"/>
          <w:rPrChange w:id="1309" w:author="(Estudiante) Andres Marcelo Olmedo Coronel" w:date="2026-10-26T20:49:00Z" w16du:dateUtc="2026-10-27T01:49:00Z">
            <w:rPr>
              <w:b/>
              <w:bCs/>
            </w:rPr>
          </w:rPrChange>
        </w:rPr>
        <w:t>Referencia: resultados de la etapa diagnóstica</w:t>
      </w:r>
    </w:p>
    <w:p w14:paraId="7BBDF382" w14:textId="395D9EED" w:rsidR="003C53B1" w:rsidRPr="004D4A21" w:rsidRDefault="00000000">
      <w:pPr>
        <w:pStyle w:val="Cuerpo"/>
        <w:rPr>
          <w:lang w:val="es-EC"/>
          <w:rPrChange w:id="1310" w:author="(Estudiante) Andres Marcelo Olmedo Coronel" w:date="2026-10-26T20:49:00Z" w16du:dateUtc="2026-10-27T01:49:00Z">
            <w:rPr/>
          </w:rPrChange>
        </w:rPr>
      </w:pPr>
      <w:r w:rsidRPr="004D4A21">
        <w:rPr>
          <w:lang w:val="es-EC"/>
          <w:rPrChange w:id="1311" w:author="(Estudiante) Andres Marcelo Olmedo Coronel" w:date="2026-10-26T20:49:00Z" w16du:dateUtc="2026-10-27T01:49:00Z">
            <w:rPr/>
          </w:rPrChange>
        </w:rPr>
        <w:t>La Tabla 1</w:t>
      </w:r>
      <w:ins w:id="1312" w:author="(Estudiante) Andres Marcelo Olmedo Coronel" w:date="2026-10-27T04:25:00Z" w16du:dateUtc="2026-10-27T09:25:00Z">
        <w:r w:rsidR="00E54995">
          <w:rPr>
            <w:lang w:val="es-EC"/>
          </w:rPr>
          <w:t>1</w:t>
        </w:r>
      </w:ins>
      <w:del w:id="1313" w:author="(Estudiante) Andres Marcelo Olmedo Coronel" w:date="2026-10-27T04:25:00Z" w16du:dateUtc="2026-10-27T09:25:00Z">
        <w:r w:rsidRPr="004D4A21" w:rsidDel="00E54995">
          <w:rPr>
            <w:lang w:val="es-EC"/>
            <w:rPrChange w:id="1314" w:author="(Estudiante) Andres Marcelo Olmedo Coronel" w:date="2026-10-26T20:49:00Z" w16du:dateUtc="2026-10-27T01:49:00Z">
              <w:rPr/>
            </w:rPrChange>
          </w:rPr>
          <w:delText>0</w:delText>
        </w:r>
      </w:del>
      <w:r w:rsidRPr="004D4A21">
        <w:rPr>
          <w:lang w:val="es-EC"/>
          <w:rPrChange w:id="1315" w:author="(Estudiante) Andres Marcelo Olmedo Coronel" w:date="2026-10-26T20:49:00Z" w16du:dateUtc="2026-10-27T01:49:00Z">
            <w:rPr/>
          </w:rPrChange>
        </w:rPr>
        <w:t xml:space="preserve"> resume la etapa diagnóstica. Con la etiqueta del mismo mes, los modelos alcanzaron un F1 macro cercano a 0,98, pero el desempeño cayó a 0,861 al excluir la clasificación SBS y a 0,648 al excluir además la mora máxima reciente, ambas contemporáneas a la etiqueta. Estas cifras se interpretan únicamente como una cota superior diagnóstica y no como capacidad predictiva, razón por la cual se construyó el panel.</w:t>
      </w:r>
    </w:p>
    <w:p w14:paraId="7BBDF383" w14:textId="77777777" w:rsidR="003C53B1" w:rsidRPr="004D4A21" w:rsidRDefault="00000000">
      <w:pPr>
        <w:pStyle w:val="Cuerpo"/>
        <w:keepNext/>
        <w:spacing w:after="0"/>
        <w:jc w:val="left"/>
        <w:rPr>
          <w:lang w:val="es-EC"/>
          <w:rPrChange w:id="1316" w:author="(Estudiante) Andres Marcelo Olmedo Coronel" w:date="2026-10-26T20:49:00Z" w16du:dateUtc="2026-10-27T01:49:00Z">
            <w:rPr/>
          </w:rPrChange>
        </w:rPr>
      </w:pPr>
      <w:r w:rsidRPr="004D4A21">
        <w:rPr>
          <w:b/>
          <w:bCs/>
          <w:lang w:val="es-EC"/>
          <w:rPrChange w:id="1317" w:author="(Estudiante) Andres Marcelo Olmedo Coronel" w:date="2026-10-26T20:49:00Z" w16du:dateUtc="2026-10-27T01:49:00Z">
            <w:rPr>
              <w:b/>
              <w:bCs/>
            </w:rPr>
          </w:rPrChange>
        </w:rPr>
        <w:t>Tabla 10</w:t>
      </w:r>
    </w:p>
    <w:p w14:paraId="7BBDF384" w14:textId="77777777" w:rsidR="003C53B1" w:rsidRPr="004D4A21" w:rsidRDefault="00000000">
      <w:pPr>
        <w:pStyle w:val="Cuerpo"/>
        <w:keepNext/>
        <w:rPr>
          <w:lang w:val="es-EC"/>
          <w:rPrChange w:id="1318" w:author="(Estudiante) Andres Marcelo Olmedo Coronel" w:date="2026-10-26T20:49:00Z" w16du:dateUtc="2026-10-27T01:49:00Z">
            <w:rPr/>
          </w:rPrChange>
        </w:rPr>
      </w:pPr>
      <w:r w:rsidRPr="004D4A21">
        <w:rPr>
          <w:i/>
          <w:iCs/>
          <w:lang w:val="es-EC"/>
          <w:rPrChange w:id="1319" w:author="(Estudiante) Andres Marcelo Olmedo Coronel" w:date="2026-10-26T20:49:00Z" w16du:dateUtc="2026-10-27T01:49:00Z">
            <w:rPr>
              <w:i/>
              <w:iCs/>
            </w:rPr>
          </w:rPrChange>
        </w:rPr>
        <w:t>Resultados de la etapa diagnóstica con etiqueta contemporánea (HistGradientBoosting)</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4600"/>
        <w:gridCol w:w="2750"/>
        <w:gridCol w:w="2000"/>
      </w:tblGrid>
      <w:tr w:rsidR="003C53B1" w:rsidRPr="004D4A21" w14:paraId="7BBDF388" w14:textId="77777777">
        <w:trPr>
          <w:cantSplit/>
          <w:tblHeader/>
          <w:jc w:val="center"/>
        </w:trPr>
        <w:tc>
          <w:tcPr>
            <w:tcW w:w="4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85" w14:textId="77777777" w:rsidR="003C53B1" w:rsidRPr="004D4A21" w:rsidRDefault="00000000">
            <w:pPr>
              <w:pStyle w:val="Predeterminado"/>
              <w:keepNext/>
              <w:spacing w:before="40" w:after="40" w:line="240" w:lineRule="auto"/>
              <w:jc w:val="center"/>
            </w:pPr>
            <w:r w:rsidRPr="004D4A21">
              <w:rPr>
                <w:b/>
                <w:bCs/>
                <w:sz w:val="18"/>
                <w:szCs w:val="18"/>
              </w:rPr>
              <w:t>Escenario</w:t>
            </w:r>
          </w:p>
        </w:tc>
        <w:tc>
          <w:tcPr>
            <w:tcW w:w="27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86" w14:textId="77777777" w:rsidR="003C53B1" w:rsidRPr="004D4A21" w:rsidRDefault="00000000">
            <w:pPr>
              <w:pStyle w:val="Predeterminado"/>
              <w:keepNext/>
              <w:spacing w:before="40" w:after="40" w:line="240" w:lineRule="auto"/>
              <w:jc w:val="center"/>
            </w:pPr>
            <w:r w:rsidRPr="004D4A21">
              <w:rPr>
                <w:b/>
                <w:bCs/>
                <w:sz w:val="18"/>
                <w:szCs w:val="18"/>
              </w:rPr>
              <w:t>Predictoras</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87" w14:textId="77777777" w:rsidR="003C53B1" w:rsidRPr="004D4A21" w:rsidRDefault="00000000">
            <w:pPr>
              <w:pStyle w:val="Predeterminado"/>
              <w:keepNext/>
              <w:spacing w:before="40" w:after="40" w:line="240" w:lineRule="auto"/>
              <w:jc w:val="center"/>
            </w:pPr>
            <w:r w:rsidRPr="004D4A21">
              <w:rPr>
                <w:b/>
                <w:bCs/>
                <w:sz w:val="18"/>
                <w:szCs w:val="18"/>
              </w:rPr>
              <w:t>F1 macro</w:t>
            </w:r>
          </w:p>
        </w:tc>
      </w:tr>
      <w:tr w:rsidR="003C53B1" w:rsidRPr="004D4A21" w14:paraId="7BBDF38C" w14:textId="77777777">
        <w:trPr>
          <w:cantSplit/>
          <w:jc w:val="center"/>
        </w:trPr>
        <w:tc>
          <w:tcPr>
            <w:tcW w:w="4600" w:type="dxa"/>
            <w:tcBorders>
              <w:top w:val="single" w:sz="4" w:space="0" w:color="000000"/>
              <w:left w:val="single" w:sz="4" w:space="0" w:color="000000"/>
              <w:bottom w:val="single" w:sz="4" w:space="0" w:color="000000"/>
              <w:right w:val="single" w:sz="4" w:space="0" w:color="000000"/>
            </w:tcBorders>
            <w:vAlign w:val="center"/>
          </w:tcPr>
          <w:p w14:paraId="7BBDF389" w14:textId="77777777" w:rsidR="003C53B1" w:rsidRPr="004D4A21" w:rsidRDefault="00000000">
            <w:pPr>
              <w:pStyle w:val="Predeterminado"/>
              <w:spacing w:before="40" w:after="40" w:line="240" w:lineRule="auto"/>
            </w:pPr>
            <w:r w:rsidRPr="004D4A21">
              <w:rPr>
                <w:sz w:val="18"/>
                <w:szCs w:val="18"/>
              </w:rPr>
              <w:t>Etapa A: partición estratificada por mes (21.500 registros)</w:t>
            </w:r>
          </w:p>
        </w:tc>
        <w:tc>
          <w:tcPr>
            <w:tcW w:w="2750" w:type="dxa"/>
            <w:tcBorders>
              <w:top w:val="single" w:sz="4" w:space="0" w:color="000000"/>
              <w:left w:val="single" w:sz="4" w:space="0" w:color="000000"/>
              <w:bottom w:val="single" w:sz="4" w:space="0" w:color="000000"/>
              <w:right w:val="single" w:sz="4" w:space="0" w:color="000000"/>
            </w:tcBorders>
            <w:vAlign w:val="center"/>
          </w:tcPr>
          <w:p w14:paraId="7BBDF38A" w14:textId="77777777" w:rsidR="003C53B1" w:rsidRPr="004D4A21" w:rsidRDefault="00000000">
            <w:pPr>
              <w:pStyle w:val="Predeterminado"/>
              <w:spacing w:before="40" w:after="40" w:line="240" w:lineRule="auto"/>
            </w:pPr>
            <w:r w:rsidRPr="004D4A21">
              <w:rPr>
                <w:sz w:val="18"/>
                <w:szCs w:val="18"/>
              </w:rPr>
              <w:t>31 (incluye clasif_sbs y mora_max_3m del mismo mes)</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8B" w14:textId="77777777" w:rsidR="003C53B1" w:rsidRPr="004D4A21" w:rsidRDefault="00000000">
            <w:pPr>
              <w:pStyle w:val="Predeterminado"/>
              <w:spacing w:before="40" w:after="40" w:line="240" w:lineRule="auto"/>
            </w:pPr>
            <w:r w:rsidRPr="004D4A21">
              <w:rPr>
                <w:sz w:val="18"/>
                <w:szCs w:val="18"/>
              </w:rPr>
              <w:t>0,978 (prueba)</w:t>
            </w:r>
          </w:p>
        </w:tc>
      </w:tr>
      <w:tr w:rsidR="003C53B1" w:rsidRPr="004D4A21" w14:paraId="7BBDF390" w14:textId="77777777">
        <w:trPr>
          <w:cantSplit/>
          <w:jc w:val="center"/>
        </w:trPr>
        <w:tc>
          <w:tcPr>
            <w:tcW w:w="4600" w:type="dxa"/>
            <w:tcBorders>
              <w:top w:val="single" w:sz="4" w:space="0" w:color="000000"/>
              <w:left w:val="single" w:sz="4" w:space="0" w:color="000000"/>
              <w:bottom w:val="single" w:sz="4" w:space="0" w:color="000000"/>
              <w:right w:val="single" w:sz="4" w:space="0" w:color="000000"/>
            </w:tcBorders>
            <w:vAlign w:val="center"/>
          </w:tcPr>
          <w:p w14:paraId="7BBDF38D" w14:textId="77777777" w:rsidR="003C53B1" w:rsidRPr="004D4A21" w:rsidRDefault="00000000">
            <w:pPr>
              <w:pStyle w:val="Predeterminado"/>
              <w:spacing w:before="40" w:after="40" w:line="240" w:lineRule="auto"/>
            </w:pPr>
            <w:r w:rsidRPr="004D4A21">
              <w:rPr>
                <w:sz w:val="18"/>
                <w:szCs w:val="18"/>
              </w:rPr>
              <w:t>Etapa B: validación temporal sin panel (18/3/3 meses)</w:t>
            </w:r>
          </w:p>
        </w:tc>
        <w:tc>
          <w:tcPr>
            <w:tcW w:w="2750" w:type="dxa"/>
            <w:tcBorders>
              <w:top w:val="single" w:sz="4" w:space="0" w:color="000000"/>
              <w:left w:val="single" w:sz="4" w:space="0" w:color="000000"/>
              <w:bottom w:val="single" w:sz="4" w:space="0" w:color="000000"/>
              <w:right w:val="single" w:sz="4" w:space="0" w:color="000000"/>
            </w:tcBorders>
            <w:vAlign w:val="center"/>
          </w:tcPr>
          <w:p w14:paraId="7BBDF38E" w14:textId="77777777" w:rsidR="003C53B1" w:rsidRPr="004D4A21" w:rsidRDefault="00000000">
            <w:pPr>
              <w:pStyle w:val="Predeterminado"/>
              <w:spacing w:before="40" w:after="40" w:line="240" w:lineRule="auto"/>
            </w:pPr>
            <w:r w:rsidRPr="004D4A21">
              <w:rPr>
                <w:sz w:val="18"/>
                <w:szCs w:val="18"/>
              </w:rPr>
              <w:t>31</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8F" w14:textId="77777777" w:rsidR="003C53B1" w:rsidRPr="004D4A21" w:rsidRDefault="00000000">
            <w:pPr>
              <w:pStyle w:val="Predeterminado"/>
              <w:spacing w:before="40" w:after="40" w:line="240" w:lineRule="auto"/>
            </w:pPr>
            <w:r w:rsidRPr="004D4A21">
              <w:rPr>
                <w:sz w:val="18"/>
                <w:szCs w:val="18"/>
              </w:rPr>
              <w:t>0,976 (validación) / 0,983 (prueba futura)</w:t>
            </w:r>
          </w:p>
        </w:tc>
      </w:tr>
      <w:tr w:rsidR="003C53B1" w:rsidRPr="004D4A21" w14:paraId="7BBDF394" w14:textId="77777777">
        <w:trPr>
          <w:cantSplit/>
          <w:jc w:val="center"/>
        </w:trPr>
        <w:tc>
          <w:tcPr>
            <w:tcW w:w="4600" w:type="dxa"/>
            <w:tcBorders>
              <w:top w:val="single" w:sz="4" w:space="0" w:color="000000"/>
              <w:left w:val="single" w:sz="4" w:space="0" w:color="000000"/>
              <w:bottom w:val="single" w:sz="4" w:space="0" w:color="000000"/>
              <w:right w:val="single" w:sz="4" w:space="0" w:color="000000"/>
            </w:tcBorders>
            <w:vAlign w:val="center"/>
          </w:tcPr>
          <w:p w14:paraId="7BBDF391" w14:textId="77777777" w:rsidR="003C53B1" w:rsidRPr="004D4A21" w:rsidRDefault="00000000">
            <w:pPr>
              <w:pStyle w:val="Predeterminado"/>
              <w:spacing w:before="40" w:after="40" w:line="240" w:lineRule="auto"/>
            </w:pPr>
            <w:r w:rsidRPr="004D4A21">
              <w:rPr>
                <w:sz w:val="18"/>
                <w:szCs w:val="18"/>
              </w:rPr>
              <w:t>Etapa B sin clasif_sbs</w:t>
            </w:r>
          </w:p>
        </w:tc>
        <w:tc>
          <w:tcPr>
            <w:tcW w:w="2750" w:type="dxa"/>
            <w:tcBorders>
              <w:top w:val="single" w:sz="4" w:space="0" w:color="000000"/>
              <w:left w:val="single" w:sz="4" w:space="0" w:color="000000"/>
              <w:bottom w:val="single" w:sz="4" w:space="0" w:color="000000"/>
              <w:right w:val="single" w:sz="4" w:space="0" w:color="000000"/>
            </w:tcBorders>
            <w:vAlign w:val="center"/>
          </w:tcPr>
          <w:p w14:paraId="7BBDF392" w14:textId="77777777" w:rsidR="003C53B1" w:rsidRPr="004D4A21" w:rsidRDefault="00000000">
            <w:pPr>
              <w:pStyle w:val="Predeterminado"/>
              <w:spacing w:before="40" w:after="40" w:line="240" w:lineRule="auto"/>
            </w:pPr>
            <w:r w:rsidRPr="004D4A21">
              <w:rPr>
                <w:sz w:val="18"/>
                <w:szCs w:val="18"/>
              </w:rPr>
              <w:t>30</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93" w14:textId="77777777" w:rsidR="003C53B1" w:rsidRPr="004D4A21" w:rsidRDefault="00000000">
            <w:pPr>
              <w:pStyle w:val="Predeterminado"/>
              <w:spacing w:before="40" w:after="40" w:line="240" w:lineRule="auto"/>
            </w:pPr>
            <w:r w:rsidRPr="004D4A21">
              <w:rPr>
                <w:sz w:val="18"/>
                <w:szCs w:val="18"/>
              </w:rPr>
              <w:t>0,861 (prueba futura)</w:t>
            </w:r>
          </w:p>
        </w:tc>
      </w:tr>
      <w:tr w:rsidR="003C53B1" w:rsidRPr="004D4A21" w14:paraId="7BBDF398" w14:textId="77777777">
        <w:trPr>
          <w:cantSplit/>
          <w:jc w:val="center"/>
        </w:trPr>
        <w:tc>
          <w:tcPr>
            <w:tcW w:w="4600" w:type="dxa"/>
            <w:tcBorders>
              <w:top w:val="single" w:sz="4" w:space="0" w:color="000000"/>
              <w:left w:val="single" w:sz="4" w:space="0" w:color="000000"/>
              <w:bottom w:val="single" w:sz="4" w:space="0" w:color="000000"/>
              <w:right w:val="single" w:sz="4" w:space="0" w:color="000000"/>
            </w:tcBorders>
            <w:vAlign w:val="center"/>
          </w:tcPr>
          <w:p w14:paraId="7BBDF395" w14:textId="77777777" w:rsidR="003C53B1" w:rsidRPr="004D4A21" w:rsidRDefault="00000000">
            <w:pPr>
              <w:pStyle w:val="Predeterminado"/>
              <w:keepNext/>
              <w:spacing w:before="40" w:after="40" w:line="240" w:lineRule="auto"/>
            </w:pPr>
            <w:r w:rsidRPr="004D4A21">
              <w:rPr>
                <w:sz w:val="18"/>
                <w:szCs w:val="18"/>
              </w:rPr>
              <w:t>Etapa B sin clasif_sbs ni mora_max_3m/6m/12m</w:t>
            </w:r>
          </w:p>
        </w:tc>
        <w:tc>
          <w:tcPr>
            <w:tcW w:w="2750" w:type="dxa"/>
            <w:tcBorders>
              <w:top w:val="single" w:sz="4" w:space="0" w:color="000000"/>
              <w:left w:val="single" w:sz="4" w:space="0" w:color="000000"/>
              <w:bottom w:val="single" w:sz="4" w:space="0" w:color="000000"/>
              <w:right w:val="single" w:sz="4" w:space="0" w:color="000000"/>
            </w:tcBorders>
            <w:vAlign w:val="center"/>
          </w:tcPr>
          <w:p w14:paraId="7BBDF396" w14:textId="77777777" w:rsidR="003C53B1" w:rsidRPr="004D4A21" w:rsidRDefault="00000000">
            <w:pPr>
              <w:pStyle w:val="Predeterminado"/>
              <w:keepNext/>
              <w:spacing w:before="40" w:after="40" w:line="240" w:lineRule="auto"/>
            </w:pPr>
            <w:r w:rsidRPr="004D4A21">
              <w:rPr>
                <w:sz w:val="18"/>
                <w:szCs w:val="18"/>
              </w:rPr>
              <w:t>27</w:t>
            </w:r>
          </w:p>
        </w:tc>
        <w:tc>
          <w:tcPr>
            <w:tcW w:w="2000" w:type="dxa"/>
            <w:tcBorders>
              <w:top w:val="single" w:sz="4" w:space="0" w:color="000000"/>
              <w:left w:val="single" w:sz="4" w:space="0" w:color="000000"/>
              <w:bottom w:val="single" w:sz="4" w:space="0" w:color="000000"/>
              <w:right w:val="single" w:sz="4" w:space="0" w:color="000000"/>
            </w:tcBorders>
            <w:vAlign w:val="center"/>
          </w:tcPr>
          <w:p w14:paraId="7BBDF397" w14:textId="77777777" w:rsidR="003C53B1" w:rsidRPr="004D4A21" w:rsidRDefault="00000000">
            <w:pPr>
              <w:pStyle w:val="Predeterminado"/>
              <w:keepNext/>
              <w:spacing w:before="40" w:after="40" w:line="240" w:lineRule="auto"/>
            </w:pPr>
            <w:r w:rsidRPr="004D4A21">
              <w:rPr>
                <w:sz w:val="18"/>
                <w:szCs w:val="18"/>
              </w:rPr>
              <w:t>0,648 (prueba futura)</w:t>
            </w:r>
          </w:p>
        </w:tc>
      </w:tr>
    </w:tbl>
    <w:p w14:paraId="7BBDF399" w14:textId="77777777" w:rsidR="003C53B1" w:rsidRPr="004D4A21" w:rsidRDefault="00000000">
      <w:pPr>
        <w:pStyle w:val="Cuerpo"/>
        <w:jc w:val="left"/>
        <w:rPr>
          <w:lang w:val="es-EC"/>
          <w:rPrChange w:id="1320" w:author="(Estudiante) Andres Marcelo Olmedo Coronel" w:date="2026-10-26T20:49:00Z" w16du:dateUtc="2026-10-27T01:49:00Z">
            <w:rPr/>
          </w:rPrChange>
        </w:rPr>
      </w:pPr>
      <w:r w:rsidRPr="004D4A21">
        <w:rPr>
          <w:i/>
          <w:iCs/>
          <w:lang w:val="es-EC"/>
          <w:rPrChange w:id="1321" w:author="(Estudiante) Andres Marcelo Olmedo Coronel" w:date="2026-10-26T20:49:00Z" w16du:dateUtc="2026-10-27T01:49:00Z">
            <w:rPr>
              <w:i/>
              <w:iCs/>
            </w:rPr>
          </w:rPrChange>
        </w:rPr>
        <w:t xml:space="preserve">Nota. </w:t>
      </w:r>
      <w:r w:rsidRPr="004D4A21">
        <w:rPr>
          <w:lang w:val="es-EC"/>
          <w:rPrChange w:id="1322" w:author="(Estudiante) Andres Marcelo Olmedo Coronel" w:date="2026-10-26T20:49:00Z" w16du:dateUtc="2026-10-27T01:49:00Z">
            <w:rPr/>
          </w:rPrChange>
        </w:rPr>
        <w:t>Elaboración propia.</w:t>
      </w:r>
    </w:p>
    <w:p w14:paraId="7BBDF39A" w14:textId="77777777" w:rsidR="003C53B1" w:rsidRPr="004D4A21" w:rsidRDefault="00000000">
      <w:pPr>
        <w:pStyle w:val="Cuerpo"/>
        <w:keepNext/>
        <w:jc w:val="left"/>
        <w:rPr>
          <w:lang w:val="es-EC"/>
          <w:rPrChange w:id="1323" w:author="(Estudiante) Andres Marcelo Olmedo Coronel" w:date="2026-10-26T20:49:00Z" w16du:dateUtc="2026-10-27T01:49:00Z">
            <w:rPr/>
          </w:rPrChange>
        </w:rPr>
      </w:pPr>
      <w:r w:rsidRPr="004D4A21">
        <w:rPr>
          <w:b/>
          <w:bCs/>
          <w:lang w:val="es-EC"/>
          <w:rPrChange w:id="1324" w:author="(Estudiante) Andres Marcelo Olmedo Coronel" w:date="2026-10-26T20:49:00Z" w16du:dateUtc="2026-10-27T01:49:00Z">
            <w:rPr>
              <w:b/>
              <w:bCs/>
            </w:rPr>
          </w:rPrChange>
        </w:rPr>
        <w:lastRenderedPageBreak/>
        <w:t>Validación temporal de la etapa predictiva</w:t>
      </w:r>
    </w:p>
    <w:p w14:paraId="7BBDF39B" w14:textId="4B5DAF61" w:rsidR="003C53B1" w:rsidRPr="004D4A21" w:rsidRDefault="00000000">
      <w:pPr>
        <w:pStyle w:val="Cuerpo"/>
        <w:rPr>
          <w:lang w:val="es-EC"/>
          <w:rPrChange w:id="1325" w:author="(Estudiante) Andres Marcelo Olmedo Coronel" w:date="2026-10-26T20:49:00Z" w16du:dateUtc="2026-10-27T01:49:00Z">
            <w:rPr/>
          </w:rPrChange>
        </w:rPr>
      </w:pPr>
      <w:r w:rsidRPr="004D4A21">
        <w:rPr>
          <w:lang w:val="es-EC"/>
          <w:rPrChange w:id="1326" w:author="(Estudiante) Andres Marcelo Olmedo Coronel" w:date="2026-10-26T20:49:00Z" w16du:dateUtc="2026-10-27T01:49:00Z">
            <w:rPr/>
          </w:rPrChange>
        </w:rPr>
        <w:t>La Tabla 1</w:t>
      </w:r>
      <w:ins w:id="1327" w:author="(Estudiante) Andres Marcelo Olmedo Coronel" w:date="2026-10-27T04:25:00Z" w16du:dateUtc="2026-10-27T09:25:00Z">
        <w:r w:rsidR="00E54995">
          <w:rPr>
            <w:lang w:val="es-EC"/>
          </w:rPr>
          <w:t>2</w:t>
        </w:r>
      </w:ins>
      <w:del w:id="1328" w:author="(Estudiante) Andres Marcelo Olmedo Coronel" w:date="2026-10-27T04:25:00Z" w16du:dateUtc="2026-10-27T09:25:00Z">
        <w:r w:rsidRPr="004D4A21" w:rsidDel="00E54995">
          <w:rPr>
            <w:lang w:val="es-EC"/>
            <w:rPrChange w:id="1329" w:author="(Estudiante) Andres Marcelo Olmedo Coronel" w:date="2026-10-26T20:49:00Z" w16du:dateUtc="2026-10-27T01:49:00Z">
              <w:rPr/>
            </w:rPrChange>
          </w:rPr>
          <w:delText>1</w:delText>
        </w:r>
      </w:del>
      <w:r w:rsidRPr="004D4A21">
        <w:rPr>
          <w:lang w:val="es-EC"/>
          <w:rPrChange w:id="1330" w:author="(Estudiante) Andres Marcelo Olmedo Coronel" w:date="2026-10-26T20:49:00Z" w16du:dateUtc="2026-10-27T01:49:00Z">
            <w:rPr/>
          </w:rPrChange>
        </w:rPr>
        <w:t xml:space="preserve"> y la Figura 9 resumen los resultados en las cinco ventanas temporales. Los intervalos de confianza al 95 % se obtuvieron mediante bootstrap por bloques mensuales con 1.000 remuestreos (Efron &amp; Tibshirani, 1993). El HistGradientBoosting ordinal alcanzó el mayor F1 macro (0,340), 3,1 puntos porcentuales por encima de la regla institucional y 1,0 punto por encima de la regresión logística. Sin embargo, la regla obtuvo el mejor QWK y el menor MAE, porque la persistencia acierta la mayoría de los casos estables; la ventaja de los modelos se concentra en el recobrado de la mora grave y en una menor subestimación de la severidad. Random Forest y Extra Trees no superaron a la regla en F1 macro.</w:t>
      </w:r>
    </w:p>
    <w:p w14:paraId="7BBDF39C" w14:textId="1786961F" w:rsidR="003C53B1" w:rsidRPr="004D4A21" w:rsidRDefault="00000000">
      <w:pPr>
        <w:pStyle w:val="Cuerpo"/>
        <w:keepNext/>
        <w:spacing w:after="0"/>
        <w:jc w:val="left"/>
        <w:rPr>
          <w:lang w:val="es-EC"/>
          <w:rPrChange w:id="1331" w:author="(Estudiante) Andres Marcelo Olmedo Coronel" w:date="2026-10-26T20:49:00Z" w16du:dateUtc="2026-10-27T01:49:00Z">
            <w:rPr/>
          </w:rPrChange>
        </w:rPr>
      </w:pPr>
      <w:r w:rsidRPr="004D4A21">
        <w:rPr>
          <w:b/>
          <w:bCs/>
          <w:lang w:val="es-EC"/>
          <w:rPrChange w:id="1332" w:author="(Estudiante) Andres Marcelo Olmedo Coronel" w:date="2026-10-26T20:49:00Z" w16du:dateUtc="2026-10-27T01:49:00Z">
            <w:rPr>
              <w:b/>
              <w:bCs/>
            </w:rPr>
          </w:rPrChange>
        </w:rPr>
        <w:t>Tabla 1</w:t>
      </w:r>
      <w:ins w:id="1333" w:author="(Estudiante) Andres Marcelo Olmedo Coronel" w:date="2026-10-27T04:25:00Z" w16du:dateUtc="2026-10-27T09:25:00Z">
        <w:r w:rsidR="00E54995">
          <w:rPr>
            <w:b/>
            <w:bCs/>
            <w:lang w:val="es-EC"/>
          </w:rPr>
          <w:t>2</w:t>
        </w:r>
      </w:ins>
      <w:del w:id="1334" w:author="(Estudiante) Andres Marcelo Olmedo Coronel" w:date="2026-10-27T04:25:00Z" w16du:dateUtc="2026-10-27T09:25:00Z">
        <w:r w:rsidRPr="004D4A21" w:rsidDel="00E54995">
          <w:rPr>
            <w:b/>
            <w:bCs/>
            <w:lang w:val="es-EC"/>
            <w:rPrChange w:id="1335" w:author="(Estudiante) Andres Marcelo Olmedo Coronel" w:date="2026-10-26T20:49:00Z" w16du:dateUtc="2026-10-27T01:49:00Z">
              <w:rPr>
                <w:b/>
                <w:bCs/>
              </w:rPr>
            </w:rPrChange>
          </w:rPr>
          <w:delText>1</w:delText>
        </w:r>
      </w:del>
    </w:p>
    <w:p w14:paraId="7BBDF39D" w14:textId="77777777" w:rsidR="003C53B1" w:rsidRPr="004D4A21" w:rsidRDefault="00000000">
      <w:pPr>
        <w:pStyle w:val="Cuerpo"/>
        <w:keepNext/>
        <w:jc w:val="left"/>
        <w:rPr>
          <w:lang w:val="es-EC"/>
          <w:rPrChange w:id="1336" w:author="(Estudiante) Andres Marcelo Olmedo Coronel" w:date="2026-10-26T20:49:00Z" w16du:dateUtc="2026-10-27T01:49:00Z">
            <w:rPr/>
          </w:rPrChange>
        </w:rPr>
      </w:pPr>
      <w:r w:rsidRPr="004D4A21">
        <w:rPr>
          <w:i/>
          <w:iCs/>
          <w:lang w:val="es-EC"/>
          <w:rPrChange w:id="1337" w:author="(Estudiante) Andres Marcelo Olmedo Coronel" w:date="2026-10-26T20:49:00Z" w16du:dateUtc="2026-10-27T01:49:00Z">
            <w:rPr>
              <w:i/>
              <w:iCs/>
            </w:rPr>
          </w:rPrChange>
        </w:rPr>
        <w:t>Desempeño en la validación temporal de cinco ventanas</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300"/>
        <w:gridCol w:w="800"/>
        <w:gridCol w:w="700"/>
        <w:gridCol w:w="1450"/>
        <w:gridCol w:w="850"/>
        <w:gridCol w:w="700"/>
        <w:gridCol w:w="750"/>
        <w:gridCol w:w="950"/>
        <w:gridCol w:w="850"/>
      </w:tblGrid>
      <w:tr w:rsidR="003C53B1" w:rsidRPr="004D4A21" w14:paraId="7BBDF3A7"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9E" w14:textId="77777777" w:rsidR="003C53B1" w:rsidRPr="004D4A21" w:rsidRDefault="00000000">
            <w:pPr>
              <w:pStyle w:val="Predeterminado"/>
              <w:keepNext/>
              <w:spacing w:before="40" w:after="40" w:line="240" w:lineRule="auto"/>
              <w:jc w:val="center"/>
            </w:pPr>
            <w:r w:rsidRPr="004D4A21">
              <w:rPr>
                <w:b/>
                <w:bCs/>
                <w:sz w:val="16"/>
                <w:szCs w:val="16"/>
              </w:rPr>
              <w:t>Modelo</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9F" w14:textId="77777777" w:rsidR="003C53B1" w:rsidRPr="004D4A21" w:rsidRDefault="00000000">
            <w:pPr>
              <w:pStyle w:val="Predeterminado"/>
              <w:keepNext/>
              <w:spacing w:before="40" w:after="40" w:line="240" w:lineRule="auto"/>
              <w:jc w:val="center"/>
            </w:pPr>
            <w:r w:rsidRPr="004D4A21">
              <w:rPr>
                <w:b/>
                <w:bCs/>
                <w:sz w:val="16"/>
                <w:szCs w:val="16"/>
              </w:rPr>
              <w:t>F1 macro</w:t>
            </w:r>
          </w:p>
        </w:tc>
        <w:tc>
          <w:tcPr>
            <w:tcW w:w="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A0" w14:textId="77777777" w:rsidR="003C53B1" w:rsidRPr="004D4A21" w:rsidRDefault="00000000">
            <w:pPr>
              <w:pStyle w:val="Predeterminado"/>
              <w:keepNext/>
              <w:spacing w:before="40" w:after="40" w:line="240" w:lineRule="auto"/>
              <w:jc w:val="center"/>
            </w:pPr>
            <w:r w:rsidRPr="004D4A21">
              <w:rPr>
                <w:b/>
                <w:bCs/>
                <w:sz w:val="16"/>
                <w:szCs w:val="16"/>
              </w:rPr>
              <w:t>DE</w:t>
            </w:r>
          </w:p>
        </w:tc>
        <w:tc>
          <w:tcPr>
            <w:tcW w:w="14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A1" w14:textId="77777777" w:rsidR="003C53B1" w:rsidRPr="004D4A21" w:rsidRDefault="00000000">
            <w:pPr>
              <w:pStyle w:val="Predeterminado"/>
              <w:keepNext/>
              <w:spacing w:before="40" w:after="40" w:line="240" w:lineRule="auto"/>
              <w:jc w:val="center"/>
            </w:pPr>
            <w:r w:rsidRPr="004D4A21">
              <w:rPr>
                <w:b/>
                <w:bCs/>
                <w:sz w:val="16"/>
                <w:szCs w:val="16"/>
              </w:rPr>
              <w:t>IC 95 %</w:t>
            </w:r>
          </w:p>
        </w:tc>
        <w:tc>
          <w:tcPr>
            <w:tcW w:w="8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A2" w14:textId="77777777" w:rsidR="003C53B1" w:rsidRPr="004D4A21" w:rsidRDefault="00000000">
            <w:pPr>
              <w:pStyle w:val="Predeterminado"/>
              <w:keepNext/>
              <w:spacing w:before="40" w:after="40" w:line="240" w:lineRule="auto"/>
              <w:jc w:val="center"/>
            </w:pPr>
            <w:r w:rsidRPr="004D4A21">
              <w:rPr>
                <w:b/>
                <w:bCs/>
                <w:sz w:val="16"/>
                <w:szCs w:val="16"/>
              </w:rPr>
              <w:t>Exact. balanc.</w:t>
            </w:r>
          </w:p>
        </w:tc>
        <w:tc>
          <w:tcPr>
            <w:tcW w:w="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A3" w14:textId="77777777" w:rsidR="003C53B1" w:rsidRPr="004D4A21" w:rsidRDefault="00000000">
            <w:pPr>
              <w:pStyle w:val="Predeterminado"/>
              <w:keepNext/>
              <w:spacing w:before="40" w:after="40" w:line="240" w:lineRule="auto"/>
              <w:jc w:val="center"/>
            </w:pPr>
            <w:r w:rsidRPr="004D4A21">
              <w:rPr>
                <w:b/>
                <w:bCs/>
                <w:sz w:val="16"/>
                <w:szCs w:val="16"/>
              </w:rPr>
              <w:t>MAE</w:t>
            </w:r>
          </w:p>
        </w:tc>
        <w:tc>
          <w:tcPr>
            <w:tcW w:w="7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A4" w14:textId="77777777" w:rsidR="003C53B1" w:rsidRPr="004D4A21" w:rsidRDefault="00000000">
            <w:pPr>
              <w:pStyle w:val="Predeterminado"/>
              <w:keepNext/>
              <w:spacing w:before="40" w:after="40" w:line="240" w:lineRule="auto"/>
              <w:jc w:val="center"/>
            </w:pPr>
            <w:r w:rsidRPr="004D4A21">
              <w:rPr>
                <w:b/>
                <w:bCs/>
                <w:sz w:val="16"/>
                <w:szCs w:val="16"/>
              </w:rPr>
              <w:t>QWK</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A5" w14:textId="77777777" w:rsidR="003C53B1" w:rsidRPr="004D4A21" w:rsidRDefault="00000000">
            <w:pPr>
              <w:pStyle w:val="Predeterminado"/>
              <w:keepNext/>
              <w:spacing w:before="40" w:after="40" w:line="240" w:lineRule="auto"/>
              <w:jc w:val="center"/>
            </w:pPr>
            <w:r w:rsidRPr="004D4A21">
              <w:rPr>
                <w:b/>
                <w:bCs/>
                <w:sz w:val="16"/>
                <w:szCs w:val="16"/>
              </w:rPr>
              <w:t>Recob. ≥ 31 d</w:t>
            </w:r>
          </w:p>
        </w:tc>
        <w:tc>
          <w:tcPr>
            <w:tcW w:w="8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A6" w14:textId="77777777" w:rsidR="003C53B1" w:rsidRPr="004D4A21" w:rsidRDefault="00000000">
            <w:pPr>
              <w:pStyle w:val="Predeterminado"/>
              <w:keepNext/>
              <w:spacing w:before="40" w:after="40" w:line="240" w:lineRule="auto"/>
              <w:jc w:val="center"/>
            </w:pPr>
            <w:r w:rsidRPr="004D4A21">
              <w:rPr>
                <w:b/>
                <w:bCs/>
                <w:sz w:val="16"/>
                <w:szCs w:val="16"/>
              </w:rPr>
              <w:t>Subestim.</w:t>
            </w:r>
          </w:p>
        </w:tc>
      </w:tr>
      <w:tr w:rsidR="003C53B1" w:rsidRPr="004D4A21" w14:paraId="7BBDF3B1"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3A8" w14:textId="77777777" w:rsidR="003C53B1" w:rsidRPr="004D4A21" w:rsidRDefault="00000000">
            <w:pPr>
              <w:pStyle w:val="Predeterminado"/>
              <w:spacing w:before="40" w:after="40" w:line="240" w:lineRule="auto"/>
            </w:pPr>
            <w:r w:rsidRPr="004D4A21">
              <w:rPr>
                <w:sz w:val="16"/>
                <w:szCs w:val="16"/>
              </w:rPr>
              <w:t>HGB ordinal (Frank y Hall)</w:t>
            </w:r>
          </w:p>
        </w:tc>
        <w:tc>
          <w:tcPr>
            <w:tcW w:w="8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3A9" w14:textId="77777777" w:rsidR="003C53B1" w:rsidRPr="004D4A21" w:rsidRDefault="00000000">
            <w:pPr>
              <w:pStyle w:val="Predeterminado"/>
              <w:spacing w:before="40" w:after="40" w:line="240" w:lineRule="auto"/>
              <w:jc w:val="center"/>
            </w:pPr>
            <w:r w:rsidRPr="004D4A21">
              <w:rPr>
                <w:sz w:val="16"/>
                <w:szCs w:val="16"/>
              </w:rPr>
              <w:t>0,340</w:t>
            </w:r>
          </w:p>
        </w:tc>
        <w:tc>
          <w:tcPr>
            <w:tcW w:w="7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3AA" w14:textId="77777777" w:rsidR="003C53B1" w:rsidRPr="004D4A21" w:rsidRDefault="00000000">
            <w:pPr>
              <w:pStyle w:val="Predeterminado"/>
              <w:spacing w:before="40" w:after="40" w:line="240" w:lineRule="auto"/>
              <w:jc w:val="center"/>
            </w:pPr>
            <w:r w:rsidRPr="004D4A21">
              <w:rPr>
                <w:sz w:val="16"/>
                <w:szCs w:val="16"/>
              </w:rPr>
              <w:t>0,017</w:t>
            </w:r>
          </w:p>
        </w:tc>
        <w:tc>
          <w:tcPr>
            <w:tcW w:w="14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3AB" w14:textId="77777777" w:rsidR="003C53B1" w:rsidRPr="004D4A21" w:rsidRDefault="00000000">
            <w:pPr>
              <w:pStyle w:val="Predeterminado"/>
              <w:spacing w:before="40" w:after="40" w:line="240" w:lineRule="auto"/>
              <w:jc w:val="center"/>
            </w:pPr>
            <w:r w:rsidRPr="004D4A21">
              <w:rPr>
                <w:sz w:val="16"/>
                <w:szCs w:val="16"/>
              </w:rPr>
              <w:t>0,329 – 0,357</w:t>
            </w:r>
          </w:p>
        </w:tc>
        <w:tc>
          <w:tcPr>
            <w:tcW w:w="8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3AC" w14:textId="77777777" w:rsidR="003C53B1" w:rsidRPr="004D4A21" w:rsidRDefault="00000000">
            <w:pPr>
              <w:pStyle w:val="Predeterminado"/>
              <w:spacing w:before="40" w:after="40" w:line="240" w:lineRule="auto"/>
              <w:jc w:val="center"/>
            </w:pPr>
            <w:r w:rsidRPr="004D4A21">
              <w:rPr>
                <w:sz w:val="16"/>
                <w:szCs w:val="16"/>
              </w:rPr>
              <w:t>0,342</w:t>
            </w:r>
          </w:p>
        </w:tc>
        <w:tc>
          <w:tcPr>
            <w:tcW w:w="7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3AD" w14:textId="77777777" w:rsidR="003C53B1" w:rsidRPr="004D4A21" w:rsidRDefault="00000000">
            <w:pPr>
              <w:pStyle w:val="Predeterminado"/>
              <w:spacing w:before="40" w:after="40" w:line="240" w:lineRule="auto"/>
              <w:jc w:val="center"/>
            </w:pPr>
            <w:r w:rsidRPr="004D4A21">
              <w:rPr>
                <w:sz w:val="16"/>
                <w:szCs w:val="16"/>
              </w:rPr>
              <w:t>0,285</w:t>
            </w:r>
          </w:p>
        </w:tc>
        <w:tc>
          <w:tcPr>
            <w:tcW w:w="7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3AE" w14:textId="77777777" w:rsidR="003C53B1" w:rsidRPr="004D4A21" w:rsidRDefault="00000000">
            <w:pPr>
              <w:pStyle w:val="Predeterminado"/>
              <w:spacing w:before="40" w:after="40" w:line="240" w:lineRule="auto"/>
              <w:jc w:val="center"/>
            </w:pPr>
            <w:r w:rsidRPr="004D4A21">
              <w:rPr>
                <w:sz w:val="16"/>
                <w:szCs w:val="16"/>
              </w:rPr>
              <w:t>0,685</w:t>
            </w:r>
          </w:p>
        </w:tc>
        <w:tc>
          <w:tcPr>
            <w:tcW w:w="9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3AF" w14:textId="77777777" w:rsidR="003C53B1" w:rsidRPr="004D4A21" w:rsidRDefault="00000000">
            <w:pPr>
              <w:pStyle w:val="Predeterminado"/>
              <w:spacing w:before="40" w:after="40" w:line="240" w:lineRule="auto"/>
              <w:jc w:val="center"/>
            </w:pPr>
            <w:r w:rsidRPr="004D4A21">
              <w:rPr>
                <w:sz w:val="16"/>
                <w:szCs w:val="16"/>
              </w:rPr>
              <w:t>0,588</w:t>
            </w:r>
          </w:p>
        </w:tc>
        <w:tc>
          <w:tcPr>
            <w:tcW w:w="8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3B0" w14:textId="77777777" w:rsidR="003C53B1" w:rsidRPr="004D4A21" w:rsidRDefault="00000000">
            <w:pPr>
              <w:pStyle w:val="Predeterminado"/>
              <w:spacing w:before="40" w:after="40" w:line="240" w:lineRule="auto"/>
              <w:jc w:val="center"/>
            </w:pPr>
            <w:r w:rsidRPr="004D4A21">
              <w:rPr>
                <w:sz w:val="16"/>
                <w:szCs w:val="16"/>
              </w:rPr>
              <w:t>8,4 %</w:t>
            </w:r>
          </w:p>
        </w:tc>
      </w:tr>
      <w:tr w:rsidR="003C53B1" w:rsidRPr="004D4A21" w14:paraId="7BBDF3BB"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B2" w14:textId="77777777" w:rsidR="003C53B1" w:rsidRPr="004D4A21" w:rsidRDefault="00000000">
            <w:pPr>
              <w:pStyle w:val="Predeterminado"/>
              <w:spacing w:before="40" w:after="40" w:line="240" w:lineRule="auto"/>
            </w:pPr>
            <w:r w:rsidRPr="004D4A21">
              <w:rPr>
                <w:sz w:val="16"/>
                <w:szCs w:val="16"/>
              </w:rPr>
              <w:t>Regresión logística</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3B3" w14:textId="77777777" w:rsidR="003C53B1" w:rsidRPr="004D4A21" w:rsidRDefault="00000000">
            <w:pPr>
              <w:pStyle w:val="Predeterminado"/>
              <w:spacing w:before="40" w:after="40" w:line="240" w:lineRule="auto"/>
              <w:jc w:val="center"/>
            </w:pPr>
            <w:r w:rsidRPr="004D4A21">
              <w:rPr>
                <w:sz w:val="16"/>
                <w:szCs w:val="16"/>
              </w:rPr>
              <w:t>0,330</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B4" w14:textId="77777777" w:rsidR="003C53B1" w:rsidRPr="004D4A21" w:rsidRDefault="00000000">
            <w:pPr>
              <w:pStyle w:val="Predeterminado"/>
              <w:spacing w:before="40" w:after="40" w:line="240" w:lineRule="auto"/>
              <w:jc w:val="center"/>
            </w:pPr>
            <w:r w:rsidRPr="004D4A21">
              <w:rPr>
                <w:sz w:val="16"/>
                <w:szCs w:val="16"/>
              </w:rPr>
              <w:t>0,023</w:t>
            </w:r>
          </w:p>
        </w:tc>
        <w:tc>
          <w:tcPr>
            <w:tcW w:w="1450" w:type="dxa"/>
            <w:tcBorders>
              <w:top w:val="single" w:sz="4" w:space="0" w:color="000000"/>
              <w:left w:val="single" w:sz="4" w:space="0" w:color="000000"/>
              <w:bottom w:val="single" w:sz="4" w:space="0" w:color="000000"/>
              <w:right w:val="single" w:sz="4" w:space="0" w:color="000000"/>
            </w:tcBorders>
            <w:vAlign w:val="center"/>
          </w:tcPr>
          <w:p w14:paraId="7BBDF3B5" w14:textId="77777777" w:rsidR="003C53B1" w:rsidRPr="004D4A21" w:rsidRDefault="00000000">
            <w:pPr>
              <w:pStyle w:val="Predeterminado"/>
              <w:spacing w:before="40" w:after="40" w:line="240" w:lineRule="auto"/>
              <w:jc w:val="center"/>
            </w:pPr>
            <w:r w:rsidRPr="004D4A21">
              <w:rPr>
                <w:sz w:val="16"/>
                <w:szCs w:val="16"/>
              </w:rPr>
              <w:t>0,319 – 0,344</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B6" w14:textId="77777777" w:rsidR="003C53B1" w:rsidRPr="004D4A21" w:rsidRDefault="00000000">
            <w:pPr>
              <w:pStyle w:val="Predeterminado"/>
              <w:spacing w:before="40" w:after="40" w:line="240" w:lineRule="auto"/>
              <w:jc w:val="center"/>
            </w:pPr>
            <w:r w:rsidRPr="004D4A21">
              <w:rPr>
                <w:sz w:val="16"/>
                <w:szCs w:val="16"/>
              </w:rPr>
              <w:t>0,361</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B7" w14:textId="77777777" w:rsidR="003C53B1" w:rsidRPr="004D4A21" w:rsidRDefault="00000000">
            <w:pPr>
              <w:pStyle w:val="Predeterminado"/>
              <w:spacing w:before="40" w:after="40" w:line="240" w:lineRule="auto"/>
              <w:jc w:val="center"/>
            </w:pPr>
            <w:r w:rsidRPr="004D4A21">
              <w:rPr>
                <w:sz w:val="16"/>
                <w:szCs w:val="16"/>
              </w:rPr>
              <w:t>0,323</w:t>
            </w:r>
          </w:p>
        </w:tc>
        <w:tc>
          <w:tcPr>
            <w:tcW w:w="750" w:type="dxa"/>
            <w:tcBorders>
              <w:top w:val="single" w:sz="4" w:space="0" w:color="000000"/>
              <w:left w:val="single" w:sz="4" w:space="0" w:color="000000"/>
              <w:bottom w:val="single" w:sz="4" w:space="0" w:color="000000"/>
              <w:right w:val="single" w:sz="4" w:space="0" w:color="000000"/>
            </w:tcBorders>
            <w:vAlign w:val="center"/>
          </w:tcPr>
          <w:p w14:paraId="7BBDF3B8" w14:textId="77777777" w:rsidR="003C53B1" w:rsidRPr="004D4A21" w:rsidRDefault="00000000">
            <w:pPr>
              <w:pStyle w:val="Predeterminado"/>
              <w:spacing w:before="40" w:after="40" w:line="240" w:lineRule="auto"/>
              <w:jc w:val="center"/>
            </w:pPr>
            <w:r w:rsidRPr="004D4A21">
              <w:rPr>
                <w:sz w:val="16"/>
                <w:szCs w:val="16"/>
              </w:rPr>
              <w:t>0,652</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3B9" w14:textId="77777777" w:rsidR="003C53B1" w:rsidRPr="004D4A21" w:rsidRDefault="00000000">
            <w:pPr>
              <w:pStyle w:val="Predeterminado"/>
              <w:spacing w:before="40" w:after="40" w:line="240" w:lineRule="auto"/>
              <w:jc w:val="center"/>
            </w:pPr>
            <w:r w:rsidRPr="004D4A21">
              <w:rPr>
                <w:sz w:val="16"/>
                <w:szCs w:val="16"/>
              </w:rPr>
              <w:t>0,716</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BA" w14:textId="77777777" w:rsidR="003C53B1" w:rsidRPr="004D4A21" w:rsidRDefault="00000000">
            <w:pPr>
              <w:pStyle w:val="Predeterminado"/>
              <w:spacing w:before="40" w:after="40" w:line="240" w:lineRule="auto"/>
              <w:jc w:val="center"/>
            </w:pPr>
            <w:r w:rsidRPr="004D4A21">
              <w:rPr>
                <w:sz w:val="16"/>
                <w:szCs w:val="16"/>
              </w:rPr>
              <w:t>7,3 %</w:t>
            </w:r>
          </w:p>
        </w:tc>
      </w:tr>
      <w:tr w:rsidR="003C53B1" w:rsidRPr="004D4A21" w14:paraId="7BBDF3C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BC" w14:textId="77777777" w:rsidR="003C53B1" w:rsidRPr="004D4A21" w:rsidRDefault="00000000">
            <w:pPr>
              <w:pStyle w:val="Predeterminado"/>
              <w:spacing w:before="40" w:after="40" w:line="240" w:lineRule="auto"/>
            </w:pPr>
            <w:r w:rsidRPr="004D4A21">
              <w:rPr>
                <w:sz w:val="16"/>
                <w:szCs w:val="16"/>
              </w:rPr>
              <w:t>Árbol de decisión</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3BD" w14:textId="77777777" w:rsidR="003C53B1" w:rsidRPr="004D4A21" w:rsidRDefault="00000000">
            <w:pPr>
              <w:pStyle w:val="Predeterminado"/>
              <w:spacing w:before="40" w:after="40" w:line="240" w:lineRule="auto"/>
              <w:jc w:val="center"/>
            </w:pPr>
            <w:r w:rsidRPr="004D4A21">
              <w:rPr>
                <w:sz w:val="16"/>
                <w:szCs w:val="16"/>
              </w:rPr>
              <w:t>0,324</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BE" w14:textId="77777777" w:rsidR="003C53B1" w:rsidRPr="004D4A21" w:rsidRDefault="00000000">
            <w:pPr>
              <w:pStyle w:val="Predeterminado"/>
              <w:spacing w:before="40" w:after="40" w:line="240" w:lineRule="auto"/>
              <w:jc w:val="center"/>
            </w:pPr>
            <w:r w:rsidRPr="004D4A21">
              <w:rPr>
                <w:sz w:val="16"/>
                <w:szCs w:val="16"/>
              </w:rPr>
              <w:t>0,012</w:t>
            </w:r>
          </w:p>
        </w:tc>
        <w:tc>
          <w:tcPr>
            <w:tcW w:w="1450" w:type="dxa"/>
            <w:tcBorders>
              <w:top w:val="single" w:sz="4" w:space="0" w:color="000000"/>
              <w:left w:val="single" w:sz="4" w:space="0" w:color="000000"/>
              <w:bottom w:val="single" w:sz="4" w:space="0" w:color="000000"/>
              <w:right w:val="single" w:sz="4" w:space="0" w:color="000000"/>
            </w:tcBorders>
            <w:vAlign w:val="center"/>
          </w:tcPr>
          <w:p w14:paraId="7BBDF3BF" w14:textId="77777777" w:rsidR="003C53B1" w:rsidRPr="004D4A21" w:rsidRDefault="00000000">
            <w:pPr>
              <w:pStyle w:val="Predeterminado"/>
              <w:spacing w:before="40" w:after="40" w:line="240" w:lineRule="auto"/>
              <w:jc w:val="center"/>
            </w:pPr>
            <w:r w:rsidRPr="004D4A21">
              <w:rPr>
                <w:sz w:val="16"/>
                <w:szCs w:val="16"/>
              </w:rPr>
              <w:t>0,319 – 0,333</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C0" w14:textId="77777777" w:rsidR="003C53B1" w:rsidRPr="004D4A21" w:rsidRDefault="00000000">
            <w:pPr>
              <w:pStyle w:val="Predeterminado"/>
              <w:spacing w:before="40" w:after="40" w:line="240" w:lineRule="auto"/>
              <w:jc w:val="center"/>
            </w:pPr>
            <w:r w:rsidRPr="004D4A21">
              <w:rPr>
                <w:sz w:val="16"/>
                <w:szCs w:val="16"/>
              </w:rPr>
              <w:t>0,370</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C1" w14:textId="77777777" w:rsidR="003C53B1" w:rsidRPr="004D4A21" w:rsidRDefault="00000000">
            <w:pPr>
              <w:pStyle w:val="Predeterminado"/>
              <w:spacing w:before="40" w:after="40" w:line="240" w:lineRule="auto"/>
              <w:jc w:val="center"/>
            </w:pPr>
            <w:r w:rsidRPr="004D4A21">
              <w:rPr>
                <w:sz w:val="16"/>
                <w:szCs w:val="16"/>
              </w:rPr>
              <w:t>0,433</w:t>
            </w:r>
          </w:p>
        </w:tc>
        <w:tc>
          <w:tcPr>
            <w:tcW w:w="750" w:type="dxa"/>
            <w:tcBorders>
              <w:top w:val="single" w:sz="4" w:space="0" w:color="000000"/>
              <w:left w:val="single" w:sz="4" w:space="0" w:color="000000"/>
              <w:bottom w:val="single" w:sz="4" w:space="0" w:color="000000"/>
              <w:right w:val="single" w:sz="4" w:space="0" w:color="000000"/>
            </w:tcBorders>
            <w:vAlign w:val="center"/>
          </w:tcPr>
          <w:p w14:paraId="7BBDF3C2" w14:textId="77777777" w:rsidR="003C53B1" w:rsidRPr="004D4A21" w:rsidRDefault="00000000">
            <w:pPr>
              <w:pStyle w:val="Predeterminado"/>
              <w:spacing w:before="40" w:after="40" w:line="240" w:lineRule="auto"/>
              <w:jc w:val="center"/>
            </w:pPr>
            <w:r w:rsidRPr="004D4A21">
              <w:rPr>
                <w:sz w:val="16"/>
                <w:szCs w:val="16"/>
              </w:rPr>
              <w:t>0,589</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3C3" w14:textId="77777777" w:rsidR="003C53B1" w:rsidRPr="004D4A21" w:rsidRDefault="00000000">
            <w:pPr>
              <w:pStyle w:val="Predeterminado"/>
              <w:spacing w:before="40" w:after="40" w:line="240" w:lineRule="auto"/>
              <w:jc w:val="center"/>
            </w:pPr>
            <w:r w:rsidRPr="004D4A21">
              <w:rPr>
                <w:sz w:val="16"/>
                <w:szCs w:val="16"/>
              </w:rPr>
              <w:t>0,747</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C4" w14:textId="77777777" w:rsidR="003C53B1" w:rsidRPr="004D4A21" w:rsidRDefault="00000000">
            <w:pPr>
              <w:pStyle w:val="Predeterminado"/>
              <w:spacing w:before="40" w:after="40" w:line="240" w:lineRule="auto"/>
              <w:jc w:val="center"/>
            </w:pPr>
            <w:r w:rsidRPr="004D4A21">
              <w:rPr>
                <w:sz w:val="16"/>
                <w:szCs w:val="16"/>
              </w:rPr>
              <w:t>6,7 %</w:t>
            </w:r>
          </w:p>
        </w:tc>
      </w:tr>
      <w:tr w:rsidR="003C53B1" w:rsidRPr="004D4A21" w14:paraId="7BBDF3C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C6" w14:textId="77777777" w:rsidR="003C53B1" w:rsidRPr="004D4A21" w:rsidRDefault="00000000">
            <w:pPr>
              <w:pStyle w:val="Predeterminado"/>
              <w:spacing w:before="40" w:after="40" w:line="240" w:lineRule="auto"/>
            </w:pPr>
            <w:r w:rsidRPr="004D4A21">
              <w:rPr>
                <w:sz w:val="16"/>
                <w:szCs w:val="16"/>
              </w:rPr>
              <w:t>HistGradientBoosting</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3C7" w14:textId="77777777" w:rsidR="003C53B1" w:rsidRPr="004D4A21" w:rsidRDefault="00000000">
            <w:pPr>
              <w:pStyle w:val="Predeterminado"/>
              <w:spacing w:before="40" w:after="40" w:line="240" w:lineRule="auto"/>
              <w:jc w:val="center"/>
            </w:pPr>
            <w:r w:rsidRPr="004D4A21">
              <w:rPr>
                <w:sz w:val="16"/>
                <w:szCs w:val="16"/>
              </w:rPr>
              <w:t>0,320</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C8" w14:textId="77777777" w:rsidR="003C53B1" w:rsidRPr="004D4A21" w:rsidRDefault="00000000">
            <w:pPr>
              <w:pStyle w:val="Predeterminado"/>
              <w:spacing w:before="40" w:after="40" w:line="240" w:lineRule="auto"/>
              <w:jc w:val="center"/>
            </w:pPr>
            <w:r w:rsidRPr="004D4A21">
              <w:rPr>
                <w:sz w:val="16"/>
                <w:szCs w:val="16"/>
              </w:rPr>
              <w:t>0,014</w:t>
            </w:r>
          </w:p>
        </w:tc>
        <w:tc>
          <w:tcPr>
            <w:tcW w:w="1450" w:type="dxa"/>
            <w:tcBorders>
              <w:top w:val="single" w:sz="4" w:space="0" w:color="000000"/>
              <w:left w:val="single" w:sz="4" w:space="0" w:color="000000"/>
              <w:bottom w:val="single" w:sz="4" w:space="0" w:color="000000"/>
              <w:right w:val="single" w:sz="4" w:space="0" w:color="000000"/>
            </w:tcBorders>
            <w:vAlign w:val="center"/>
          </w:tcPr>
          <w:p w14:paraId="7BBDF3C9" w14:textId="77777777" w:rsidR="003C53B1" w:rsidRPr="004D4A21" w:rsidRDefault="00000000">
            <w:pPr>
              <w:pStyle w:val="Predeterminado"/>
              <w:spacing w:before="40" w:after="40" w:line="240" w:lineRule="auto"/>
              <w:jc w:val="center"/>
            </w:pPr>
            <w:r w:rsidRPr="004D4A21">
              <w:rPr>
                <w:sz w:val="16"/>
                <w:szCs w:val="16"/>
              </w:rPr>
              <w:t>0,312 – 0,330</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CA" w14:textId="77777777" w:rsidR="003C53B1" w:rsidRPr="004D4A21" w:rsidRDefault="00000000">
            <w:pPr>
              <w:pStyle w:val="Predeterminado"/>
              <w:spacing w:before="40" w:after="40" w:line="240" w:lineRule="auto"/>
              <w:jc w:val="center"/>
            </w:pPr>
            <w:r w:rsidRPr="004D4A21">
              <w:rPr>
                <w:sz w:val="16"/>
                <w:szCs w:val="16"/>
              </w:rPr>
              <w:t>0,327</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CB" w14:textId="77777777" w:rsidR="003C53B1" w:rsidRPr="004D4A21" w:rsidRDefault="00000000">
            <w:pPr>
              <w:pStyle w:val="Predeterminado"/>
              <w:spacing w:before="40" w:after="40" w:line="240" w:lineRule="auto"/>
              <w:jc w:val="center"/>
            </w:pPr>
            <w:r w:rsidRPr="004D4A21">
              <w:rPr>
                <w:sz w:val="16"/>
                <w:szCs w:val="16"/>
              </w:rPr>
              <w:t>0,263</w:t>
            </w:r>
          </w:p>
        </w:tc>
        <w:tc>
          <w:tcPr>
            <w:tcW w:w="750" w:type="dxa"/>
            <w:tcBorders>
              <w:top w:val="single" w:sz="4" w:space="0" w:color="000000"/>
              <w:left w:val="single" w:sz="4" w:space="0" w:color="000000"/>
              <w:bottom w:val="single" w:sz="4" w:space="0" w:color="000000"/>
              <w:right w:val="single" w:sz="4" w:space="0" w:color="000000"/>
            </w:tcBorders>
            <w:vAlign w:val="center"/>
          </w:tcPr>
          <w:p w14:paraId="7BBDF3CC" w14:textId="77777777" w:rsidR="003C53B1" w:rsidRPr="004D4A21" w:rsidRDefault="00000000">
            <w:pPr>
              <w:pStyle w:val="Predeterminado"/>
              <w:spacing w:before="40" w:after="40" w:line="240" w:lineRule="auto"/>
              <w:jc w:val="center"/>
            </w:pPr>
            <w:r w:rsidRPr="004D4A21">
              <w:rPr>
                <w:sz w:val="16"/>
                <w:szCs w:val="16"/>
              </w:rPr>
              <w:t>0,673</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3CD" w14:textId="77777777" w:rsidR="003C53B1" w:rsidRPr="004D4A21" w:rsidRDefault="00000000">
            <w:pPr>
              <w:pStyle w:val="Predeterminado"/>
              <w:spacing w:before="40" w:after="40" w:line="240" w:lineRule="auto"/>
              <w:jc w:val="center"/>
            </w:pPr>
            <w:r w:rsidRPr="004D4A21">
              <w:rPr>
                <w:sz w:val="16"/>
                <w:szCs w:val="16"/>
              </w:rPr>
              <w:t>0,578</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CE" w14:textId="77777777" w:rsidR="003C53B1" w:rsidRPr="004D4A21" w:rsidRDefault="00000000">
            <w:pPr>
              <w:pStyle w:val="Predeterminado"/>
              <w:spacing w:before="40" w:after="40" w:line="240" w:lineRule="auto"/>
              <w:jc w:val="center"/>
            </w:pPr>
            <w:r w:rsidRPr="004D4A21">
              <w:rPr>
                <w:sz w:val="16"/>
                <w:szCs w:val="16"/>
              </w:rPr>
              <w:t>8,9 %</w:t>
            </w:r>
          </w:p>
        </w:tc>
      </w:tr>
      <w:tr w:rsidR="003C53B1" w:rsidRPr="004D4A21" w14:paraId="7BBDF3D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D0" w14:textId="77777777" w:rsidR="003C53B1" w:rsidRPr="004D4A21" w:rsidRDefault="00000000">
            <w:pPr>
              <w:pStyle w:val="Predeterminado"/>
              <w:spacing w:before="40" w:after="40" w:line="240" w:lineRule="auto"/>
            </w:pPr>
            <w:r w:rsidRPr="004D4A21">
              <w:rPr>
                <w:sz w:val="16"/>
                <w:szCs w:val="16"/>
              </w:rPr>
              <w:t>Regla institucional (persistencia)</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3D1" w14:textId="77777777" w:rsidR="003C53B1" w:rsidRPr="004D4A21" w:rsidRDefault="00000000">
            <w:pPr>
              <w:pStyle w:val="Predeterminado"/>
              <w:spacing w:before="40" w:after="40" w:line="240" w:lineRule="auto"/>
              <w:jc w:val="center"/>
            </w:pPr>
            <w:r w:rsidRPr="004D4A21">
              <w:rPr>
                <w:sz w:val="16"/>
                <w:szCs w:val="16"/>
              </w:rPr>
              <w:t>0,309</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D2" w14:textId="77777777" w:rsidR="003C53B1" w:rsidRPr="004D4A21" w:rsidRDefault="00000000">
            <w:pPr>
              <w:pStyle w:val="Predeterminado"/>
              <w:spacing w:before="40" w:after="40" w:line="240" w:lineRule="auto"/>
              <w:jc w:val="center"/>
            </w:pPr>
            <w:r w:rsidRPr="004D4A21">
              <w:rPr>
                <w:sz w:val="16"/>
                <w:szCs w:val="16"/>
              </w:rPr>
              <w:t>0,010</w:t>
            </w:r>
          </w:p>
        </w:tc>
        <w:tc>
          <w:tcPr>
            <w:tcW w:w="1450" w:type="dxa"/>
            <w:tcBorders>
              <w:top w:val="single" w:sz="4" w:space="0" w:color="000000"/>
              <w:left w:val="single" w:sz="4" w:space="0" w:color="000000"/>
              <w:bottom w:val="single" w:sz="4" w:space="0" w:color="000000"/>
              <w:right w:val="single" w:sz="4" w:space="0" w:color="000000"/>
            </w:tcBorders>
            <w:vAlign w:val="center"/>
          </w:tcPr>
          <w:p w14:paraId="7BBDF3D3" w14:textId="77777777" w:rsidR="003C53B1" w:rsidRPr="004D4A21" w:rsidRDefault="00000000">
            <w:pPr>
              <w:pStyle w:val="Predeterminado"/>
              <w:spacing w:before="40" w:after="40" w:line="240" w:lineRule="auto"/>
              <w:jc w:val="center"/>
            </w:pPr>
            <w:r w:rsidRPr="004D4A21">
              <w:rPr>
                <w:sz w:val="16"/>
                <w:szCs w:val="16"/>
              </w:rPr>
              <w:t>0,302 – 0,318</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D4" w14:textId="77777777" w:rsidR="003C53B1" w:rsidRPr="004D4A21" w:rsidRDefault="00000000">
            <w:pPr>
              <w:pStyle w:val="Predeterminado"/>
              <w:spacing w:before="40" w:after="40" w:line="240" w:lineRule="auto"/>
              <w:jc w:val="center"/>
            </w:pPr>
            <w:r w:rsidRPr="004D4A21">
              <w:rPr>
                <w:sz w:val="16"/>
                <w:szCs w:val="16"/>
              </w:rPr>
              <w:t>0,290</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D5" w14:textId="77777777" w:rsidR="003C53B1" w:rsidRPr="004D4A21" w:rsidRDefault="00000000">
            <w:pPr>
              <w:pStyle w:val="Predeterminado"/>
              <w:spacing w:before="40" w:after="40" w:line="240" w:lineRule="auto"/>
              <w:jc w:val="center"/>
            </w:pPr>
            <w:r w:rsidRPr="004D4A21">
              <w:rPr>
                <w:sz w:val="16"/>
                <w:szCs w:val="16"/>
              </w:rPr>
              <w:t>0,248</w:t>
            </w:r>
          </w:p>
        </w:tc>
        <w:tc>
          <w:tcPr>
            <w:tcW w:w="750" w:type="dxa"/>
            <w:tcBorders>
              <w:top w:val="single" w:sz="4" w:space="0" w:color="000000"/>
              <w:left w:val="single" w:sz="4" w:space="0" w:color="000000"/>
              <w:bottom w:val="single" w:sz="4" w:space="0" w:color="000000"/>
              <w:right w:val="single" w:sz="4" w:space="0" w:color="000000"/>
            </w:tcBorders>
            <w:vAlign w:val="center"/>
          </w:tcPr>
          <w:p w14:paraId="7BBDF3D6" w14:textId="77777777" w:rsidR="003C53B1" w:rsidRPr="004D4A21" w:rsidRDefault="00000000">
            <w:pPr>
              <w:pStyle w:val="Predeterminado"/>
              <w:spacing w:before="40" w:after="40" w:line="240" w:lineRule="auto"/>
              <w:jc w:val="center"/>
            </w:pPr>
            <w:r w:rsidRPr="004D4A21">
              <w:rPr>
                <w:sz w:val="16"/>
                <w:szCs w:val="16"/>
              </w:rPr>
              <w:t>0,697</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3D7" w14:textId="77777777" w:rsidR="003C53B1" w:rsidRPr="004D4A21" w:rsidRDefault="00000000">
            <w:pPr>
              <w:pStyle w:val="Predeterminado"/>
              <w:spacing w:before="40" w:after="40" w:line="240" w:lineRule="auto"/>
              <w:jc w:val="center"/>
            </w:pPr>
            <w:r w:rsidRPr="004D4A21">
              <w:rPr>
                <w:sz w:val="16"/>
                <w:szCs w:val="16"/>
              </w:rPr>
              <w:t>0,535</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D8" w14:textId="77777777" w:rsidR="003C53B1" w:rsidRPr="004D4A21" w:rsidRDefault="00000000">
            <w:pPr>
              <w:pStyle w:val="Predeterminado"/>
              <w:spacing w:before="40" w:after="40" w:line="240" w:lineRule="auto"/>
              <w:jc w:val="center"/>
            </w:pPr>
            <w:r w:rsidRPr="004D4A21">
              <w:rPr>
                <w:sz w:val="16"/>
                <w:szCs w:val="16"/>
              </w:rPr>
              <w:t>10,1 %</w:t>
            </w:r>
          </w:p>
        </w:tc>
      </w:tr>
      <w:tr w:rsidR="003C53B1" w:rsidRPr="004D4A21" w14:paraId="7BBDF3E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DA" w14:textId="77777777" w:rsidR="003C53B1" w:rsidRPr="004D4A21" w:rsidRDefault="00000000">
            <w:pPr>
              <w:pStyle w:val="Predeterminado"/>
              <w:spacing w:before="40" w:after="40" w:line="240" w:lineRule="auto"/>
            </w:pPr>
            <w:r w:rsidRPr="004D4A21">
              <w:rPr>
                <w:sz w:val="16"/>
                <w:szCs w:val="16"/>
              </w:rPr>
              <w:t>Extra Trees</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3DB" w14:textId="77777777" w:rsidR="003C53B1" w:rsidRPr="004D4A21" w:rsidRDefault="00000000">
            <w:pPr>
              <w:pStyle w:val="Predeterminado"/>
              <w:spacing w:before="40" w:after="40" w:line="240" w:lineRule="auto"/>
              <w:jc w:val="center"/>
            </w:pPr>
            <w:r w:rsidRPr="004D4A21">
              <w:rPr>
                <w:sz w:val="16"/>
                <w:szCs w:val="16"/>
              </w:rPr>
              <w:t>0,304</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DC" w14:textId="77777777" w:rsidR="003C53B1" w:rsidRPr="004D4A21" w:rsidRDefault="00000000">
            <w:pPr>
              <w:pStyle w:val="Predeterminado"/>
              <w:spacing w:before="40" w:after="40" w:line="240" w:lineRule="auto"/>
              <w:jc w:val="center"/>
            </w:pPr>
            <w:r w:rsidRPr="004D4A21">
              <w:rPr>
                <w:sz w:val="16"/>
                <w:szCs w:val="16"/>
              </w:rPr>
              <w:t>0,019</w:t>
            </w:r>
          </w:p>
        </w:tc>
        <w:tc>
          <w:tcPr>
            <w:tcW w:w="1450" w:type="dxa"/>
            <w:tcBorders>
              <w:top w:val="single" w:sz="4" w:space="0" w:color="000000"/>
              <w:left w:val="single" w:sz="4" w:space="0" w:color="000000"/>
              <w:bottom w:val="single" w:sz="4" w:space="0" w:color="000000"/>
              <w:right w:val="single" w:sz="4" w:space="0" w:color="000000"/>
            </w:tcBorders>
            <w:vAlign w:val="center"/>
          </w:tcPr>
          <w:p w14:paraId="7BBDF3DD" w14:textId="77777777" w:rsidR="003C53B1" w:rsidRPr="004D4A21" w:rsidRDefault="00000000">
            <w:pPr>
              <w:pStyle w:val="Predeterminado"/>
              <w:spacing w:before="40" w:after="40" w:line="240" w:lineRule="auto"/>
              <w:jc w:val="center"/>
            </w:pPr>
            <w:r w:rsidRPr="004D4A21">
              <w:rPr>
                <w:sz w:val="16"/>
                <w:szCs w:val="16"/>
              </w:rPr>
              <w:t>0,296 – 0,316</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DE" w14:textId="77777777" w:rsidR="003C53B1" w:rsidRPr="004D4A21" w:rsidRDefault="00000000">
            <w:pPr>
              <w:pStyle w:val="Predeterminado"/>
              <w:spacing w:before="40" w:after="40" w:line="240" w:lineRule="auto"/>
              <w:jc w:val="center"/>
            </w:pPr>
            <w:r w:rsidRPr="004D4A21">
              <w:rPr>
                <w:sz w:val="16"/>
                <w:szCs w:val="16"/>
              </w:rPr>
              <w:t>0,334</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DF" w14:textId="77777777" w:rsidR="003C53B1" w:rsidRPr="004D4A21" w:rsidRDefault="00000000">
            <w:pPr>
              <w:pStyle w:val="Predeterminado"/>
              <w:spacing w:before="40" w:after="40" w:line="240" w:lineRule="auto"/>
              <w:jc w:val="center"/>
            </w:pPr>
            <w:r w:rsidRPr="004D4A21">
              <w:rPr>
                <w:sz w:val="16"/>
                <w:szCs w:val="16"/>
              </w:rPr>
              <w:t>0,262</w:t>
            </w:r>
          </w:p>
        </w:tc>
        <w:tc>
          <w:tcPr>
            <w:tcW w:w="750" w:type="dxa"/>
            <w:tcBorders>
              <w:top w:val="single" w:sz="4" w:space="0" w:color="000000"/>
              <w:left w:val="single" w:sz="4" w:space="0" w:color="000000"/>
              <w:bottom w:val="single" w:sz="4" w:space="0" w:color="000000"/>
              <w:right w:val="single" w:sz="4" w:space="0" w:color="000000"/>
            </w:tcBorders>
            <w:vAlign w:val="center"/>
          </w:tcPr>
          <w:p w14:paraId="7BBDF3E0" w14:textId="77777777" w:rsidR="003C53B1" w:rsidRPr="004D4A21" w:rsidRDefault="00000000">
            <w:pPr>
              <w:pStyle w:val="Predeterminado"/>
              <w:spacing w:before="40" w:after="40" w:line="240" w:lineRule="auto"/>
              <w:jc w:val="center"/>
            </w:pPr>
            <w:r w:rsidRPr="004D4A21">
              <w:rPr>
                <w:sz w:val="16"/>
                <w:szCs w:val="16"/>
              </w:rPr>
              <w:t>0,676</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3E1" w14:textId="77777777" w:rsidR="003C53B1" w:rsidRPr="004D4A21" w:rsidRDefault="00000000">
            <w:pPr>
              <w:pStyle w:val="Predeterminado"/>
              <w:spacing w:before="40" w:after="40" w:line="240" w:lineRule="auto"/>
              <w:jc w:val="center"/>
            </w:pPr>
            <w:r w:rsidRPr="004D4A21">
              <w:rPr>
                <w:sz w:val="16"/>
                <w:szCs w:val="16"/>
              </w:rPr>
              <w:t>0,646</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E2" w14:textId="77777777" w:rsidR="003C53B1" w:rsidRPr="004D4A21" w:rsidRDefault="00000000">
            <w:pPr>
              <w:pStyle w:val="Predeterminado"/>
              <w:spacing w:before="40" w:after="40" w:line="240" w:lineRule="auto"/>
              <w:jc w:val="center"/>
            </w:pPr>
            <w:r w:rsidRPr="004D4A21">
              <w:rPr>
                <w:sz w:val="16"/>
                <w:szCs w:val="16"/>
              </w:rPr>
              <w:t>8,5 %</w:t>
            </w:r>
          </w:p>
        </w:tc>
      </w:tr>
      <w:tr w:rsidR="003C53B1" w:rsidRPr="004D4A21" w14:paraId="7BBDF3E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vAlign w:val="center"/>
          </w:tcPr>
          <w:p w14:paraId="7BBDF3E4" w14:textId="77777777" w:rsidR="003C53B1" w:rsidRPr="004D4A21" w:rsidRDefault="00000000">
            <w:pPr>
              <w:pStyle w:val="Predeterminado"/>
              <w:keepNext/>
              <w:spacing w:before="40" w:after="40" w:line="240" w:lineRule="auto"/>
            </w:pPr>
            <w:r w:rsidRPr="004D4A21">
              <w:rPr>
                <w:sz w:val="16"/>
                <w:szCs w:val="16"/>
              </w:rPr>
              <w:t>Random Forest</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3E5" w14:textId="77777777" w:rsidR="003C53B1" w:rsidRPr="004D4A21" w:rsidRDefault="00000000">
            <w:pPr>
              <w:pStyle w:val="Predeterminado"/>
              <w:keepNext/>
              <w:spacing w:before="40" w:after="40" w:line="240" w:lineRule="auto"/>
              <w:jc w:val="center"/>
            </w:pPr>
            <w:r w:rsidRPr="004D4A21">
              <w:rPr>
                <w:sz w:val="16"/>
                <w:szCs w:val="16"/>
              </w:rPr>
              <w:t>0,297</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E6" w14:textId="77777777" w:rsidR="003C53B1" w:rsidRPr="004D4A21" w:rsidRDefault="00000000">
            <w:pPr>
              <w:pStyle w:val="Predeterminado"/>
              <w:keepNext/>
              <w:spacing w:before="40" w:after="40" w:line="240" w:lineRule="auto"/>
              <w:jc w:val="center"/>
            </w:pPr>
            <w:r w:rsidRPr="004D4A21">
              <w:rPr>
                <w:sz w:val="16"/>
                <w:szCs w:val="16"/>
              </w:rPr>
              <w:t>0,011</w:t>
            </w:r>
          </w:p>
        </w:tc>
        <w:tc>
          <w:tcPr>
            <w:tcW w:w="1450" w:type="dxa"/>
            <w:tcBorders>
              <w:top w:val="single" w:sz="4" w:space="0" w:color="000000"/>
              <w:left w:val="single" w:sz="4" w:space="0" w:color="000000"/>
              <w:bottom w:val="single" w:sz="4" w:space="0" w:color="000000"/>
              <w:right w:val="single" w:sz="4" w:space="0" w:color="000000"/>
            </w:tcBorders>
            <w:vAlign w:val="center"/>
          </w:tcPr>
          <w:p w14:paraId="7BBDF3E7" w14:textId="77777777" w:rsidR="003C53B1" w:rsidRPr="004D4A21" w:rsidRDefault="00000000">
            <w:pPr>
              <w:pStyle w:val="Predeterminado"/>
              <w:keepNext/>
              <w:spacing w:before="40" w:after="40" w:line="240" w:lineRule="auto"/>
              <w:jc w:val="center"/>
            </w:pPr>
            <w:r w:rsidRPr="004D4A21">
              <w:rPr>
                <w:sz w:val="16"/>
                <w:szCs w:val="16"/>
              </w:rPr>
              <w:t>0,291 – 0,306</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E8" w14:textId="77777777" w:rsidR="003C53B1" w:rsidRPr="004D4A21" w:rsidRDefault="00000000">
            <w:pPr>
              <w:pStyle w:val="Predeterminado"/>
              <w:keepNext/>
              <w:spacing w:before="40" w:after="40" w:line="240" w:lineRule="auto"/>
              <w:jc w:val="center"/>
            </w:pPr>
            <w:r w:rsidRPr="004D4A21">
              <w:rPr>
                <w:sz w:val="16"/>
                <w:szCs w:val="16"/>
              </w:rPr>
              <w:t>0,327</w:t>
            </w:r>
          </w:p>
        </w:tc>
        <w:tc>
          <w:tcPr>
            <w:tcW w:w="700" w:type="dxa"/>
            <w:tcBorders>
              <w:top w:val="single" w:sz="4" w:space="0" w:color="000000"/>
              <w:left w:val="single" w:sz="4" w:space="0" w:color="000000"/>
              <w:bottom w:val="single" w:sz="4" w:space="0" w:color="000000"/>
              <w:right w:val="single" w:sz="4" w:space="0" w:color="000000"/>
            </w:tcBorders>
            <w:vAlign w:val="center"/>
          </w:tcPr>
          <w:p w14:paraId="7BBDF3E9" w14:textId="77777777" w:rsidR="003C53B1" w:rsidRPr="004D4A21" w:rsidRDefault="00000000">
            <w:pPr>
              <w:pStyle w:val="Predeterminado"/>
              <w:keepNext/>
              <w:spacing w:before="40" w:after="40" w:line="240" w:lineRule="auto"/>
              <w:jc w:val="center"/>
            </w:pPr>
            <w:r w:rsidRPr="004D4A21">
              <w:rPr>
                <w:sz w:val="16"/>
                <w:szCs w:val="16"/>
              </w:rPr>
              <w:t>0,251</w:t>
            </w:r>
          </w:p>
        </w:tc>
        <w:tc>
          <w:tcPr>
            <w:tcW w:w="750" w:type="dxa"/>
            <w:tcBorders>
              <w:top w:val="single" w:sz="4" w:space="0" w:color="000000"/>
              <w:left w:val="single" w:sz="4" w:space="0" w:color="000000"/>
              <w:bottom w:val="single" w:sz="4" w:space="0" w:color="000000"/>
              <w:right w:val="single" w:sz="4" w:space="0" w:color="000000"/>
            </w:tcBorders>
            <w:vAlign w:val="center"/>
          </w:tcPr>
          <w:p w14:paraId="7BBDF3EA" w14:textId="77777777" w:rsidR="003C53B1" w:rsidRPr="004D4A21" w:rsidRDefault="00000000">
            <w:pPr>
              <w:pStyle w:val="Predeterminado"/>
              <w:keepNext/>
              <w:spacing w:before="40" w:after="40" w:line="240" w:lineRule="auto"/>
              <w:jc w:val="center"/>
            </w:pPr>
            <w:r w:rsidRPr="004D4A21">
              <w:rPr>
                <w:sz w:val="16"/>
                <w:szCs w:val="16"/>
              </w:rPr>
              <w:t>0,684</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3EB" w14:textId="77777777" w:rsidR="003C53B1" w:rsidRPr="004D4A21" w:rsidRDefault="00000000">
            <w:pPr>
              <w:pStyle w:val="Predeterminado"/>
              <w:keepNext/>
              <w:spacing w:before="40" w:after="40" w:line="240" w:lineRule="auto"/>
              <w:jc w:val="center"/>
            </w:pPr>
            <w:r w:rsidRPr="004D4A21">
              <w:rPr>
                <w:sz w:val="16"/>
                <w:szCs w:val="16"/>
              </w:rPr>
              <w:t>0,628</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3EC" w14:textId="77777777" w:rsidR="003C53B1" w:rsidRPr="004D4A21" w:rsidRDefault="00000000">
            <w:pPr>
              <w:pStyle w:val="Predeterminado"/>
              <w:keepNext/>
              <w:spacing w:before="40" w:after="40" w:line="240" w:lineRule="auto"/>
              <w:jc w:val="center"/>
            </w:pPr>
            <w:r w:rsidRPr="004D4A21">
              <w:rPr>
                <w:sz w:val="16"/>
                <w:szCs w:val="16"/>
              </w:rPr>
              <w:t>8,7 %</w:t>
            </w:r>
          </w:p>
        </w:tc>
      </w:tr>
    </w:tbl>
    <w:p w14:paraId="7BBDF3EE" w14:textId="77777777" w:rsidR="003C53B1" w:rsidRPr="004D4A21" w:rsidRDefault="00000000">
      <w:pPr>
        <w:pStyle w:val="Cuerpo"/>
        <w:jc w:val="left"/>
        <w:rPr>
          <w:lang w:val="es-EC"/>
          <w:rPrChange w:id="1338" w:author="(Estudiante) Andres Marcelo Olmedo Coronel" w:date="2026-10-26T20:49:00Z" w16du:dateUtc="2026-10-27T01:49:00Z">
            <w:rPr/>
          </w:rPrChange>
        </w:rPr>
      </w:pPr>
      <w:r w:rsidRPr="004D4A21">
        <w:rPr>
          <w:i/>
          <w:iCs/>
          <w:lang w:val="es-EC"/>
          <w:rPrChange w:id="1339" w:author="(Estudiante) Andres Marcelo Olmedo Coronel" w:date="2026-10-26T20:49:00Z" w16du:dateUtc="2026-10-27T01:49:00Z">
            <w:rPr>
              <w:i/>
              <w:iCs/>
            </w:rPr>
          </w:rPrChange>
        </w:rPr>
        <w:t xml:space="preserve">Nota. </w:t>
      </w:r>
      <w:r w:rsidRPr="004D4A21">
        <w:rPr>
          <w:lang w:val="es-EC"/>
          <w:rPrChange w:id="1340" w:author="(Estudiante) Andres Marcelo Olmedo Coronel" w:date="2026-10-26T20:49:00Z" w16du:dateUtc="2026-10-27T01:49:00Z">
            <w:rPr/>
          </w:rPrChange>
        </w:rPr>
        <w:t>Elaboración propia. DE: desviación estándar entre ventanas; IC: intervalo bootstrap por bloques mensuales. Modelos ordenados por F1 macro.</w:t>
      </w:r>
    </w:p>
    <w:p w14:paraId="7BBDF3EF" w14:textId="2037A4A5" w:rsidR="003C53B1" w:rsidRPr="004D4A21" w:rsidRDefault="00000000">
      <w:pPr>
        <w:pStyle w:val="Cuerpo"/>
        <w:keepNext/>
        <w:spacing w:after="0"/>
        <w:jc w:val="left"/>
        <w:rPr>
          <w:lang w:val="es-EC"/>
          <w:rPrChange w:id="1341" w:author="(Estudiante) Andres Marcelo Olmedo Coronel" w:date="2026-10-26T20:49:00Z" w16du:dateUtc="2026-10-27T01:49:00Z">
            <w:rPr/>
          </w:rPrChange>
        </w:rPr>
      </w:pPr>
      <w:r w:rsidRPr="004D4A21">
        <w:rPr>
          <w:b/>
          <w:bCs/>
          <w:lang w:val="es-EC"/>
          <w:rPrChange w:id="1342" w:author="(Estudiante) Andres Marcelo Olmedo Coronel" w:date="2026-10-26T20:49:00Z" w16du:dateUtc="2026-10-27T01:49:00Z">
            <w:rPr>
              <w:b/>
              <w:bCs/>
            </w:rPr>
          </w:rPrChange>
        </w:rPr>
        <w:lastRenderedPageBreak/>
        <w:t xml:space="preserve">Figura </w:t>
      </w:r>
      <w:ins w:id="1343" w:author="(Estudiante) Andres Marcelo Olmedo Coronel" w:date="2026-10-27T04:25:00Z" w16du:dateUtc="2026-10-27T09:25:00Z">
        <w:r w:rsidR="004E7DC0">
          <w:rPr>
            <w:b/>
            <w:bCs/>
            <w:lang w:val="es-EC"/>
          </w:rPr>
          <w:t>11</w:t>
        </w:r>
      </w:ins>
      <w:del w:id="1344" w:author="(Estudiante) Andres Marcelo Olmedo Coronel" w:date="2026-10-27T04:25:00Z" w16du:dateUtc="2026-10-27T09:25:00Z">
        <w:r w:rsidRPr="004D4A21" w:rsidDel="004E7DC0">
          <w:rPr>
            <w:b/>
            <w:bCs/>
            <w:lang w:val="es-EC"/>
            <w:rPrChange w:id="1345" w:author="(Estudiante) Andres Marcelo Olmedo Coronel" w:date="2026-10-26T20:49:00Z" w16du:dateUtc="2026-10-27T01:49:00Z">
              <w:rPr>
                <w:b/>
                <w:bCs/>
              </w:rPr>
            </w:rPrChange>
          </w:rPr>
          <w:delText>9</w:delText>
        </w:r>
      </w:del>
    </w:p>
    <w:p w14:paraId="7BBDF3F0" w14:textId="77777777" w:rsidR="003C53B1" w:rsidRPr="004D4A21" w:rsidRDefault="00000000">
      <w:pPr>
        <w:pStyle w:val="Cuerpo"/>
        <w:keepNext/>
        <w:rPr>
          <w:lang w:val="es-EC"/>
          <w:rPrChange w:id="1346" w:author="(Estudiante) Andres Marcelo Olmedo Coronel" w:date="2026-10-26T20:49:00Z" w16du:dateUtc="2026-10-27T01:49:00Z">
            <w:rPr/>
          </w:rPrChange>
        </w:rPr>
      </w:pPr>
      <w:r w:rsidRPr="004D4A21">
        <w:rPr>
          <w:i/>
          <w:iCs/>
          <w:lang w:val="es-EC"/>
          <w:rPrChange w:id="1347" w:author="(Estudiante) Andres Marcelo Olmedo Coronel" w:date="2026-10-26T20:49:00Z" w16du:dateUtc="2026-10-27T01:49:00Z">
            <w:rPr>
              <w:i/>
              <w:iCs/>
            </w:rPr>
          </w:rPrChange>
        </w:rPr>
        <w:t>F1 macro medio e intervalo de confianza al 95 % por modelo en la validación temporal</w:t>
      </w:r>
    </w:p>
    <w:p w14:paraId="7BBDF3F1" w14:textId="77777777" w:rsidR="003C53B1" w:rsidRPr="004D4A21" w:rsidRDefault="00000000">
      <w:pPr>
        <w:pStyle w:val="Cuerpo"/>
        <w:keepNext/>
        <w:spacing w:before="120" w:after="60"/>
        <w:jc w:val="center"/>
        <w:rPr>
          <w:lang w:val="es-EC"/>
          <w:rPrChange w:id="1348" w:author="(Estudiante) Andres Marcelo Olmedo Coronel" w:date="2026-10-26T20:49:00Z" w16du:dateUtc="2026-10-27T01:49:00Z">
            <w:rPr/>
          </w:rPrChange>
        </w:rPr>
      </w:pPr>
      <w:r w:rsidRPr="004D4A21">
        <w:rPr>
          <w:lang w:val="es-EC"/>
          <w:rPrChange w:id="1349" w:author="(Estudiante) Andres Marcelo Olmedo Coronel" w:date="2026-10-26T20:49:00Z" w16du:dateUtc="2026-10-27T01:49:00Z">
            <w:rPr>
              <w:noProof/>
            </w:rPr>
          </w:rPrChange>
        </w:rPr>
        <w:drawing>
          <wp:inline distT="0" distB="0" distL="0" distR="0" wp14:anchorId="7BBDF6B5" wp14:editId="7BBDF6B6">
            <wp:extent cx="4700000" cy="2879533"/>
            <wp:effectExtent l="0" t="0" r="0" b="0"/>
            <wp:docPr id="703" name="fig_cv_ic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fig_cv_ic_panel.png"/>
                    <pic:cNvPicPr/>
                  </pic:nvPicPr>
                  <pic:blipFill>
                    <a:blip r:embed="rId30"/>
                    <a:stretch>
                      <a:fillRect/>
                    </a:stretch>
                  </pic:blipFill>
                  <pic:spPr>
                    <a:xfrm>
                      <a:off x="0" y="0"/>
                      <a:ext cx="4700000" cy="2879533"/>
                    </a:xfrm>
                    <a:prstGeom prst="rect">
                      <a:avLst/>
                    </a:prstGeom>
                  </pic:spPr>
                </pic:pic>
              </a:graphicData>
            </a:graphic>
          </wp:inline>
        </w:drawing>
      </w:r>
    </w:p>
    <w:p w14:paraId="7BBDF3F2" w14:textId="77777777" w:rsidR="003C53B1" w:rsidRPr="004D4A21" w:rsidRDefault="00000000">
      <w:pPr>
        <w:pStyle w:val="Cuerpo"/>
        <w:jc w:val="left"/>
        <w:rPr>
          <w:lang w:val="es-EC"/>
          <w:rPrChange w:id="1350" w:author="(Estudiante) Andres Marcelo Olmedo Coronel" w:date="2026-10-26T20:49:00Z" w16du:dateUtc="2026-10-27T01:49:00Z">
            <w:rPr/>
          </w:rPrChange>
        </w:rPr>
      </w:pPr>
      <w:r w:rsidRPr="004D4A21">
        <w:rPr>
          <w:i/>
          <w:iCs/>
          <w:lang w:val="es-EC"/>
          <w:rPrChange w:id="1351" w:author="(Estudiante) Andres Marcelo Olmedo Coronel" w:date="2026-10-26T20:49:00Z" w16du:dateUtc="2026-10-27T01:49:00Z">
            <w:rPr>
              <w:i/>
              <w:iCs/>
            </w:rPr>
          </w:rPrChange>
        </w:rPr>
        <w:t xml:space="preserve">Nota. </w:t>
      </w:r>
      <w:r w:rsidRPr="004D4A21">
        <w:rPr>
          <w:lang w:val="es-EC"/>
          <w:rPrChange w:id="1352" w:author="(Estudiante) Andres Marcelo Olmedo Coronel" w:date="2026-10-26T20:49:00Z" w16du:dateUtc="2026-10-27T01:49:00Z">
            <w:rPr/>
          </w:rPrChange>
        </w:rPr>
        <w:t>Elaboración propia.</w:t>
      </w:r>
    </w:p>
    <w:p w14:paraId="7BBDF3F3" w14:textId="77777777" w:rsidR="003C53B1" w:rsidRPr="004D4A21" w:rsidRDefault="00000000">
      <w:pPr>
        <w:pStyle w:val="Cuerpo"/>
        <w:keepNext/>
        <w:spacing w:after="120"/>
        <w:jc w:val="left"/>
        <w:rPr>
          <w:lang w:val="es-EC"/>
          <w:rPrChange w:id="1353" w:author="(Estudiante) Andres Marcelo Olmedo Coronel" w:date="2026-10-26T20:49:00Z" w16du:dateUtc="2026-10-27T01:49:00Z">
            <w:rPr/>
          </w:rPrChange>
        </w:rPr>
      </w:pPr>
      <w:r w:rsidRPr="004D4A21">
        <w:rPr>
          <w:b/>
          <w:bCs/>
          <w:lang w:val="es-EC"/>
          <w:rPrChange w:id="1354" w:author="(Estudiante) Andres Marcelo Olmedo Coronel" w:date="2026-10-26T20:49:00Z" w16du:dateUtc="2026-10-27T01:49:00Z">
            <w:rPr>
              <w:b/>
              <w:bCs/>
            </w:rPr>
          </w:rPrChange>
        </w:rPr>
        <w:t>Desempeño en la prueba futura</w:t>
      </w:r>
    </w:p>
    <w:p w14:paraId="7BBDF3F4" w14:textId="77777777" w:rsidR="003C53B1" w:rsidRPr="004D4A21" w:rsidRDefault="00000000">
      <w:pPr>
        <w:pStyle w:val="Cuerpo"/>
        <w:rPr>
          <w:lang w:val="es-EC"/>
          <w:rPrChange w:id="1355" w:author="(Estudiante) Andres Marcelo Olmedo Coronel" w:date="2026-10-26T20:49:00Z" w16du:dateUtc="2026-10-27T01:49:00Z">
            <w:rPr/>
          </w:rPrChange>
        </w:rPr>
      </w:pPr>
      <w:r w:rsidRPr="004D4A21">
        <w:rPr>
          <w:lang w:val="es-EC"/>
          <w:rPrChange w:id="1356" w:author="(Estudiante) Andres Marcelo Olmedo Coronel" w:date="2026-10-26T20:49:00Z" w16du:dateUtc="2026-10-27T01:49:00Z">
            <w:rPr/>
          </w:rPrChange>
        </w:rPr>
        <w:t>Entrenado con los 20 cortes de desarrollo y evaluado una sola vez en marzo a mayo de 2026, el modelo seleccionado superó a la regla institucional en F1 macro (0,353 frente a 0,306), exactitud balanceada (0,366 frente a 0,291) y recobrado de la mora grave (0,766 frente a 0,651), y redujo la subestimación de la severidad del 15,0 % al 10,0 % (Tabla 12). El acuerdo ordinal fue equivalente (QWK de 0,753 frente a 0,752) y el MAE fue ligeramente mayor (0,477 frente a 0,451). El F1 macro en la prueba superó en 1,3 puntos al de validación, dentro del umbral de robustez, y no alcanzó el umbral absoluto de 0,80 fijado para la versión diagnóstica.</w:t>
      </w:r>
    </w:p>
    <w:p w14:paraId="7BBDF3F5" w14:textId="77777777" w:rsidR="003C53B1" w:rsidRPr="004D4A21" w:rsidRDefault="00000000">
      <w:pPr>
        <w:pStyle w:val="Cuerpo"/>
        <w:keepNext/>
        <w:spacing w:after="0"/>
        <w:jc w:val="left"/>
        <w:rPr>
          <w:lang w:val="es-EC"/>
          <w:rPrChange w:id="1357" w:author="(Estudiante) Andres Marcelo Olmedo Coronel" w:date="2026-10-26T20:49:00Z" w16du:dateUtc="2026-10-27T01:49:00Z">
            <w:rPr/>
          </w:rPrChange>
        </w:rPr>
      </w:pPr>
      <w:r w:rsidRPr="004D4A21">
        <w:rPr>
          <w:b/>
          <w:bCs/>
          <w:lang w:val="es-EC"/>
          <w:rPrChange w:id="1358" w:author="(Estudiante) Andres Marcelo Olmedo Coronel" w:date="2026-10-26T20:49:00Z" w16du:dateUtc="2026-10-27T01:49:00Z">
            <w:rPr>
              <w:b/>
              <w:bCs/>
            </w:rPr>
          </w:rPrChange>
        </w:rPr>
        <w:t>Tabla 12</w:t>
      </w:r>
    </w:p>
    <w:p w14:paraId="7BBDF3F6" w14:textId="77777777" w:rsidR="003C53B1" w:rsidRPr="004D4A21" w:rsidRDefault="00000000">
      <w:pPr>
        <w:pStyle w:val="Cuerpo"/>
        <w:keepNext/>
        <w:rPr>
          <w:lang w:val="es-EC"/>
          <w:rPrChange w:id="1359" w:author="(Estudiante) Andres Marcelo Olmedo Coronel" w:date="2026-10-26T20:49:00Z" w16du:dateUtc="2026-10-27T01:49:00Z">
            <w:rPr/>
          </w:rPrChange>
        </w:rPr>
      </w:pPr>
      <w:r w:rsidRPr="004D4A21">
        <w:rPr>
          <w:i/>
          <w:iCs/>
          <w:lang w:val="es-EC"/>
          <w:rPrChange w:id="1360" w:author="(Estudiante) Andres Marcelo Olmedo Coronel" w:date="2026-10-26T20:49:00Z" w16du:dateUtc="2026-10-27T01:49:00Z">
            <w:rPr>
              <w:i/>
              <w:iCs/>
            </w:rPr>
          </w:rPrChange>
        </w:rPr>
        <w:t>Comparación del modelo seleccionado con la regla institucional en la prueba futura (n = 9.000)</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4350"/>
        <w:gridCol w:w="2500"/>
        <w:gridCol w:w="2500"/>
      </w:tblGrid>
      <w:tr w:rsidR="003C53B1" w:rsidRPr="004D4A21" w14:paraId="7BBDF3FA" w14:textId="77777777">
        <w:trPr>
          <w:cantSplit/>
          <w:tblHeader/>
          <w:jc w:val="center"/>
        </w:trPr>
        <w:tc>
          <w:tcPr>
            <w:tcW w:w="4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F7" w14:textId="77777777" w:rsidR="003C53B1" w:rsidRPr="004D4A21" w:rsidRDefault="00000000">
            <w:pPr>
              <w:pStyle w:val="Predeterminado"/>
              <w:keepNext/>
              <w:spacing w:before="40" w:after="40" w:line="240" w:lineRule="auto"/>
              <w:jc w:val="center"/>
            </w:pPr>
            <w:r w:rsidRPr="004D4A21">
              <w:rPr>
                <w:b/>
                <w:bCs/>
                <w:sz w:val="18"/>
                <w:szCs w:val="18"/>
              </w:rPr>
              <w:t>Métrica</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F8" w14:textId="77777777" w:rsidR="003C53B1" w:rsidRPr="004D4A21" w:rsidRDefault="00000000">
            <w:pPr>
              <w:pStyle w:val="Predeterminado"/>
              <w:keepNext/>
              <w:spacing w:before="40" w:after="40" w:line="240" w:lineRule="auto"/>
              <w:jc w:val="center"/>
            </w:pPr>
            <w:r w:rsidRPr="004D4A21">
              <w:rPr>
                <w:b/>
                <w:bCs/>
                <w:sz w:val="18"/>
                <w:szCs w:val="18"/>
              </w:rPr>
              <w:t>Regla institucional</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3F9" w14:textId="77777777" w:rsidR="003C53B1" w:rsidRPr="004D4A21" w:rsidRDefault="00000000">
            <w:pPr>
              <w:pStyle w:val="Predeterminado"/>
              <w:keepNext/>
              <w:spacing w:before="40" w:after="40" w:line="240" w:lineRule="auto"/>
              <w:jc w:val="center"/>
            </w:pPr>
            <w:r w:rsidRPr="004D4A21">
              <w:rPr>
                <w:b/>
                <w:bCs/>
                <w:sz w:val="18"/>
                <w:szCs w:val="18"/>
              </w:rPr>
              <w:t>HGB ordinal</w:t>
            </w:r>
          </w:p>
        </w:tc>
      </w:tr>
      <w:tr w:rsidR="003C53B1" w:rsidRPr="004D4A21" w14:paraId="7BBDF3FE" w14:textId="77777777">
        <w:trPr>
          <w:cantSplit/>
          <w:jc w:val="center"/>
        </w:trPr>
        <w:tc>
          <w:tcPr>
            <w:tcW w:w="4350" w:type="dxa"/>
            <w:tcBorders>
              <w:top w:val="single" w:sz="4" w:space="0" w:color="000000"/>
              <w:left w:val="single" w:sz="4" w:space="0" w:color="000000"/>
              <w:bottom w:val="single" w:sz="4" w:space="0" w:color="000000"/>
              <w:right w:val="single" w:sz="4" w:space="0" w:color="000000"/>
            </w:tcBorders>
            <w:vAlign w:val="center"/>
          </w:tcPr>
          <w:p w14:paraId="7BBDF3FB" w14:textId="77777777" w:rsidR="003C53B1" w:rsidRPr="004D4A21" w:rsidRDefault="00000000">
            <w:pPr>
              <w:pStyle w:val="Predeterminado"/>
              <w:spacing w:before="40" w:after="40" w:line="240" w:lineRule="auto"/>
            </w:pPr>
            <w:r w:rsidRPr="004D4A21">
              <w:rPr>
                <w:sz w:val="18"/>
                <w:szCs w:val="18"/>
              </w:rPr>
              <w:t>F1 macro</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3FC" w14:textId="77777777" w:rsidR="003C53B1" w:rsidRPr="004D4A21" w:rsidRDefault="00000000">
            <w:pPr>
              <w:pStyle w:val="Predeterminado"/>
              <w:spacing w:before="40" w:after="40" w:line="240" w:lineRule="auto"/>
              <w:jc w:val="center"/>
            </w:pPr>
            <w:r w:rsidRPr="004D4A21">
              <w:rPr>
                <w:sz w:val="18"/>
                <w:szCs w:val="18"/>
              </w:rPr>
              <w:t>0,306</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3FD" w14:textId="77777777" w:rsidR="003C53B1" w:rsidRPr="004D4A21" w:rsidRDefault="00000000">
            <w:pPr>
              <w:pStyle w:val="Predeterminado"/>
              <w:spacing w:before="40" w:after="40" w:line="240" w:lineRule="auto"/>
              <w:jc w:val="center"/>
            </w:pPr>
            <w:r w:rsidRPr="004D4A21">
              <w:rPr>
                <w:sz w:val="18"/>
                <w:szCs w:val="18"/>
              </w:rPr>
              <w:t>0,353</w:t>
            </w:r>
          </w:p>
        </w:tc>
      </w:tr>
      <w:tr w:rsidR="003C53B1" w:rsidRPr="004D4A21" w14:paraId="7BBDF402" w14:textId="77777777">
        <w:trPr>
          <w:cantSplit/>
          <w:jc w:val="center"/>
        </w:trPr>
        <w:tc>
          <w:tcPr>
            <w:tcW w:w="4350" w:type="dxa"/>
            <w:tcBorders>
              <w:top w:val="single" w:sz="4" w:space="0" w:color="000000"/>
              <w:left w:val="single" w:sz="4" w:space="0" w:color="000000"/>
              <w:bottom w:val="single" w:sz="4" w:space="0" w:color="000000"/>
              <w:right w:val="single" w:sz="4" w:space="0" w:color="000000"/>
            </w:tcBorders>
            <w:vAlign w:val="center"/>
          </w:tcPr>
          <w:p w14:paraId="7BBDF3FF" w14:textId="77777777" w:rsidR="003C53B1" w:rsidRPr="004D4A21" w:rsidRDefault="00000000">
            <w:pPr>
              <w:pStyle w:val="Predeterminado"/>
              <w:spacing w:before="40" w:after="40" w:line="240" w:lineRule="auto"/>
            </w:pPr>
            <w:r w:rsidRPr="004D4A21">
              <w:rPr>
                <w:sz w:val="18"/>
                <w:szCs w:val="18"/>
              </w:rPr>
              <w:t>Exactitud balanceada</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00" w14:textId="77777777" w:rsidR="003C53B1" w:rsidRPr="004D4A21" w:rsidRDefault="00000000">
            <w:pPr>
              <w:pStyle w:val="Predeterminado"/>
              <w:spacing w:before="40" w:after="40" w:line="240" w:lineRule="auto"/>
              <w:jc w:val="center"/>
            </w:pPr>
            <w:r w:rsidRPr="004D4A21">
              <w:rPr>
                <w:sz w:val="18"/>
                <w:szCs w:val="18"/>
              </w:rPr>
              <w:t>0,291</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01" w14:textId="77777777" w:rsidR="003C53B1" w:rsidRPr="004D4A21" w:rsidRDefault="00000000">
            <w:pPr>
              <w:pStyle w:val="Predeterminado"/>
              <w:spacing w:before="40" w:after="40" w:line="240" w:lineRule="auto"/>
              <w:jc w:val="center"/>
            </w:pPr>
            <w:r w:rsidRPr="004D4A21">
              <w:rPr>
                <w:sz w:val="18"/>
                <w:szCs w:val="18"/>
              </w:rPr>
              <w:t>0,366</w:t>
            </w:r>
          </w:p>
        </w:tc>
      </w:tr>
      <w:tr w:rsidR="003C53B1" w:rsidRPr="004D4A21" w14:paraId="7BBDF406" w14:textId="77777777">
        <w:trPr>
          <w:cantSplit/>
          <w:jc w:val="center"/>
        </w:trPr>
        <w:tc>
          <w:tcPr>
            <w:tcW w:w="4350" w:type="dxa"/>
            <w:tcBorders>
              <w:top w:val="single" w:sz="4" w:space="0" w:color="000000"/>
              <w:left w:val="single" w:sz="4" w:space="0" w:color="000000"/>
              <w:bottom w:val="single" w:sz="4" w:space="0" w:color="000000"/>
              <w:right w:val="single" w:sz="4" w:space="0" w:color="000000"/>
            </w:tcBorders>
            <w:vAlign w:val="center"/>
          </w:tcPr>
          <w:p w14:paraId="7BBDF403" w14:textId="77777777" w:rsidR="003C53B1" w:rsidRPr="004D4A21" w:rsidRDefault="00000000">
            <w:pPr>
              <w:pStyle w:val="Predeterminado"/>
              <w:spacing w:before="40" w:after="40" w:line="240" w:lineRule="auto"/>
            </w:pPr>
            <w:r w:rsidRPr="004D4A21">
              <w:rPr>
                <w:sz w:val="18"/>
                <w:szCs w:val="18"/>
              </w:rPr>
              <w:t>Exactitud</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04" w14:textId="77777777" w:rsidR="003C53B1" w:rsidRPr="004D4A21" w:rsidRDefault="00000000">
            <w:pPr>
              <w:pStyle w:val="Predeterminado"/>
              <w:spacing w:before="40" w:after="40" w:line="240" w:lineRule="auto"/>
              <w:jc w:val="center"/>
            </w:pPr>
            <w:r w:rsidRPr="004D4A21">
              <w:rPr>
                <w:sz w:val="18"/>
                <w:szCs w:val="18"/>
              </w:rPr>
              <w:t>0,778</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05" w14:textId="77777777" w:rsidR="003C53B1" w:rsidRPr="004D4A21" w:rsidRDefault="00000000">
            <w:pPr>
              <w:pStyle w:val="Predeterminado"/>
              <w:spacing w:before="40" w:after="40" w:line="240" w:lineRule="auto"/>
              <w:jc w:val="center"/>
            </w:pPr>
            <w:r w:rsidRPr="004D4A21">
              <w:rPr>
                <w:sz w:val="18"/>
                <w:szCs w:val="18"/>
              </w:rPr>
              <w:t>0,779</w:t>
            </w:r>
          </w:p>
        </w:tc>
      </w:tr>
      <w:tr w:rsidR="003C53B1" w:rsidRPr="004D4A21" w14:paraId="7BBDF40A" w14:textId="77777777">
        <w:trPr>
          <w:cantSplit/>
          <w:jc w:val="center"/>
        </w:trPr>
        <w:tc>
          <w:tcPr>
            <w:tcW w:w="4350" w:type="dxa"/>
            <w:tcBorders>
              <w:top w:val="single" w:sz="4" w:space="0" w:color="000000"/>
              <w:left w:val="single" w:sz="4" w:space="0" w:color="000000"/>
              <w:bottom w:val="single" w:sz="4" w:space="0" w:color="000000"/>
              <w:right w:val="single" w:sz="4" w:space="0" w:color="000000"/>
            </w:tcBorders>
            <w:vAlign w:val="center"/>
          </w:tcPr>
          <w:p w14:paraId="7BBDF407" w14:textId="77777777" w:rsidR="003C53B1" w:rsidRPr="004D4A21" w:rsidRDefault="00000000">
            <w:pPr>
              <w:pStyle w:val="Predeterminado"/>
              <w:spacing w:before="40" w:after="40" w:line="240" w:lineRule="auto"/>
            </w:pPr>
            <w:r w:rsidRPr="004D4A21">
              <w:rPr>
                <w:sz w:val="18"/>
                <w:szCs w:val="18"/>
              </w:rPr>
              <w:t>Error absoluto medio ordinal (MAE)</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08" w14:textId="77777777" w:rsidR="003C53B1" w:rsidRPr="004D4A21" w:rsidRDefault="00000000">
            <w:pPr>
              <w:pStyle w:val="Predeterminado"/>
              <w:spacing w:before="40" w:after="40" w:line="240" w:lineRule="auto"/>
              <w:jc w:val="center"/>
            </w:pPr>
            <w:r w:rsidRPr="004D4A21">
              <w:rPr>
                <w:sz w:val="18"/>
                <w:szCs w:val="18"/>
              </w:rPr>
              <w:t>0,451</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09" w14:textId="77777777" w:rsidR="003C53B1" w:rsidRPr="004D4A21" w:rsidRDefault="00000000">
            <w:pPr>
              <w:pStyle w:val="Predeterminado"/>
              <w:spacing w:before="40" w:after="40" w:line="240" w:lineRule="auto"/>
              <w:jc w:val="center"/>
            </w:pPr>
            <w:r w:rsidRPr="004D4A21">
              <w:rPr>
                <w:sz w:val="18"/>
                <w:szCs w:val="18"/>
              </w:rPr>
              <w:t>0,477</w:t>
            </w:r>
          </w:p>
        </w:tc>
      </w:tr>
      <w:tr w:rsidR="003C53B1" w:rsidRPr="004D4A21" w14:paraId="7BBDF40E" w14:textId="77777777">
        <w:trPr>
          <w:cantSplit/>
          <w:jc w:val="center"/>
        </w:trPr>
        <w:tc>
          <w:tcPr>
            <w:tcW w:w="4350" w:type="dxa"/>
            <w:tcBorders>
              <w:top w:val="single" w:sz="4" w:space="0" w:color="000000"/>
              <w:left w:val="single" w:sz="4" w:space="0" w:color="000000"/>
              <w:bottom w:val="single" w:sz="4" w:space="0" w:color="000000"/>
              <w:right w:val="single" w:sz="4" w:space="0" w:color="000000"/>
            </w:tcBorders>
            <w:vAlign w:val="center"/>
          </w:tcPr>
          <w:p w14:paraId="7BBDF40B" w14:textId="77777777" w:rsidR="003C53B1" w:rsidRPr="004D4A21" w:rsidRDefault="00000000">
            <w:pPr>
              <w:pStyle w:val="Predeterminado"/>
              <w:spacing w:before="40" w:after="40" w:line="240" w:lineRule="auto"/>
            </w:pPr>
            <w:r w:rsidRPr="004D4A21">
              <w:rPr>
                <w:sz w:val="18"/>
                <w:szCs w:val="18"/>
              </w:rPr>
              <w:t>Kappa ponderado cuadrático (QWK)</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0C" w14:textId="77777777" w:rsidR="003C53B1" w:rsidRPr="004D4A21" w:rsidRDefault="00000000">
            <w:pPr>
              <w:pStyle w:val="Predeterminado"/>
              <w:spacing w:before="40" w:after="40" w:line="240" w:lineRule="auto"/>
              <w:jc w:val="center"/>
            </w:pPr>
            <w:r w:rsidRPr="004D4A21">
              <w:rPr>
                <w:sz w:val="18"/>
                <w:szCs w:val="18"/>
              </w:rPr>
              <w:t>0,752</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0D" w14:textId="77777777" w:rsidR="003C53B1" w:rsidRPr="004D4A21" w:rsidRDefault="00000000">
            <w:pPr>
              <w:pStyle w:val="Predeterminado"/>
              <w:spacing w:before="40" w:after="40" w:line="240" w:lineRule="auto"/>
              <w:jc w:val="center"/>
            </w:pPr>
            <w:r w:rsidRPr="004D4A21">
              <w:rPr>
                <w:sz w:val="18"/>
                <w:szCs w:val="18"/>
              </w:rPr>
              <w:t>0,753</w:t>
            </w:r>
          </w:p>
        </w:tc>
      </w:tr>
      <w:tr w:rsidR="003C53B1" w:rsidRPr="004D4A21" w14:paraId="7BBDF412" w14:textId="77777777">
        <w:trPr>
          <w:cantSplit/>
          <w:jc w:val="center"/>
        </w:trPr>
        <w:tc>
          <w:tcPr>
            <w:tcW w:w="4350" w:type="dxa"/>
            <w:tcBorders>
              <w:top w:val="single" w:sz="4" w:space="0" w:color="000000"/>
              <w:left w:val="single" w:sz="4" w:space="0" w:color="000000"/>
              <w:bottom w:val="single" w:sz="4" w:space="0" w:color="000000"/>
              <w:right w:val="single" w:sz="4" w:space="0" w:color="000000"/>
            </w:tcBorders>
            <w:vAlign w:val="center"/>
          </w:tcPr>
          <w:p w14:paraId="7BBDF40F" w14:textId="77777777" w:rsidR="003C53B1" w:rsidRPr="004D4A21" w:rsidRDefault="00000000">
            <w:pPr>
              <w:pStyle w:val="Predeterminado"/>
              <w:spacing w:before="40" w:after="40" w:line="240" w:lineRule="auto"/>
            </w:pPr>
            <w:r w:rsidRPr="004D4A21">
              <w:rPr>
                <w:sz w:val="18"/>
                <w:szCs w:val="18"/>
              </w:rPr>
              <w:lastRenderedPageBreak/>
              <w:t>Recobrado de mora futura ≥ 31 días</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10" w14:textId="77777777" w:rsidR="003C53B1" w:rsidRPr="004D4A21" w:rsidRDefault="00000000">
            <w:pPr>
              <w:pStyle w:val="Predeterminado"/>
              <w:spacing w:before="40" w:after="40" w:line="240" w:lineRule="auto"/>
              <w:jc w:val="center"/>
            </w:pPr>
            <w:r w:rsidRPr="004D4A21">
              <w:rPr>
                <w:sz w:val="18"/>
                <w:szCs w:val="18"/>
              </w:rPr>
              <w:t>0,651</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11" w14:textId="77777777" w:rsidR="003C53B1" w:rsidRPr="004D4A21" w:rsidRDefault="00000000">
            <w:pPr>
              <w:pStyle w:val="Predeterminado"/>
              <w:spacing w:before="40" w:after="40" w:line="240" w:lineRule="auto"/>
              <w:jc w:val="center"/>
            </w:pPr>
            <w:r w:rsidRPr="004D4A21">
              <w:rPr>
                <w:sz w:val="18"/>
                <w:szCs w:val="18"/>
              </w:rPr>
              <w:t>0,766</w:t>
            </w:r>
          </w:p>
        </w:tc>
      </w:tr>
      <w:tr w:rsidR="003C53B1" w:rsidRPr="004D4A21" w14:paraId="7BBDF416" w14:textId="77777777">
        <w:trPr>
          <w:cantSplit/>
          <w:jc w:val="center"/>
        </w:trPr>
        <w:tc>
          <w:tcPr>
            <w:tcW w:w="4350" w:type="dxa"/>
            <w:tcBorders>
              <w:top w:val="single" w:sz="4" w:space="0" w:color="000000"/>
              <w:left w:val="single" w:sz="4" w:space="0" w:color="000000"/>
              <w:bottom w:val="single" w:sz="4" w:space="0" w:color="000000"/>
              <w:right w:val="single" w:sz="4" w:space="0" w:color="000000"/>
            </w:tcBorders>
            <w:vAlign w:val="center"/>
          </w:tcPr>
          <w:p w14:paraId="7BBDF413" w14:textId="77777777" w:rsidR="003C53B1" w:rsidRPr="004D4A21" w:rsidRDefault="00000000">
            <w:pPr>
              <w:pStyle w:val="Predeterminado"/>
              <w:keepNext/>
              <w:spacing w:before="40" w:after="40" w:line="240" w:lineRule="auto"/>
            </w:pPr>
            <w:r w:rsidRPr="004D4A21">
              <w:rPr>
                <w:sz w:val="18"/>
                <w:szCs w:val="18"/>
              </w:rPr>
              <w:t>Tasa de subestimación de la severidad</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14" w14:textId="77777777" w:rsidR="003C53B1" w:rsidRPr="004D4A21" w:rsidRDefault="00000000">
            <w:pPr>
              <w:pStyle w:val="Predeterminado"/>
              <w:keepNext/>
              <w:spacing w:before="40" w:after="40" w:line="240" w:lineRule="auto"/>
              <w:jc w:val="center"/>
            </w:pPr>
            <w:r w:rsidRPr="004D4A21">
              <w:rPr>
                <w:sz w:val="18"/>
                <w:szCs w:val="18"/>
              </w:rPr>
              <w:t>15,0 %</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15" w14:textId="77777777" w:rsidR="003C53B1" w:rsidRPr="004D4A21" w:rsidRDefault="00000000">
            <w:pPr>
              <w:pStyle w:val="Predeterminado"/>
              <w:keepNext/>
              <w:spacing w:before="40" w:after="40" w:line="240" w:lineRule="auto"/>
              <w:jc w:val="center"/>
            </w:pPr>
            <w:r w:rsidRPr="004D4A21">
              <w:rPr>
                <w:sz w:val="18"/>
                <w:szCs w:val="18"/>
              </w:rPr>
              <w:t>10,0 %</w:t>
            </w:r>
          </w:p>
        </w:tc>
      </w:tr>
    </w:tbl>
    <w:p w14:paraId="7BBDF417" w14:textId="77777777" w:rsidR="003C53B1" w:rsidRPr="004D4A21" w:rsidRDefault="00000000">
      <w:pPr>
        <w:pStyle w:val="Cuerpo"/>
        <w:jc w:val="left"/>
        <w:rPr>
          <w:lang w:val="es-EC"/>
          <w:rPrChange w:id="1361" w:author="(Estudiante) Andres Marcelo Olmedo Coronel" w:date="2026-10-26T20:49:00Z" w16du:dateUtc="2026-10-27T01:49:00Z">
            <w:rPr/>
          </w:rPrChange>
        </w:rPr>
      </w:pPr>
      <w:r w:rsidRPr="004D4A21">
        <w:rPr>
          <w:i/>
          <w:iCs/>
          <w:lang w:val="es-EC"/>
          <w:rPrChange w:id="1362" w:author="(Estudiante) Andres Marcelo Olmedo Coronel" w:date="2026-10-26T20:49:00Z" w16du:dateUtc="2026-10-27T01:49:00Z">
            <w:rPr>
              <w:i/>
              <w:iCs/>
            </w:rPr>
          </w:rPrChange>
        </w:rPr>
        <w:t xml:space="preserve">Nota. </w:t>
      </w:r>
      <w:r w:rsidRPr="004D4A21">
        <w:rPr>
          <w:lang w:val="es-EC"/>
          <w:rPrChange w:id="1363" w:author="(Estudiante) Andres Marcelo Olmedo Coronel" w:date="2026-10-26T20:49:00Z" w16du:dateUtc="2026-10-27T01:49:00Z">
            <w:rPr/>
          </w:rPrChange>
        </w:rPr>
        <w:t>Elaboración propia.</w:t>
      </w:r>
    </w:p>
    <w:p w14:paraId="7BBDF418" w14:textId="3C394414" w:rsidR="003C53B1" w:rsidRPr="004D4A21" w:rsidRDefault="00000000">
      <w:pPr>
        <w:pStyle w:val="Cuerpo"/>
        <w:rPr>
          <w:lang w:val="es-EC"/>
          <w:rPrChange w:id="1364" w:author="(Estudiante) Andres Marcelo Olmedo Coronel" w:date="2026-10-26T20:49:00Z" w16du:dateUtc="2026-10-27T01:49:00Z">
            <w:rPr/>
          </w:rPrChange>
        </w:rPr>
      </w:pPr>
      <w:r w:rsidRPr="004D4A21">
        <w:rPr>
          <w:lang w:val="es-EC"/>
          <w:rPrChange w:id="1365" w:author="(Estudiante) Andres Marcelo Olmedo Coronel" w:date="2026-10-26T20:49:00Z" w16du:dateUtc="2026-10-27T01:49:00Z">
            <w:rPr/>
          </w:rPrChange>
        </w:rPr>
        <w:t>La Tabla 13 y la Figura 1</w:t>
      </w:r>
      <w:ins w:id="1366" w:author="(Estudiante) Andres Marcelo Olmedo Coronel" w:date="2026-10-27T04:26:00Z" w16du:dateUtc="2026-10-27T09:26:00Z">
        <w:r w:rsidR="00902C88">
          <w:rPr>
            <w:lang w:val="es-EC"/>
          </w:rPr>
          <w:t>2</w:t>
        </w:r>
      </w:ins>
      <w:del w:id="1367" w:author="(Estudiante) Andres Marcelo Olmedo Coronel" w:date="2026-10-27T04:26:00Z" w16du:dateUtc="2026-10-27T09:26:00Z">
        <w:r w:rsidRPr="004D4A21" w:rsidDel="00902C88">
          <w:rPr>
            <w:lang w:val="es-EC"/>
            <w:rPrChange w:id="1368" w:author="(Estudiante) Andres Marcelo Olmedo Coronel" w:date="2026-10-26T20:49:00Z" w16du:dateUtc="2026-10-27T01:49:00Z">
              <w:rPr/>
            </w:rPrChange>
          </w:rPr>
          <w:delText>0</w:delText>
        </w:r>
      </w:del>
      <w:r w:rsidRPr="004D4A21">
        <w:rPr>
          <w:lang w:val="es-EC"/>
          <w:rPrChange w:id="1369" w:author="(Estudiante) Andres Marcelo Olmedo Coronel" w:date="2026-10-26T20:49:00Z" w16du:dateUtc="2026-10-27T01:49:00Z">
            <w:rPr/>
          </w:rPrChange>
        </w:rPr>
        <w:t xml:space="preserve"> muestran el desempeño por categoría. El modelo identifica bien a los clientes que permanecerán al día (F1 de 0,899) y a los que llegarán a mora mayor a 90 días (F1 de 0,780), pero las cuatro categorías intermedias presentan F1 entre 0,077 y 0,153. Aun así, mejora a la regla en todas ellas salvo en la mora de 1 a 7 días, donde ambos enfoques son igualmente débiles. Los errores más frecuentes ocurren entre categorías intermedias cercanas, mientras que 166 casos que alcanzaron mora de 31 días o más fueron clasificados como «al día».</w:t>
      </w:r>
    </w:p>
    <w:p w14:paraId="7BBDF419" w14:textId="77777777" w:rsidR="003C53B1" w:rsidRPr="004D4A21" w:rsidRDefault="00000000">
      <w:pPr>
        <w:pStyle w:val="Cuerpo"/>
        <w:keepNext/>
        <w:spacing w:after="0"/>
        <w:jc w:val="left"/>
        <w:rPr>
          <w:lang w:val="es-EC"/>
          <w:rPrChange w:id="1370" w:author="(Estudiante) Andres Marcelo Olmedo Coronel" w:date="2026-10-26T20:49:00Z" w16du:dateUtc="2026-10-27T01:49:00Z">
            <w:rPr/>
          </w:rPrChange>
        </w:rPr>
      </w:pPr>
      <w:r w:rsidRPr="004D4A21">
        <w:rPr>
          <w:b/>
          <w:bCs/>
          <w:lang w:val="es-EC"/>
          <w:rPrChange w:id="1371" w:author="(Estudiante) Andres Marcelo Olmedo Coronel" w:date="2026-10-26T20:49:00Z" w16du:dateUtc="2026-10-27T01:49:00Z">
            <w:rPr>
              <w:b/>
              <w:bCs/>
            </w:rPr>
          </w:rPrChange>
        </w:rPr>
        <w:t>Tabla 13</w:t>
      </w:r>
    </w:p>
    <w:p w14:paraId="7BBDF41A" w14:textId="77777777" w:rsidR="003C53B1" w:rsidRPr="004D4A21" w:rsidRDefault="00000000">
      <w:pPr>
        <w:pStyle w:val="Cuerpo"/>
        <w:keepNext/>
        <w:jc w:val="left"/>
        <w:rPr>
          <w:lang w:val="es-EC"/>
          <w:rPrChange w:id="1372" w:author="(Estudiante) Andres Marcelo Olmedo Coronel" w:date="2026-10-26T20:49:00Z" w16du:dateUtc="2026-10-27T01:49:00Z">
            <w:rPr/>
          </w:rPrChange>
        </w:rPr>
      </w:pPr>
      <w:r w:rsidRPr="004D4A21">
        <w:rPr>
          <w:i/>
          <w:iCs/>
          <w:lang w:val="es-EC"/>
          <w:rPrChange w:id="1373" w:author="(Estudiante) Andres Marcelo Olmedo Coronel" w:date="2026-10-26T20:49:00Z" w16du:dateUtc="2026-10-27T01:49:00Z">
            <w:rPr>
              <w:i/>
              <w:iCs/>
            </w:rPr>
          </w:rPrChange>
        </w:rPr>
        <w:t>Desempeño por categoría de mora_h90 en la prueba futura</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650"/>
        <w:gridCol w:w="1150"/>
        <w:gridCol w:w="1150"/>
        <w:gridCol w:w="1050"/>
        <w:gridCol w:w="1150"/>
        <w:gridCol w:w="1050"/>
        <w:gridCol w:w="1150"/>
      </w:tblGrid>
      <w:tr w:rsidR="003C53B1" w:rsidRPr="004D4A21" w14:paraId="7BBDF422" w14:textId="77777777">
        <w:trPr>
          <w:cantSplit/>
          <w:tblHeader/>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1B" w14:textId="77777777" w:rsidR="003C53B1" w:rsidRPr="004D4A21" w:rsidRDefault="00000000">
            <w:pPr>
              <w:pStyle w:val="Predeterminado"/>
              <w:keepNext/>
              <w:spacing w:before="40" w:after="40" w:line="240" w:lineRule="auto"/>
              <w:jc w:val="center"/>
            </w:pPr>
            <w:r w:rsidRPr="004D4A21">
              <w:rPr>
                <w:b/>
                <w:bCs/>
                <w:sz w:val="16"/>
                <w:szCs w:val="16"/>
              </w:rPr>
              <w:t>Categoría</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1C" w14:textId="77777777" w:rsidR="003C53B1" w:rsidRPr="004D4A21" w:rsidRDefault="00000000">
            <w:pPr>
              <w:pStyle w:val="Predeterminado"/>
              <w:keepNext/>
              <w:spacing w:before="40" w:after="40" w:line="240" w:lineRule="auto"/>
              <w:jc w:val="center"/>
            </w:pPr>
            <w:r w:rsidRPr="004D4A21">
              <w:rPr>
                <w:b/>
                <w:bCs/>
                <w:sz w:val="16"/>
                <w:szCs w:val="16"/>
              </w:rPr>
              <w:t>Precisión modelo</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1D" w14:textId="77777777" w:rsidR="003C53B1" w:rsidRPr="004D4A21" w:rsidRDefault="00000000">
            <w:pPr>
              <w:pStyle w:val="Predeterminado"/>
              <w:keepNext/>
              <w:spacing w:before="40" w:after="40" w:line="240" w:lineRule="auto"/>
              <w:jc w:val="center"/>
            </w:pPr>
            <w:r w:rsidRPr="004D4A21">
              <w:rPr>
                <w:b/>
                <w:bCs/>
                <w:sz w:val="16"/>
                <w:szCs w:val="16"/>
              </w:rPr>
              <w:t>Recobrado modelo</w:t>
            </w:r>
          </w:p>
        </w:tc>
        <w:tc>
          <w:tcPr>
            <w:tcW w:w="1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1E" w14:textId="77777777" w:rsidR="003C53B1" w:rsidRPr="004D4A21" w:rsidRDefault="00000000">
            <w:pPr>
              <w:pStyle w:val="Predeterminado"/>
              <w:keepNext/>
              <w:spacing w:before="40" w:after="40" w:line="240" w:lineRule="auto"/>
              <w:jc w:val="center"/>
            </w:pPr>
            <w:r w:rsidRPr="004D4A21">
              <w:rPr>
                <w:b/>
                <w:bCs/>
                <w:sz w:val="16"/>
                <w:szCs w:val="16"/>
              </w:rPr>
              <w:t>F1 modelo</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1F" w14:textId="77777777" w:rsidR="003C53B1" w:rsidRPr="004D4A21" w:rsidRDefault="00000000">
            <w:pPr>
              <w:pStyle w:val="Predeterminado"/>
              <w:keepNext/>
              <w:spacing w:before="40" w:after="40" w:line="240" w:lineRule="auto"/>
              <w:jc w:val="center"/>
            </w:pPr>
            <w:r w:rsidRPr="004D4A21">
              <w:rPr>
                <w:b/>
                <w:bCs/>
                <w:sz w:val="16"/>
                <w:szCs w:val="16"/>
              </w:rPr>
              <w:t>Recobrado regla</w:t>
            </w:r>
          </w:p>
        </w:tc>
        <w:tc>
          <w:tcPr>
            <w:tcW w:w="1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20" w14:textId="77777777" w:rsidR="003C53B1" w:rsidRPr="004D4A21" w:rsidRDefault="00000000">
            <w:pPr>
              <w:pStyle w:val="Predeterminado"/>
              <w:keepNext/>
              <w:spacing w:before="40" w:after="40" w:line="240" w:lineRule="auto"/>
              <w:jc w:val="center"/>
            </w:pPr>
            <w:r w:rsidRPr="004D4A21">
              <w:rPr>
                <w:b/>
                <w:bCs/>
                <w:sz w:val="16"/>
                <w:szCs w:val="16"/>
              </w:rPr>
              <w:t>F1 regla</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21" w14:textId="77777777" w:rsidR="003C53B1" w:rsidRPr="004D4A21" w:rsidRDefault="00000000">
            <w:pPr>
              <w:pStyle w:val="Predeterminado"/>
              <w:keepNext/>
              <w:spacing w:before="40" w:after="40" w:line="240" w:lineRule="auto"/>
              <w:jc w:val="center"/>
            </w:pPr>
            <w:r w:rsidRPr="004D4A21">
              <w:rPr>
                <w:b/>
                <w:bCs/>
                <w:sz w:val="16"/>
                <w:szCs w:val="16"/>
              </w:rPr>
              <w:t>Soporte</w:t>
            </w:r>
          </w:p>
        </w:tc>
      </w:tr>
      <w:tr w:rsidR="003C53B1" w:rsidRPr="004D4A21" w14:paraId="7BBDF42A"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vAlign w:val="center"/>
          </w:tcPr>
          <w:p w14:paraId="7BBDF423" w14:textId="77777777" w:rsidR="003C53B1" w:rsidRPr="004D4A21" w:rsidRDefault="00000000">
            <w:pPr>
              <w:pStyle w:val="Predeterminado"/>
              <w:spacing w:before="40" w:after="40" w:line="240" w:lineRule="auto"/>
            </w:pPr>
            <w:r w:rsidRPr="004D4A21">
              <w:rPr>
                <w:sz w:val="16"/>
                <w:szCs w:val="16"/>
              </w:rPr>
              <w:t>Al día</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24" w14:textId="77777777" w:rsidR="003C53B1" w:rsidRPr="004D4A21" w:rsidRDefault="00000000">
            <w:pPr>
              <w:pStyle w:val="Predeterminado"/>
              <w:spacing w:before="40" w:after="40" w:line="240" w:lineRule="auto"/>
              <w:jc w:val="center"/>
            </w:pPr>
            <w:r w:rsidRPr="004D4A21">
              <w:rPr>
                <w:sz w:val="16"/>
                <w:szCs w:val="16"/>
              </w:rPr>
              <w:t>0,907</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25" w14:textId="77777777" w:rsidR="003C53B1" w:rsidRPr="004D4A21" w:rsidRDefault="00000000">
            <w:pPr>
              <w:pStyle w:val="Predeterminado"/>
              <w:spacing w:before="40" w:after="40" w:line="240" w:lineRule="auto"/>
              <w:jc w:val="center"/>
            </w:pPr>
            <w:r w:rsidRPr="004D4A21">
              <w:rPr>
                <w:sz w:val="16"/>
                <w:szCs w:val="16"/>
              </w:rPr>
              <w:t>0,890</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26" w14:textId="77777777" w:rsidR="003C53B1" w:rsidRPr="004D4A21" w:rsidRDefault="00000000">
            <w:pPr>
              <w:pStyle w:val="Predeterminado"/>
              <w:spacing w:before="40" w:after="40" w:line="240" w:lineRule="auto"/>
              <w:jc w:val="center"/>
            </w:pPr>
            <w:r w:rsidRPr="004D4A21">
              <w:rPr>
                <w:sz w:val="16"/>
                <w:szCs w:val="16"/>
              </w:rPr>
              <w:t>0,899</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27" w14:textId="77777777" w:rsidR="003C53B1" w:rsidRPr="004D4A21" w:rsidRDefault="00000000">
            <w:pPr>
              <w:pStyle w:val="Predeterminado"/>
              <w:spacing w:before="40" w:after="40" w:line="240" w:lineRule="auto"/>
              <w:jc w:val="center"/>
            </w:pPr>
            <w:r w:rsidRPr="004D4A21">
              <w:rPr>
                <w:sz w:val="16"/>
                <w:szCs w:val="16"/>
              </w:rPr>
              <w:t>0,927</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28" w14:textId="77777777" w:rsidR="003C53B1" w:rsidRPr="004D4A21" w:rsidRDefault="00000000">
            <w:pPr>
              <w:pStyle w:val="Predeterminado"/>
              <w:spacing w:before="40" w:after="40" w:line="240" w:lineRule="auto"/>
              <w:jc w:val="center"/>
            </w:pPr>
            <w:r w:rsidRPr="004D4A21">
              <w:rPr>
                <w:sz w:val="16"/>
                <w:szCs w:val="16"/>
              </w:rPr>
              <w:t>0,904</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29" w14:textId="77777777" w:rsidR="003C53B1" w:rsidRPr="004D4A21" w:rsidRDefault="00000000">
            <w:pPr>
              <w:pStyle w:val="Predeterminado"/>
              <w:spacing w:before="40" w:after="40" w:line="240" w:lineRule="auto"/>
              <w:jc w:val="center"/>
            </w:pPr>
            <w:r w:rsidRPr="004D4A21">
              <w:rPr>
                <w:sz w:val="16"/>
                <w:szCs w:val="16"/>
              </w:rPr>
              <w:t>6.904</w:t>
            </w:r>
          </w:p>
        </w:tc>
      </w:tr>
      <w:tr w:rsidR="003C53B1" w:rsidRPr="004D4A21" w14:paraId="7BBDF432"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vAlign w:val="center"/>
          </w:tcPr>
          <w:p w14:paraId="7BBDF42B" w14:textId="77777777" w:rsidR="003C53B1" w:rsidRPr="004D4A21" w:rsidRDefault="00000000">
            <w:pPr>
              <w:pStyle w:val="Predeterminado"/>
              <w:spacing w:before="40" w:after="40" w:line="240" w:lineRule="auto"/>
            </w:pPr>
            <w:r w:rsidRPr="004D4A21">
              <w:rPr>
                <w:sz w:val="16"/>
                <w:szCs w:val="16"/>
              </w:rPr>
              <w:t>Mora de 1 a 7 días</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2C" w14:textId="77777777" w:rsidR="003C53B1" w:rsidRPr="004D4A21" w:rsidRDefault="00000000">
            <w:pPr>
              <w:pStyle w:val="Predeterminado"/>
              <w:spacing w:before="40" w:after="40" w:line="240" w:lineRule="auto"/>
              <w:jc w:val="center"/>
            </w:pPr>
            <w:r w:rsidRPr="004D4A21">
              <w:rPr>
                <w:sz w:val="16"/>
                <w:szCs w:val="16"/>
              </w:rPr>
              <w:t>0,115</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2D" w14:textId="77777777" w:rsidR="003C53B1" w:rsidRPr="004D4A21" w:rsidRDefault="00000000">
            <w:pPr>
              <w:pStyle w:val="Predeterminado"/>
              <w:spacing w:before="40" w:after="40" w:line="240" w:lineRule="auto"/>
              <w:jc w:val="center"/>
            </w:pPr>
            <w:r w:rsidRPr="004D4A21">
              <w:rPr>
                <w:sz w:val="16"/>
                <w:szCs w:val="16"/>
              </w:rPr>
              <w:t>0,082</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2E" w14:textId="77777777" w:rsidR="003C53B1" w:rsidRPr="004D4A21" w:rsidRDefault="00000000">
            <w:pPr>
              <w:pStyle w:val="Predeterminado"/>
              <w:spacing w:before="40" w:after="40" w:line="240" w:lineRule="auto"/>
              <w:jc w:val="center"/>
            </w:pPr>
            <w:r w:rsidRPr="004D4A21">
              <w:rPr>
                <w:sz w:val="16"/>
                <w:szCs w:val="16"/>
              </w:rPr>
              <w:t>0,096</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2F" w14:textId="77777777" w:rsidR="003C53B1" w:rsidRPr="004D4A21" w:rsidRDefault="00000000">
            <w:pPr>
              <w:pStyle w:val="Predeterminado"/>
              <w:spacing w:before="40" w:after="40" w:line="240" w:lineRule="auto"/>
              <w:jc w:val="center"/>
            </w:pPr>
            <w:r w:rsidRPr="004D4A21">
              <w:rPr>
                <w:sz w:val="16"/>
                <w:szCs w:val="16"/>
              </w:rPr>
              <w:t>0,082</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30" w14:textId="77777777" w:rsidR="003C53B1" w:rsidRPr="004D4A21" w:rsidRDefault="00000000">
            <w:pPr>
              <w:pStyle w:val="Predeterminado"/>
              <w:spacing w:before="40" w:after="40" w:line="240" w:lineRule="auto"/>
              <w:jc w:val="center"/>
            </w:pPr>
            <w:r w:rsidRPr="004D4A21">
              <w:rPr>
                <w:sz w:val="16"/>
                <w:szCs w:val="16"/>
              </w:rPr>
              <w:t>0,095</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31" w14:textId="77777777" w:rsidR="003C53B1" w:rsidRPr="004D4A21" w:rsidRDefault="00000000">
            <w:pPr>
              <w:pStyle w:val="Predeterminado"/>
              <w:spacing w:before="40" w:after="40" w:line="240" w:lineRule="auto"/>
              <w:jc w:val="center"/>
            </w:pPr>
            <w:r w:rsidRPr="004D4A21">
              <w:rPr>
                <w:sz w:val="16"/>
                <w:szCs w:val="16"/>
              </w:rPr>
              <w:t>438</w:t>
            </w:r>
          </w:p>
        </w:tc>
      </w:tr>
      <w:tr w:rsidR="003C53B1" w:rsidRPr="004D4A21" w14:paraId="7BBDF43A"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vAlign w:val="center"/>
          </w:tcPr>
          <w:p w14:paraId="7BBDF433" w14:textId="77777777" w:rsidR="003C53B1" w:rsidRPr="004D4A21" w:rsidRDefault="00000000">
            <w:pPr>
              <w:pStyle w:val="Predeterminado"/>
              <w:spacing w:before="40" w:after="40" w:line="240" w:lineRule="auto"/>
            </w:pPr>
            <w:r w:rsidRPr="004D4A21">
              <w:rPr>
                <w:sz w:val="16"/>
                <w:szCs w:val="16"/>
              </w:rPr>
              <w:t>Mora de 8 a 30 días</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34" w14:textId="77777777" w:rsidR="003C53B1" w:rsidRPr="004D4A21" w:rsidRDefault="00000000">
            <w:pPr>
              <w:pStyle w:val="Predeterminado"/>
              <w:spacing w:before="40" w:after="40" w:line="240" w:lineRule="auto"/>
              <w:jc w:val="center"/>
            </w:pPr>
            <w:r w:rsidRPr="004D4A21">
              <w:rPr>
                <w:sz w:val="16"/>
                <w:szCs w:val="16"/>
              </w:rPr>
              <w:t>0,108</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35" w14:textId="77777777" w:rsidR="003C53B1" w:rsidRPr="004D4A21" w:rsidRDefault="00000000">
            <w:pPr>
              <w:pStyle w:val="Predeterminado"/>
              <w:spacing w:before="40" w:after="40" w:line="240" w:lineRule="auto"/>
              <w:jc w:val="center"/>
            </w:pPr>
            <w:r w:rsidRPr="004D4A21">
              <w:rPr>
                <w:sz w:val="16"/>
                <w:szCs w:val="16"/>
              </w:rPr>
              <w:t>0,127</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36" w14:textId="77777777" w:rsidR="003C53B1" w:rsidRPr="004D4A21" w:rsidRDefault="00000000">
            <w:pPr>
              <w:pStyle w:val="Predeterminado"/>
              <w:spacing w:before="40" w:after="40" w:line="240" w:lineRule="auto"/>
              <w:jc w:val="center"/>
            </w:pPr>
            <w:r w:rsidRPr="004D4A21">
              <w:rPr>
                <w:sz w:val="16"/>
                <w:szCs w:val="16"/>
              </w:rPr>
              <w:t>0,117</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37" w14:textId="77777777" w:rsidR="003C53B1" w:rsidRPr="004D4A21" w:rsidRDefault="00000000">
            <w:pPr>
              <w:pStyle w:val="Predeterminado"/>
              <w:spacing w:before="40" w:after="40" w:line="240" w:lineRule="auto"/>
              <w:jc w:val="center"/>
            </w:pPr>
            <w:r w:rsidRPr="004D4A21">
              <w:rPr>
                <w:sz w:val="16"/>
                <w:szCs w:val="16"/>
              </w:rPr>
              <w:t>0,058</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38" w14:textId="77777777" w:rsidR="003C53B1" w:rsidRPr="004D4A21" w:rsidRDefault="00000000">
            <w:pPr>
              <w:pStyle w:val="Predeterminado"/>
              <w:spacing w:before="40" w:after="40" w:line="240" w:lineRule="auto"/>
              <w:jc w:val="center"/>
            </w:pPr>
            <w:r w:rsidRPr="004D4A21">
              <w:rPr>
                <w:sz w:val="16"/>
                <w:szCs w:val="16"/>
              </w:rPr>
              <w:t>0,064</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39" w14:textId="77777777" w:rsidR="003C53B1" w:rsidRPr="004D4A21" w:rsidRDefault="00000000">
            <w:pPr>
              <w:pStyle w:val="Predeterminado"/>
              <w:spacing w:before="40" w:after="40" w:line="240" w:lineRule="auto"/>
              <w:jc w:val="center"/>
            </w:pPr>
            <w:r w:rsidRPr="004D4A21">
              <w:rPr>
                <w:sz w:val="16"/>
                <w:szCs w:val="16"/>
              </w:rPr>
              <w:t>377</w:t>
            </w:r>
          </w:p>
        </w:tc>
      </w:tr>
      <w:tr w:rsidR="003C53B1" w:rsidRPr="004D4A21" w14:paraId="7BBDF442"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vAlign w:val="center"/>
          </w:tcPr>
          <w:p w14:paraId="7BBDF43B" w14:textId="77777777" w:rsidR="003C53B1" w:rsidRPr="004D4A21" w:rsidRDefault="00000000">
            <w:pPr>
              <w:pStyle w:val="Predeterminado"/>
              <w:spacing w:before="40" w:after="40" w:line="240" w:lineRule="auto"/>
            </w:pPr>
            <w:r w:rsidRPr="004D4A21">
              <w:rPr>
                <w:sz w:val="16"/>
                <w:szCs w:val="16"/>
              </w:rPr>
              <w:t>Mora de 31 a 60 días</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3C" w14:textId="77777777" w:rsidR="003C53B1" w:rsidRPr="004D4A21" w:rsidRDefault="00000000">
            <w:pPr>
              <w:pStyle w:val="Predeterminado"/>
              <w:spacing w:before="40" w:after="40" w:line="240" w:lineRule="auto"/>
              <w:jc w:val="center"/>
            </w:pPr>
            <w:r w:rsidRPr="004D4A21">
              <w:rPr>
                <w:sz w:val="16"/>
                <w:szCs w:val="16"/>
              </w:rPr>
              <w:t>0,127</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3D" w14:textId="77777777" w:rsidR="003C53B1" w:rsidRPr="004D4A21" w:rsidRDefault="00000000">
            <w:pPr>
              <w:pStyle w:val="Predeterminado"/>
              <w:spacing w:before="40" w:after="40" w:line="240" w:lineRule="auto"/>
              <w:jc w:val="center"/>
            </w:pPr>
            <w:r w:rsidRPr="004D4A21">
              <w:rPr>
                <w:sz w:val="16"/>
                <w:szCs w:val="16"/>
              </w:rPr>
              <w:t>0,190</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3E" w14:textId="77777777" w:rsidR="003C53B1" w:rsidRPr="004D4A21" w:rsidRDefault="00000000">
            <w:pPr>
              <w:pStyle w:val="Predeterminado"/>
              <w:spacing w:before="40" w:after="40" w:line="240" w:lineRule="auto"/>
              <w:jc w:val="center"/>
            </w:pPr>
            <w:r w:rsidRPr="004D4A21">
              <w:rPr>
                <w:sz w:val="16"/>
                <w:szCs w:val="16"/>
              </w:rPr>
              <w:t>0,153</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3F" w14:textId="77777777" w:rsidR="003C53B1" w:rsidRPr="004D4A21" w:rsidRDefault="00000000">
            <w:pPr>
              <w:pStyle w:val="Predeterminado"/>
              <w:spacing w:before="40" w:after="40" w:line="240" w:lineRule="auto"/>
              <w:jc w:val="center"/>
            </w:pPr>
            <w:r w:rsidRPr="004D4A21">
              <w:rPr>
                <w:sz w:val="16"/>
                <w:szCs w:val="16"/>
              </w:rPr>
              <w:t>0,037</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40" w14:textId="77777777" w:rsidR="003C53B1" w:rsidRPr="004D4A21" w:rsidRDefault="00000000">
            <w:pPr>
              <w:pStyle w:val="Predeterminado"/>
              <w:spacing w:before="40" w:after="40" w:line="240" w:lineRule="auto"/>
              <w:jc w:val="center"/>
            </w:pPr>
            <w:r w:rsidRPr="004D4A21">
              <w:rPr>
                <w:sz w:val="16"/>
                <w:szCs w:val="16"/>
              </w:rPr>
              <w:t>0,034</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41" w14:textId="77777777" w:rsidR="003C53B1" w:rsidRPr="004D4A21" w:rsidRDefault="00000000">
            <w:pPr>
              <w:pStyle w:val="Predeterminado"/>
              <w:spacing w:before="40" w:after="40" w:line="240" w:lineRule="auto"/>
              <w:jc w:val="center"/>
            </w:pPr>
            <w:r w:rsidRPr="004D4A21">
              <w:rPr>
                <w:sz w:val="16"/>
                <w:szCs w:val="16"/>
              </w:rPr>
              <w:t>242</w:t>
            </w:r>
          </w:p>
        </w:tc>
      </w:tr>
      <w:tr w:rsidR="003C53B1" w:rsidRPr="004D4A21" w14:paraId="7BBDF44A"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vAlign w:val="center"/>
          </w:tcPr>
          <w:p w14:paraId="7BBDF443" w14:textId="77777777" w:rsidR="003C53B1" w:rsidRPr="004D4A21" w:rsidRDefault="00000000">
            <w:pPr>
              <w:pStyle w:val="Predeterminado"/>
              <w:spacing w:before="40" w:after="40" w:line="240" w:lineRule="auto"/>
            </w:pPr>
            <w:r w:rsidRPr="004D4A21">
              <w:rPr>
                <w:sz w:val="16"/>
                <w:szCs w:val="16"/>
              </w:rPr>
              <w:t>Mora de 61 a 90 días</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44" w14:textId="77777777" w:rsidR="003C53B1" w:rsidRPr="004D4A21" w:rsidRDefault="00000000">
            <w:pPr>
              <w:pStyle w:val="Predeterminado"/>
              <w:spacing w:before="40" w:after="40" w:line="240" w:lineRule="auto"/>
              <w:jc w:val="center"/>
            </w:pPr>
            <w:r w:rsidRPr="004D4A21">
              <w:rPr>
                <w:sz w:val="16"/>
                <w:szCs w:val="16"/>
              </w:rPr>
              <w:t>0,107</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45" w14:textId="77777777" w:rsidR="003C53B1" w:rsidRPr="004D4A21" w:rsidRDefault="00000000">
            <w:pPr>
              <w:pStyle w:val="Predeterminado"/>
              <w:spacing w:before="40" w:after="40" w:line="240" w:lineRule="auto"/>
              <w:jc w:val="center"/>
            </w:pPr>
            <w:r w:rsidRPr="004D4A21">
              <w:rPr>
                <w:sz w:val="16"/>
                <w:szCs w:val="16"/>
              </w:rPr>
              <w:t>0,060</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46" w14:textId="77777777" w:rsidR="003C53B1" w:rsidRPr="004D4A21" w:rsidRDefault="00000000">
            <w:pPr>
              <w:pStyle w:val="Predeterminado"/>
              <w:spacing w:before="40" w:after="40" w:line="240" w:lineRule="auto"/>
              <w:jc w:val="center"/>
            </w:pPr>
            <w:r w:rsidRPr="004D4A21">
              <w:rPr>
                <w:sz w:val="16"/>
                <w:szCs w:val="16"/>
              </w:rPr>
              <w:t>0,077</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47" w14:textId="77777777" w:rsidR="003C53B1" w:rsidRPr="004D4A21" w:rsidRDefault="00000000">
            <w:pPr>
              <w:pStyle w:val="Predeterminado"/>
              <w:spacing w:before="40" w:after="40" w:line="240" w:lineRule="auto"/>
              <w:jc w:val="center"/>
            </w:pPr>
            <w:r w:rsidRPr="004D4A21">
              <w:rPr>
                <w:sz w:val="16"/>
                <w:szCs w:val="16"/>
              </w:rPr>
              <w:t>0,027</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48" w14:textId="77777777" w:rsidR="003C53B1" w:rsidRPr="004D4A21" w:rsidRDefault="00000000">
            <w:pPr>
              <w:pStyle w:val="Predeterminado"/>
              <w:spacing w:before="40" w:after="40" w:line="240" w:lineRule="auto"/>
              <w:jc w:val="center"/>
            </w:pPr>
            <w:r w:rsidRPr="004D4A21">
              <w:rPr>
                <w:sz w:val="16"/>
                <w:szCs w:val="16"/>
              </w:rPr>
              <w:t>0,026</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49" w14:textId="77777777" w:rsidR="003C53B1" w:rsidRPr="004D4A21" w:rsidRDefault="00000000">
            <w:pPr>
              <w:pStyle w:val="Predeterminado"/>
              <w:spacing w:before="40" w:after="40" w:line="240" w:lineRule="auto"/>
              <w:jc w:val="center"/>
            </w:pPr>
            <w:r w:rsidRPr="004D4A21">
              <w:rPr>
                <w:sz w:val="16"/>
                <w:szCs w:val="16"/>
              </w:rPr>
              <w:t>184</w:t>
            </w:r>
          </w:p>
        </w:tc>
      </w:tr>
      <w:tr w:rsidR="003C53B1" w:rsidRPr="004D4A21" w14:paraId="7BBDF452"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vAlign w:val="center"/>
          </w:tcPr>
          <w:p w14:paraId="7BBDF44B" w14:textId="77777777" w:rsidR="003C53B1" w:rsidRPr="004D4A21" w:rsidRDefault="00000000">
            <w:pPr>
              <w:pStyle w:val="Predeterminado"/>
              <w:keepNext/>
              <w:spacing w:before="40" w:after="40" w:line="240" w:lineRule="auto"/>
            </w:pPr>
            <w:r w:rsidRPr="004D4A21">
              <w:rPr>
                <w:sz w:val="16"/>
                <w:szCs w:val="16"/>
              </w:rPr>
              <w:t>Mora de más de 90 días</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4C" w14:textId="77777777" w:rsidR="003C53B1" w:rsidRPr="004D4A21" w:rsidRDefault="00000000">
            <w:pPr>
              <w:pStyle w:val="Predeterminado"/>
              <w:keepNext/>
              <w:spacing w:before="40" w:after="40" w:line="240" w:lineRule="auto"/>
              <w:jc w:val="center"/>
            </w:pPr>
            <w:r w:rsidRPr="004D4A21">
              <w:rPr>
                <w:sz w:val="16"/>
                <w:szCs w:val="16"/>
              </w:rPr>
              <w:t>0,721</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4D" w14:textId="77777777" w:rsidR="003C53B1" w:rsidRPr="004D4A21" w:rsidRDefault="00000000">
            <w:pPr>
              <w:pStyle w:val="Predeterminado"/>
              <w:keepNext/>
              <w:spacing w:before="40" w:after="40" w:line="240" w:lineRule="auto"/>
              <w:jc w:val="center"/>
            </w:pPr>
            <w:r w:rsidRPr="004D4A21">
              <w:rPr>
                <w:sz w:val="16"/>
                <w:szCs w:val="16"/>
              </w:rPr>
              <w:t>0,848</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4E" w14:textId="77777777" w:rsidR="003C53B1" w:rsidRPr="004D4A21" w:rsidRDefault="00000000">
            <w:pPr>
              <w:pStyle w:val="Predeterminado"/>
              <w:keepNext/>
              <w:spacing w:before="40" w:after="40" w:line="240" w:lineRule="auto"/>
              <w:jc w:val="center"/>
            </w:pPr>
            <w:r w:rsidRPr="004D4A21">
              <w:rPr>
                <w:sz w:val="16"/>
                <w:szCs w:val="16"/>
              </w:rPr>
              <w:t>0,780</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4F" w14:textId="77777777" w:rsidR="003C53B1" w:rsidRPr="004D4A21" w:rsidRDefault="00000000">
            <w:pPr>
              <w:pStyle w:val="Predeterminado"/>
              <w:keepNext/>
              <w:spacing w:before="40" w:after="40" w:line="240" w:lineRule="auto"/>
              <w:jc w:val="center"/>
            </w:pPr>
            <w:r w:rsidRPr="004D4A21">
              <w:rPr>
                <w:sz w:val="16"/>
                <w:szCs w:val="16"/>
              </w:rPr>
              <w:t>0,615</w:t>
            </w:r>
          </w:p>
        </w:tc>
        <w:tc>
          <w:tcPr>
            <w:tcW w:w="1050" w:type="dxa"/>
            <w:tcBorders>
              <w:top w:val="single" w:sz="4" w:space="0" w:color="000000"/>
              <w:left w:val="single" w:sz="4" w:space="0" w:color="000000"/>
              <w:bottom w:val="single" w:sz="4" w:space="0" w:color="000000"/>
              <w:right w:val="single" w:sz="4" w:space="0" w:color="000000"/>
            </w:tcBorders>
            <w:vAlign w:val="center"/>
          </w:tcPr>
          <w:p w14:paraId="7BBDF450" w14:textId="77777777" w:rsidR="003C53B1" w:rsidRPr="004D4A21" w:rsidRDefault="00000000">
            <w:pPr>
              <w:pStyle w:val="Predeterminado"/>
              <w:keepNext/>
              <w:spacing w:before="40" w:after="40" w:line="240" w:lineRule="auto"/>
              <w:jc w:val="center"/>
            </w:pPr>
            <w:r w:rsidRPr="004D4A21">
              <w:rPr>
                <w:sz w:val="16"/>
                <w:szCs w:val="16"/>
              </w:rPr>
              <w:t>0,716</w:t>
            </w:r>
          </w:p>
        </w:tc>
        <w:tc>
          <w:tcPr>
            <w:tcW w:w="1150" w:type="dxa"/>
            <w:tcBorders>
              <w:top w:val="single" w:sz="4" w:space="0" w:color="000000"/>
              <w:left w:val="single" w:sz="4" w:space="0" w:color="000000"/>
              <w:bottom w:val="single" w:sz="4" w:space="0" w:color="000000"/>
              <w:right w:val="single" w:sz="4" w:space="0" w:color="000000"/>
            </w:tcBorders>
            <w:vAlign w:val="center"/>
          </w:tcPr>
          <w:p w14:paraId="7BBDF451" w14:textId="77777777" w:rsidR="003C53B1" w:rsidRPr="004D4A21" w:rsidRDefault="00000000">
            <w:pPr>
              <w:pStyle w:val="Predeterminado"/>
              <w:keepNext/>
              <w:spacing w:before="40" w:after="40" w:line="240" w:lineRule="auto"/>
              <w:jc w:val="center"/>
            </w:pPr>
            <w:r w:rsidRPr="004D4A21">
              <w:rPr>
                <w:sz w:val="16"/>
                <w:szCs w:val="16"/>
              </w:rPr>
              <w:t>855</w:t>
            </w:r>
          </w:p>
        </w:tc>
      </w:tr>
    </w:tbl>
    <w:p w14:paraId="7BBDF453" w14:textId="77777777" w:rsidR="003C53B1" w:rsidRPr="004D4A21" w:rsidRDefault="00000000">
      <w:pPr>
        <w:pStyle w:val="Cuerpo"/>
        <w:jc w:val="left"/>
        <w:rPr>
          <w:lang w:val="es-EC"/>
          <w:rPrChange w:id="1374" w:author="(Estudiante) Andres Marcelo Olmedo Coronel" w:date="2026-10-26T20:49:00Z" w16du:dateUtc="2026-10-27T01:49:00Z">
            <w:rPr/>
          </w:rPrChange>
        </w:rPr>
      </w:pPr>
      <w:r w:rsidRPr="004D4A21">
        <w:rPr>
          <w:i/>
          <w:iCs/>
          <w:lang w:val="es-EC"/>
          <w:rPrChange w:id="1375" w:author="(Estudiante) Andres Marcelo Olmedo Coronel" w:date="2026-10-26T20:49:00Z" w16du:dateUtc="2026-10-27T01:49:00Z">
            <w:rPr>
              <w:i/>
              <w:iCs/>
            </w:rPr>
          </w:rPrChange>
        </w:rPr>
        <w:t xml:space="preserve">Nota. </w:t>
      </w:r>
      <w:r w:rsidRPr="004D4A21">
        <w:rPr>
          <w:lang w:val="es-EC"/>
          <w:rPrChange w:id="1376" w:author="(Estudiante) Andres Marcelo Olmedo Coronel" w:date="2026-10-26T20:49:00Z" w16du:dateUtc="2026-10-27T01:49:00Z">
            <w:rPr/>
          </w:rPrChange>
        </w:rPr>
        <w:t>Elaboración propia.</w:t>
      </w:r>
    </w:p>
    <w:p w14:paraId="7BBDF454" w14:textId="66B56C07" w:rsidR="003C53B1" w:rsidRPr="004D4A21" w:rsidRDefault="00000000">
      <w:pPr>
        <w:pStyle w:val="Cuerpo"/>
        <w:keepNext/>
        <w:spacing w:after="0"/>
        <w:jc w:val="left"/>
        <w:rPr>
          <w:lang w:val="es-EC"/>
          <w:rPrChange w:id="1377" w:author="(Estudiante) Andres Marcelo Olmedo Coronel" w:date="2026-10-26T20:49:00Z" w16du:dateUtc="2026-10-27T01:49:00Z">
            <w:rPr/>
          </w:rPrChange>
        </w:rPr>
      </w:pPr>
      <w:r w:rsidRPr="004D4A21">
        <w:rPr>
          <w:b/>
          <w:bCs/>
          <w:lang w:val="es-EC"/>
          <w:rPrChange w:id="1378" w:author="(Estudiante) Andres Marcelo Olmedo Coronel" w:date="2026-10-26T20:49:00Z" w16du:dateUtc="2026-10-27T01:49:00Z">
            <w:rPr>
              <w:b/>
              <w:bCs/>
            </w:rPr>
          </w:rPrChange>
        </w:rPr>
        <w:lastRenderedPageBreak/>
        <w:t>Figura 1</w:t>
      </w:r>
      <w:ins w:id="1379" w:author="(Estudiante) Andres Marcelo Olmedo Coronel" w:date="2026-10-27T04:26:00Z" w16du:dateUtc="2026-10-27T09:26:00Z">
        <w:r w:rsidR="00902C88">
          <w:rPr>
            <w:b/>
            <w:bCs/>
            <w:lang w:val="es-EC"/>
          </w:rPr>
          <w:t>2</w:t>
        </w:r>
      </w:ins>
      <w:del w:id="1380" w:author="(Estudiante) Andres Marcelo Olmedo Coronel" w:date="2026-10-27T04:26:00Z" w16du:dateUtc="2026-10-27T09:26:00Z">
        <w:r w:rsidRPr="004D4A21" w:rsidDel="00902C88">
          <w:rPr>
            <w:b/>
            <w:bCs/>
            <w:lang w:val="es-EC"/>
            <w:rPrChange w:id="1381" w:author="(Estudiante) Andres Marcelo Olmedo Coronel" w:date="2026-10-26T20:49:00Z" w16du:dateUtc="2026-10-27T01:49:00Z">
              <w:rPr>
                <w:b/>
                <w:bCs/>
              </w:rPr>
            </w:rPrChange>
          </w:rPr>
          <w:delText>0</w:delText>
        </w:r>
      </w:del>
    </w:p>
    <w:p w14:paraId="7BBDF455" w14:textId="77777777" w:rsidR="003C53B1" w:rsidRPr="004D4A21" w:rsidRDefault="00000000">
      <w:pPr>
        <w:pStyle w:val="Cuerpo"/>
        <w:keepNext/>
        <w:jc w:val="left"/>
        <w:rPr>
          <w:lang w:val="es-EC"/>
          <w:rPrChange w:id="1382" w:author="(Estudiante) Andres Marcelo Olmedo Coronel" w:date="2026-10-26T20:49:00Z" w16du:dateUtc="2026-10-27T01:49:00Z">
            <w:rPr/>
          </w:rPrChange>
        </w:rPr>
      </w:pPr>
      <w:r w:rsidRPr="004D4A21">
        <w:rPr>
          <w:i/>
          <w:iCs/>
          <w:lang w:val="es-EC"/>
          <w:rPrChange w:id="1383" w:author="(Estudiante) Andres Marcelo Olmedo Coronel" w:date="2026-10-26T20:49:00Z" w16du:dateUtc="2026-10-27T01:49:00Z">
            <w:rPr>
              <w:i/>
              <w:iCs/>
            </w:rPr>
          </w:rPrChange>
        </w:rPr>
        <w:t>Matriz de confusión del modelo seleccionado en la prueba futura</w:t>
      </w:r>
    </w:p>
    <w:p w14:paraId="7BBDF456" w14:textId="77777777" w:rsidR="003C53B1" w:rsidRPr="004D4A21" w:rsidRDefault="00000000">
      <w:pPr>
        <w:pStyle w:val="Cuerpo"/>
        <w:keepNext/>
        <w:spacing w:before="120" w:after="60"/>
        <w:jc w:val="center"/>
        <w:rPr>
          <w:lang w:val="es-EC"/>
          <w:rPrChange w:id="1384" w:author="(Estudiante) Andres Marcelo Olmedo Coronel" w:date="2026-10-26T20:49:00Z" w16du:dateUtc="2026-10-27T01:49:00Z">
            <w:rPr/>
          </w:rPrChange>
        </w:rPr>
      </w:pPr>
      <w:r w:rsidRPr="004D4A21">
        <w:rPr>
          <w:lang w:val="es-EC"/>
          <w:rPrChange w:id="1385" w:author="(Estudiante) Andres Marcelo Olmedo Coronel" w:date="2026-10-26T20:49:00Z" w16du:dateUtc="2026-10-27T01:49:00Z">
            <w:rPr>
              <w:noProof/>
            </w:rPr>
          </w:rPrChange>
        </w:rPr>
        <w:drawing>
          <wp:inline distT="0" distB="0" distL="0" distR="0" wp14:anchorId="7BBDF6B7" wp14:editId="7BBDF6B8">
            <wp:extent cx="4700000" cy="3786111"/>
            <wp:effectExtent l="0" t="0" r="0" b="0"/>
            <wp:docPr id="1652726533" name="fig_matriz_confusion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fig_matriz_confusion_panel.png"/>
                    <pic:cNvPicPr/>
                  </pic:nvPicPr>
                  <pic:blipFill>
                    <a:blip r:embed="rId31"/>
                    <a:stretch>
                      <a:fillRect/>
                    </a:stretch>
                  </pic:blipFill>
                  <pic:spPr>
                    <a:xfrm>
                      <a:off x="0" y="0"/>
                      <a:ext cx="4700000" cy="3786111"/>
                    </a:xfrm>
                    <a:prstGeom prst="rect">
                      <a:avLst/>
                    </a:prstGeom>
                  </pic:spPr>
                </pic:pic>
              </a:graphicData>
            </a:graphic>
          </wp:inline>
        </w:drawing>
      </w:r>
    </w:p>
    <w:p w14:paraId="7BBDF457" w14:textId="77777777" w:rsidR="003C53B1" w:rsidRPr="004D4A21" w:rsidRDefault="00000000">
      <w:pPr>
        <w:pStyle w:val="Cuerpo"/>
        <w:jc w:val="left"/>
        <w:rPr>
          <w:lang w:val="es-EC"/>
          <w:rPrChange w:id="1386" w:author="(Estudiante) Andres Marcelo Olmedo Coronel" w:date="2026-10-26T20:49:00Z" w16du:dateUtc="2026-10-27T01:49:00Z">
            <w:rPr/>
          </w:rPrChange>
        </w:rPr>
      </w:pPr>
      <w:r w:rsidRPr="004D4A21">
        <w:rPr>
          <w:i/>
          <w:iCs/>
          <w:lang w:val="es-EC"/>
          <w:rPrChange w:id="1387" w:author="(Estudiante) Andres Marcelo Olmedo Coronel" w:date="2026-10-26T20:49:00Z" w16du:dateUtc="2026-10-27T01:49:00Z">
            <w:rPr>
              <w:i/>
              <w:iCs/>
            </w:rPr>
          </w:rPrChange>
        </w:rPr>
        <w:t xml:space="preserve">Nota. </w:t>
      </w:r>
      <w:r w:rsidRPr="004D4A21">
        <w:rPr>
          <w:lang w:val="es-EC"/>
          <w:rPrChange w:id="1388" w:author="(Estudiante) Andres Marcelo Olmedo Coronel" w:date="2026-10-26T20:49:00Z" w16du:dateUtc="2026-10-27T01:49:00Z">
            <w:rPr/>
          </w:rPrChange>
        </w:rPr>
        <w:t>Elaboración propia.</w:t>
      </w:r>
    </w:p>
    <w:p w14:paraId="7BBDF458" w14:textId="77777777" w:rsidR="003C53B1" w:rsidRPr="004D4A21" w:rsidRDefault="00000000">
      <w:pPr>
        <w:pStyle w:val="Cuerpo"/>
        <w:keepNext/>
        <w:spacing w:after="120"/>
        <w:jc w:val="left"/>
        <w:rPr>
          <w:lang w:val="es-EC"/>
          <w:rPrChange w:id="1389" w:author="(Estudiante) Andres Marcelo Olmedo Coronel" w:date="2026-10-26T20:49:00Z" w16du:dateUtc="2026-10-27T01:49:00Z">
            <w:rPr/>
          </w:rPrChange>
        </w:rPr>
      </w:pPr>
      <w:r w:rsidRPr="004D4A21">
        <w:rPr>
          <w:b/>
          <w:bCs/>
          <w:lang w:val="es-EC"/>
          <w:rPrChange w:id="1390" w:author="(Estudiante) Andres Marcelo Olmedo Coronel" w:date="2026-10-26T20:49:00Z" w16du:dateUtc="2026-10-27T01:49:00Z">
            <w:rPr>
              <w:b/>
              <w:bCs/>
            </w:rPr>
          </w:rPrChange>
        </w:rPr>
        <w:t>Calibración e incertidumbre</w:t>
      </w:r>
    </w:p>
    <w:p w14:paraId="7BBDF459" w14:textId="77777777" w:rsidR="003C53B1" w:rsidRPr="004D4A21" w:rsidRDefault="00000000">
      <w:pPr>
        <w:pStyle w:val="Cuerpo"/>
        <w:rPr>
          <w:lang w:val="es-EC"/>
          <w:rPrChange w:id="1391" w:author="(Estudiante) Andres Marcelo Olmedo Coronel" w:date="2026-10-26T20:49:00Z" w16du:dateUtc="2026-10-27T01:49:00Z">
            <w:rPr/>
          </w:rPrChange>
        </w:rPr>
      </w:pPr>
      <w:r w:rsidRPr="004D4A21">
        <w:rPr>
          <w:lang w:val="es-EC"/>
          <w:rPrChange w:id="1392" w:author="(Estudiante) Andres Marcelo Olmedo Coronel" w:date="2026-10-26T20:49:00Z" w16du:dateUtc="2026-10-27T01:49:00Z">
            <w:rPr/>
          </w:rPrChange>
        </w:rPr>
        <w:t>La recalibración isotónica redujo la pérdida logarítmica de 0,960 a 0,662 y el puntaje de Brier de 0,337 a 0,279, pero el ECE de la clase más probable aumentó de 0,065 a 0,085 (Tabla 14). La curva de fiabilidad (Figura 11) muestra que el modelo es subconfiado en los casos de alta confianza, efecto asociado a la ponderación de clases y al cambio de distribución entre el periodo de calibración y el de prueba. Los conjuntos conformes no quedaron vacíos en ningún caso y cubrieron el 96,4 % de la prueba futura (95,4 % en calibración), por encima del 90 % nominal, aunque con un tamaño medio de 3,3 categorías y una cobertura desigual: superior al 98 % para «al día» y mora mayor a 90 días, e inferior al 50 % para la mora de 61 a 90 días (Tabla 15). La incertidumbre es, por tanto, elevada en las categorías intermedias.</w:t>
      </w:r>
    </w:p>
    <w:p w14:paraId="7BBDF45A" w14:textId="77777777" w:rsidR="003C53B1" w:rsidRPr="004D4A21" w:rsidRDefault="00000000">
      <w:pPr>
        <w:pStyle w:val="Cuerpo"/>
        <w:keepNext/>
        <w:spacing w:after="0"/>
        <w:jc w:val="left"/>
        <w:rPr>
          <w:lang w:val="es-EC"/>
          <w:rPrChange w:id="1393" w:author="(Estudiante) Andres Marcelo Olmedo Coronel" w:date="2026-10-26T20:49:00Z" w16du:dateUtc="2026-10-27T01:49:00Z">
            <w:rPr/>
          </w:rPrChange>
        </w:rPr>
      </w:pPr>
      <w:r w:rsidRPr="004D4A21">
        <w:rPr>
          <w:b/>
          <w:bCs/>
          <w:lang w:val="es-EC"/>
          <w:rPrChange w:id="1394" w:author="(Estudiante) Andres Marcelo Olmedo Coronel" w:date="2026-10-26T20:49:00Z" w16du:dateUtc="2026-10-27T01:49:00Z">
            <w:rPr>
              <w:b/>
              <w:bCs/>
            </w:rPr>
          </w:rPrChange>
        </w:rPr>
        <w:t>Tabla 14</w:t>
      </w:r>
    </w:p>
    <w:p w14:paraId="7BBDF45B" w14:textId="77777777" w:rsidR="003C53B1" w:rsidRPr="004D4A21" w:rsidRDefault="00000000">
      <w:pPr>
        <w:pStyle w:val="Cuerpo"/>
        <w:keepNext/>
        <w:jc w:val="left"/>
        <w:rPr>
          <w:lang w:val="es-EC"/>
          <w:rPrChange w:id="1395" w:author="(Estudiante) Andres Marcelo Olmedo Coronel" w:date="2026-10-26T20:49:00Z" w16du:dateUtc="2026-10-27T01:49:00Z">
            <w:rPr/>
          </w:rPrChange>
        </w:rPr>
      </w:pPr>
      <w:r w:rsidRPr="004D4A21">
        <w:rPr>
          <w:i/>
          <w:iCs/>
          <w:lang w:val="es-EC"/>
          <w:rPrChange w:id="1396" w:author="(Estudiante) Andres Marcelo Olmedo Coronel" w:date="2026-10-26T20:49:00Z" w16du:dateUtc="2026-10-27T01:49:00Z">
            <w:rPr>
              <w:i/>
              <w:iCs/>
            </w:rPr>
          </w:rPrChange>
        </w:rPr>
        <w:t>Calibración de probabilidades en la prueba futura</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4350"/>
        <w:gridCol w:w="2500"/>
        <w:gridCol w:w="2500"/>
      </w:tblGrid>
      <w:tr w:rsidR="003C53B1" w:rsidRPr="004D4A21" w14:paraId="7BBDF45F" w14:textId="77777777">
        <w:trPr>
          <w:cantSplit/>
          <w:tblHeader/>
          <w:jc w:val="center"/>
        </w:trPr>
        <w:tc>
          <w:tcPr>
            <w:tcW w:w="4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5C" w14:textId="77777777" w:rsidR="003C53B1" w:rsidRPr="004D4A21" w:rsidRDefault="00000000">
            <w:pPr>
              <w:pStyle w:val="Predeterminado"/>
              <w:keepNext/>
              <w:spacing w:before="40" w:after="40" w:line="240" w:lineRule="auto"/>
              <w:jc w:val="center"/>
            </w:pPr>
            <w:r w:rsidRPr="004D4A21">
              <w:rPr>
                <w:b/>
                <w:bCs/>
                <w:sz w:val="18"/>
                <w:szCs w:val="18"/>
              </w:rPr>
              <w:t>Indicador</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5D" w14:textId="77777777" w:rsidR="003C53B1" w:rsidRPr="004D4A21" w:rsidRDefault="00000000">
            <w:pPr>
              <w:pStyle w:val="Predeterminado"/>
              <w:keepNext/>
              <w:spacing w:before="40" w:after="40" w:line="240" w:lineRule="auto"/>
              <w:jc w:val="center"/>
            </w:pPr>
            <w:r w:rsidRPr="004D4A21">
              <w:rPr>
                <w:b/>
                <w:bCs/>
                <w:sz w:val="18"/>
                <w:szCs w:val="18"/>
              </w:rPr>
              <w:t>Sin recalibrar</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5E" w14:textId="77777777" w:rsidR="003C53B1" w:rsidRPr="004D4A21" w:rsidRDefault="00000000">
            <w:pPr>
              <w:pStyle w:val="Predeterminado"/>
              <w:keepNext/>
              <w:spacing w:before="40" w:after="40" w:line="240" w:lineRule="auto"/>
              <w:jc w:val="center"/>
            </w:pPr>
            <w:r w:rsidRPr="004D4A21">
              <w:rPr>
                <w:b/>
                <w:bCs/>
                <w:sz w:val="18"/>
                <w:szCs w:val="18"/>
              </w:rPr>
              <w:t>Recalibración isotónica</w:t>
            </w:r>
          </w:p>
        </w:tc>
      </w:tr>
      <w:tr w:rsidR="003C53B1" w:rsidRPr="004D4A21" w14:paraId="7BBDF463" w14:textId="77777777">
        <w:trPr>
          <w:cantSplit/>
          <w:jc w:val="center"/>
        </w:trPr>
        <w:tc>
          <w:tcPr>
            <w:tcW w:w="4350" w:type="dxa"/>
            <w:tcBorders>
              <w:top w:val="single" w:sz="4" w:space="0" w:color="000000"/>
              <w:left w:val="single" w:sz="4" w:space="0" w:color="000000"/>
              <w:bottom w:val="single" w:sz="4" w:space="0" w:color="000000"/>
              <w:right w:val="single" w:sz="4" w:space="0" w:color="000000"/>
            </w:tcBorders>
            <w:vAlign w:val="center"/>
          </w:tcPr>
          <w:p w14:paraId="7BBDF460" w14:textId="77777777" w:rsidR="003C53B1" w:rsidRPr="004D4A21" w:rsidRDefault="00000000">
            <w:pPr>
              <w:pStyle w:val="Predeterminado"/>
              <w:spacing w:before="40" w:after="40" w:line="240" w:lineRule="auto"/>
            </w:pPr>
            <w:r w:rsidRPr="004D4A21">
              <w:rPr>
                <w:sz w:val="18"/>
                <w:szCs w:val="18"/>
              </w:rPr>
              <w:t>Pérdida logarítmica</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61" w14:textId="77777777" w:rsidR="003C53B1" w:rsidRPr="004D4A21" w:rsidRDefault="00000000">
            <w:pPr>
              <w:pStyle w:val="Predeterminado"/>
              <w:spacing w:before="40" w:after="40" w:line="240" w:lineRule="auto"/>
              <w:jc w:val="center"/>
            </w:pPr>
            <w:r w:rsidRPr="004D4A21">
              <w:rPr>
                <w:sz w:val="18"/>
                <w:szCs w:val="18"/>
              </w:rPr>
              <w:t>0,960</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62" w14:textId="77777777" w:rsidR="003C53B1" w:rsidRPr="004D4A21" w:rsidRDefault="00000000">
            <w:pPr>
              <w:pStyle w:val="Predeterminado"/>
              <w:spacing w:before="40" w:after="40" w:line="240" w:lineRule="auto"/>
              <w:jc w:val="center"/>
            </w:pPr>
            <w:r w:rsidRPr="004D4A21">
              <w:rPr>
                <w:sz w:val="18"/>
                <w:szCs w:val="18"/>
              </w:rPr>
              <w:t>0,662</w:t>
            </w:r>
          </w:p>
        </w:tc>
      </w:tr>
      <w:tr w:rsidR="003C53B1" w:rsidRPr="004D4A21" w14:paraId="7BBDF467" w14:textId="77777777">
        <w:trPr>
          <w:cantSplit/>
          <w:jc w:val="center"/>
        </w:trPr>
        <w:tc>
          <w:tcPr>
            <w:tcW w:w="4350" w:type="dxa"/>
            <w:tcBorders>
              <w:top w:val="single" w:sz="4" w:space="0" w:color="000000"/>
              <w:left w:val="single" w:sz="4" w:space="0" w:color="000000"/>
              <w:bottom w:val="single" w:sz="4" w:space="0" w:color="000000"/>
              <w:right w:val="single" w:sz="4" w:space="0" w:color="000000"/>
            </w:tcBorders>
            <w:vAlign w:val="center"/>
          </w:tcPr>
          <w:p w14:paraId="7BBDF464" w14:textId="77777777" w:rsidR="003C53B1" w:rsidRPr="004D4A21" w:rsidRDefault="00000000">
            <w:pPr>
              <w:pStyle w:val="Predeterminado"/>
              <w:spacing w:before="40" w:after="40" w:line="240" w:lineRule="auto"/>
            </w:pPr>
            <w:r w:rsidRPr="004D4A21">
              <w:rPr>
                <w:sz w:val="18"/>
                <w:szCs w:val="18"/>
              </w:rPr>
              <w:t>Puntaje de Brier multiclase</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65" w14:textId="77777777" w:rsidR="003C53B1" w:rsidRPr="004D4A21" w:rsidRDefault="00000000">
            <w:pPr>
              <w:pStyle w:val="Predeterminado"/>
              <w:spacing w:before="40" w:after="40" w:line="240" w:lineRule="auto"/>
              <w:jc w:val="center"/>
            </w:pPr>
            <w:r w:rsidRPr="004D4A21">
              <w:rPr>
                <w:sz w:val="18"/>
                <w:szCs w:val="18"/>
              </w:rPr>
              <w:t>0,337</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66" w14:textId="77777777" w:rsidR="003C53B1" w:rsidRPr="004D4A21" w:rsidRDefault="00000000">
            <w:pPr>
              <w:pStyle w:val="Predeterminado"/>
              <w:spacing w:before="40" w:after="40" w:line="240" w:lineRule="auto"/>
              <w:jc w:val="center"/>
            </w:pPr>
            <w:r w:rsidRPr="004D4A21">
              <w:rPr>
                <w:sz w:val="18"/>
                <w:szCs w:val="18"/>
              </w:rPr>
              <w:t>0,279</w:t>
            </w:r>
          </w:p>
        </w:tc>
      </w:tr>
      <w:tr w:rsidR="003C53B1" w:rsidRPr="004D4A21" w14:paraId="7BBDF46B" w14:textId="77777777">
        <w:trPr>
          <w:cantSplit/>
          <w:jc w:val="center"/>
        </w:trPr>
        <w:tc>
          <w:tcPr>
            <w:tcW w:w="4350" w:type="dxa"/>
            <w:tcBorders>
              <w:top w:val="single" w:sz="4" w:space="0" w:color="000000"/>
              <w:left w:val="single" w:sz="4" w:space="0" w:color="000000"/>
              <w:bottom w:val="single" w:sz="4" w:space="0" w:color="000000"/>
              <w:right w:val="single" w:sz="4" w:space="0" w:color="000000"/>
            </w:tcBorders>
            <w:vAlign w:val="center"/>
          </w:tcPr>
          <w:p w14:paraId="7BBDF468" w14:textId="77777777" w:rsidR="003C53B1" w:rsidRPr="004D4A21" w:rsidRDefault="00000000">
            <w:pPr>
              <w:pStyle w:val="Predeterminado"/>
              <w:keepNext/>
              <w:spacing w:before="40" w:after="40" w:line="240" w:lineRule="auto"/>
            </w:pPr>
            <w:r w:rsidRPr="004D4A21">
              <w:rPr>
                <w:sz w:val="18"/>
                <w:szCs w:val="18"/>
              </w:rPr>
              <w:lastRenderedPageBreak/>
              <w:t>Error de calibración esperado (ECE)</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69" w14:textId="77777777" w:rsidR="003C53B1" w:rsidRPr="004D4A21" w:rsidRDefault="00000000">
            <w:pPr>
              <w:pStyle w:val="Predeterminado"/>
              <w:keepNext/>
              <w:spacing w:before="40" w:after="40" w:line="240" w:lineRule="auto"/>
              <w:jc w:val="center"/>
            </w:pPr>
            <w:r w:rsidRPr="004D4A21">
              <w:rPr>
                <w:sz w:val="18"/>
                <w:szCs w:val="18"/>
              </w:rPr>
              <w:t>0,065</w:t>
            </w:r>
          </w:p>
        </w:tc>
        <w:tc>
          <w:tcPr>
            <w:tcW w:w="2500" w:type="dxa"/>
            <w:tcBorders>
              <w:top w:val="single" w:sz="4" w:space="0" w:color="000000"/>
              <w:left w:val="single" w:sz="4" w:space="0" w:color="000000"/>
              <w:bottom w:val="single" w:sz="4" w:space="0" w:color="000000"/>
              <w:right w:val="single" w:sz="4" w:space="0" w:color="000000"/>
            </w:tcBorders>
            <w:vAlign w:val="center"/>
          </w:tcPr>
          <w:p w14:paraId="7BBDF46A" w14:textId="77777777" w:rsidR="003C53B1" w:rsidRPr="004D4A21" w:rsidRDefault="00000000">
            <w:pPr>
              <w:pStyle w:val="Predeterminado"/>
              <w:keepNext/>
              <w:spacing w:before="40" w:after="40" w:line="240" w:lineRule="auto"/>
              <w:jc w:val="center"/>
            </w:pPr>
            <w:r w:rsidRPr="004D4A21">
              <w:rPr>
                <w:sz w:val="18"/>
                <w:szCs w:val="18"/>
              </w:rPr>
              <w:t>0,085</w:t>
            </w:r>
          </w:p>
        </w:tc>
      </w:tr>
    </w:tbl>
    <w:p w14:paraId="7BBDF46C" w14:textId="77777777" w:rsidR="003C53B1" w:rsidRPr="004D4A21" w:rsidRDefault="00000000">
      <w:pPr>
        <w:pStyle w:val="Cuerpo"/>
        <w:jc w:val="left"/>
        <w:rPr>
          <w:lang w:val="es-EC"/>
          <w:rPrChange w:id="1397" w:author="(Estudiante) Andres Marcelo Olmedo Coronel" w:date="2026-10-26T20:49:00Z" w16du:dateUtc="2026-10-27T01:49:00Z">
            <w:rPr/>
          </w:rPrChange>
        </w:rPr>
      </w:pPr>
      <w:r w:rsidRPr="004D4A21">
        <w:rPr>
          <w:i/>
          <w:iCs/>
          <w:lang w:val="es-EC"/>
          <w:rPrChange w:id="1398" w:author="(Estudiante) Andres Marcelo Olmedo Coronel" w:date="2026-10-26T20:49:00Z" w16du:dateUtc="2026-10-27T01:49:00Z">
            <w:rPr>
              <w:i/>
              <w:iCs/>
            </w:rPr>
          </w:rPrChange>
        </w:rPr>
        <w:t xml:space="preserve">Nota. </w:t>
      </w:r>
      <w:r w:rsidRPr="004D4A21">
        <w:rPr>
          <w:lang w:val="es-EC"/>
          <w:rPrChange w:id="1399" w:author="(Estudiante) Andres Marcelo Olmedo Coronel" w:date="2026-10-26T20:49:00Z" w16du:dateUtc="2026-10-27T01:49:00Z">
            <w:rPr/>
          </w:rPrChange>
        </w:rPr>
        <w:t>Elaboración propia.</w:t>
      </w:r>
    </w:p>
    <w:p w14:paraId="7BBDF46D" w14:textId="222BF4DD" w:rsidR="003C53B1" w:rsidRPr="004D4A21" w:rsidRDefault="00000000">
      <w:pPr>
        <w:pStyle w:val="Cuerpo"/>
        <w:keepNext/>
        <w:spacing w:after="0"/>
        <w:jc w:val="left"/>
        <w:rPr>
          <w:lang w:val="es-EC"/>
          <w:rPrChange w:id="1400" w:author="(Estudiante) Andres Marcelo Olmedo Coronel" w:date="2026-10-26T20:49:00Z" w16du:dateUtc="2026-10-27T01:49:00Z">
            <w:rPr/>
          </w:rPrChange>
        </w:rPr>
      </w:pPr>
      <w:r w:rsidRPr="004D4A21">
        <w:rPr>
          <w:b/>
          <w:bCs/>
          <w:lang w:val="es-EC"/>
          <w:rPrChange w:id="1401" w:author="(Estudiante) Andres Marcelo Olmedo Coronel" w:date="2026-10-26T20:49:00Z" w16du:dateUtc="2026-10-27T01:49:00Z">
            <w:rPr>
              <w:b/>
              <w:bCs/>
            </w:rPr>
          </w:rPrChange>
        </w:rPr>
        <w:t>Figura 1</w:t>
      </w:r>
      <w:ins w:id="1402" w:author="(Estudiante) Andres Marcelo Olmedo Coronel" w:date="2026-10-27T04:26:00Z" w16du:dateUtc="2026-10-27T09:26:00Z">
        <w:r w:rsidR="00902C88">
          <w:rPr>
            <w:b/>
            <w:bCs/>
            <w:lang w:val="es-EC"/>
          </w:rPr>
          <w:t>3</w:t>
        </w:r>
      </w:ins>
      <w:del w:id="1403" w:author="(Estudiante) Andres Marcelo Olmedo Coronel" w:date="2026-10-27T04:26:00Z" w16du:dateUtc="2026-10-27T09:26:00Z">
        <w:r w:rsidRPr="004D4A21" w:rsidDel="00902C88">
          <w:rPr>
            <w:b/>
            <w:bCs/>
            <w:lang w:val="es-EC"/>
            <w:rPrChange w:id="1404" w:author="(Estudiante) Andres Marcelo Olmedo Coronel" w:date="2026-10-26T20:49:00Z" w16du:dateUtc="2026-10-27T01:49:00Z">
              <w:rPr>
                <w:b/>
                <w:bCs/>
              </w:rPr>
            </w:rPrChange>
          </w:rPr>
          <w:delText>1</w:delText>
        </w:r>
      </w:del>
    </w:p>
    <w:p w14:paraId="7BBDF46E" w14:textId="77777777" w:rsidR="003C53B1" w:rsidRPr="004D4A21" w:rsidRDefault="00000000">
      <w:pPr>
        <w:pStyle w:val="Cuerpo"/>
        <w:keepNext/>
        <w:rPr>
          <w:lang w:val="es-EC"/>
          <w:rPrChange w:id="1405" w:author="(Estudiante) Andres Marcelo Olmedo Coronel" w:date="2026-10-26T20:49:00Z" w16du:dateUtc="2026-10-27T01:49:00Z">
            <w:rPr/>
          </w:rPrChange>
        </w:rPr>
      </w:pPr>
      <w:r w:rsidRPr="004D4A21">
        <w:rPr>
          <w:i/>
          <w:iCs/>
          <w:lang w:val="es-EC"/>
          <w:rPrChange w:id="1406" w:author="(Estudiante) Andres Marcelo Olmedo Coronel" w:date="2026-10-26T20:49:00Z" w16du:dateUtc="2026-10-27T01:49:00Z">
            <w:rPr>
              <w:i/>
              <w:iCs/>
            </w:rPr>
          </w:rPrChange>
        </w:rPr>
        <w:t>Curva de fiabilidad de la categoría más probable antes y después de la recalibración</w:t>
      </w:r>
    </w:p>
    <w:p w14:paraId="7BBDF46F" w14:textId="77777777" w:rsidR="003C53B1" w:rsidRPr="004D4A21" w:rsidRDefault="00000000">
      <w:pPr>
        <w:pStyle w:val="Cuerpo"/>
        <w:keepNext/>
        <w:spacing w:before="120" w:after="60"/>
        <w:jc w:val="center"/>
        <w:rPr>
          <w:lang w:val="es-EC"/>
          <w:rPrChange w:id="1407" w:author="(Estudiante) Andres Marcelo Olmedo Coronel" w:date="2026-10-26T20:49:00Z" w16du:dateUtc="2026-10-27T01:49:00Z">
            <w:rPr/>
          </w:rPrChange>
        </w:rPr>
      </w:pPr>
      <w:r w:rsidRPr="004D4A21">
        <w:rPr>
          <w:lang w:val="es-EC"/>
          <w:rPrChange w:id="1408" w:author="(Estudiante) Andres Marcelo Olmedo Coronel" w:date="2026-10-26T20:49:00Z" w16du:dateUtc="2026-10-27T01:49:00Z">
            <w:rPr>
              <w:noProof/>
            </w:rPr>
          </w:rPrChange>
        </w:rPr>
        <w:drawing>
          <wp:inline distT="0" distB="0" distL="0" distR="0" wp14:anchorId="7BBDF6B9" wp14:editId="7BBDF6BA">
            <wp:extent cx="4700000" cy="3818750"/>
            <wp:effectExtent l="0" t="0" r="0" b="0"/>
            <wp:docPr id="995324320" name="fig_fiabilidad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fig_fiabilidad_panel.png"/>
                    <pic:cNvPicPr/>
                  </pic:nvPicPr>
                  <pic:blipFill>
                    <a:blip r:embed="rId32"/>
                    <a:stretch>
                      <a:fillRect/>
                    </a:stretch>
                  </pic:blipFill>
                  <pic:spPr>
                    <a:xfrm>
                      <a:off x="0" y="0"/>
                      <a:ext cx="4700000" cy="3818750"/>
                    </a:xfrm>
                    <a:prstGeom prst="rect">
                      <a:avLst/>
                    </a:prstGeom>
                  </pic:spPr>
                </pic:pic>
              </a:graphicData>
            </a:graphic>
          </wp:inline>
        </w:drawing>
      </w:r>
    </w:p>
    <w:p w14:paraId="7BBDF470" w14:textId="77777777" w:rsidR="003C53B1" w:rsidRPr="004D4A21" w:rsidRDefault="00000000">
      <w:pPr>
        <w:pStyle w:val="Cuerpo"/>
        <w:jc w:val="left"/>
        <w:rPr>
          <w:lang w:val="es-EC"/>
          <w:rPrChange w:id="1409" w:author="(Estudiante) Andres Marcelo Olmedo Coronel" w:date="2026-10-26T20:49:00Z" w16du:dateUtc="2026-10-27T01:49:00Z">
            <w:rPr/>
          </w:rPrChange>
        </w:rPr>
      </w:pPr>
      <w:r w:rsidRPr="004D4A21">
        <w:rPr>
          <w:i/>
          <w:iCs/>
          <w:lang w:val="es-EC"/>
          <w:rPrChange w:id="1410" w:author="(Estudiante) Andres Marcelo Olmedo Coronel" w:date="2026-10-26T20:49:00Z" w16du:dateUtc="2026-10-27T01:49:00Z">
            <w:rPr>
              <w:i/>
              <w:iCs/>
            </w:rPr>
          </w:rPrChange>
        </w:rPr>
        <w:t xml:space="preserve">Nota. </w:t>
      </w:r>
      <w:r w:rsidRPr="004D4A21">
        <w:rPr>
          <w:lang w:val="es-EC"/>
          <w:rPrChange w:id="1411" w:author="(Estudiante) Andres Marcelo Olmedo Coronel" w:date="2026-10-26T20:49:00Z" w16du:dateUtc="2026-10-27T01:49:00Z">
            <w:rPr/>
          </w:rPrChange>
        </w:rPr>
        <w:t>Elaboración propia.</w:t>
      </w:r>
    </w:p>
    <w:p w14:paraId="7BBDF471" w14:textId="77777777" w:rsidR="003C53B1" w:rsidRPr="004D4A21" w:rsidRDefault="00000000">
      <w:pPr>
        <w:pStyle w:val="Cuerpo"/>
        <w:keepNext/>
        <w:spacing w:after="0"/>
        <w:jc w:val="left"/>
        <w:rPr>
          <w:lang w:val="es-EC"/>
          <w:rPrChange w:id="1412" w:author="(Estudiante) Andres Marcelo Olmedo Coronel" w:date="2026-10-26T20:49:00Z" w16du:dateUtc="2026-10-27T01:49:00Z">
            <w:rPr/>
          </w:rPrChange>
        </w:rPr>
      </w:pPr>
      <w:r w:rsidRPr="004D4A21">
        <w:rPr>
          <w:b/>
          <w:bCs/>
          <w:lang w:val="es-EC"/>
          <w:rPrChange w:id="1413" w:author="(Estudiante) Andres Marcelo Olmedo Coronel" w:date="2026-10-26T20:49:00Z" w16du:dateUtc="2026-10-27T01:49:00Z">
            <w:rPr>
              <w:b/>
              <w:bCs/>
            </w:rPr>
          </w:rPrChange>
        </w:rPr>
        <w:t>Tabla 15</w:t>
      </w:r>
    </w:p>
    <w:p w14:paraId="7BBDF472" w14:textId="77777777" w:rsidR="003C53B1" w:rsidRPr="004D4A21" w:rsidRDefault="00000000">
      <w:pPr>
        <w:pStyle w:val="Cuerpo"/>
        <w:keepNext/>
        <w:rPr>
          <w:lang w:val="es-EC"/>
          <w:rPrChange w:id="1414" w:author="(Estudiante) Andres Marcelo Olmedo Coronel" w:date="2026-10-26T20:49:00Z" w16du:dateUtc="2026-10-27T01:49:00Z">
            <w:rPr/>
          </w:rPrChange>
        </w:rPr>
      </w:pPr>
      <w:r w:rsidRPr="004D4A21">
        <w:rPr>
          <w:i/>
          <w:iCs/>
          <w:lang w:val="es-EC"/>
          <w:rPrChange w:id="1415" w:author="(Estudiante) Andres Marcelo Olmedo Coronel" w:date="2026-10-26T20:49:00Z" w16du:dateUtc="2026-10-27T01:49:00Z">
            <w:rPr>
              <w:i/>
              <w:iCs/>
            </w:rPr>
          </w:rPrChange>
        </w:rPr>
        <w:t>Cobertura de los conjuntos predictivos conformes por categoría en la prueba futura</w:t>
      </w:r>
    </w:p>
    <w:tbl>
      <w:tblPr>
        <w:tblStyle w:val="TableNormal1"/>
        <w:tblW w:w="800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5000"/>
        <w:gridCol w:w="3000"/>
      </w:tblGrid>
      <w:tr w:rsidR="003C53B1" w:rsidRPr="004D4A21" w14:paraId="7BBDF475" w14:textId="77777777">
        <w:trPr>
          <w:cantSplit/>
          <w:tblHeader/>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73" w14:textId="77777777" w:rsidR="003C53B1" w:rsidRPr="004D4A21" w:rsidRDefault="00000000">
            <w:pPr>
              <w:pStyle w:val="Predeterminado"/>
              <w:keepNext/>
              <w:spacing w:before="40" w:after="40" w:line="240" w:lineRule="auto"/>
              <w:jc w:val="center"/>
            </w:pPr>
            <w:r w:rsidRPr="004D4A21">
              <w:rPr>
                <w:b/>
                <w:bCs/>
                <w:sz w:val="18"/>
                <w:szCs w:val="18"/>
              </w:rPr>
              <w:t>Categoría real</w:t>
            </w:r>
          </w:p>
        </w:tc>
        <w:tc>
          <w:tcPr>
            <w:tcW w:w="3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74" w14:textId="77777777" w:rsidR="003C53B1" w:rsidRPr="004D4A21" w:rsidRDefault="00000000">
            <w:pPr>
              <w:pStyle w:val="Predeterminado"/>
              <w:keepNext/>
              <w:spacing w:before="40" w:after="40" w:line="240" w:lineRule="auto"/>
              <w:jc w:val="center"/>
            </w:pPr>
            <w:r w:rsidRPr="004D4A21">
              <w:rPr>
                <w:b/>
                <w:bCs/>
                <w:sz w:val="18"/>
                <w:szCs w:val="18"/>
              </w:rPr>
              <w:t>Cobertura observada</w:t>
            </w:r>
          </w:p>
        </w:tc>
      </w:tr>
      <w:tr w:rsidR="003C53B1" w:rsidRPr="004D4A21" w14:paraId="7BBDF478" w14:textId="77777777">
        <w:trPr>
          <w:cantSplit/>
          <w:jc w:val="center"/>
        </w:trPr>
        <w:tc>
          <w:tcPr>
            <w:tcW w:w="5000" w:type="dxa"/>
            <w:tcBorders>
              <w:top w:val="single" w:sz="4" w:space="0" w:color="000000"/>
              <w:left w:val="single" w:sz="4" w:space="0" w:color="000000"/>
              <w:bottom w:val="single" w:sz="4" w:space="0" w:color="000000"/>
              <w:right w:val="single" w:sz="4" w:space="0" w:color="000000"/>
            </w:tcBorders>
            <w:vAlign w:val="center"/>
          </w:tcPr>
          <w:p w14:paraId="7BBDF476" w14:textId="77777777" w:rsidR="003C53B1" w:rsidRPr="004D4A21" w:rsidRDefault="00000000">
            <w:pPr>
              <w:pStyle w:val="Predeterminado"/>
              <w:spacing w:before="40" w:after="40" w:line="240" w:lineRule="auto"/>
            </w:pPr>
            <w:r w:rsidRPr="004D4A21">
              <w:rPr>
                <w:sz w:val="18"/>
                <w:szCs w:val="18"/>
              </w:rPr>
              <w:t>Al día</w:t>
            </w:r>
          </w:p>
        </w:tc>
        <w:tc>
          <w:tcPr>
            <w:tcW w:w="3000" w:type="dxa"/>
            <w:tcBorders>
              <w:top w:val="single" w:sz="4" w:space="0" w:color="000000"/>
              <w:left w:val="single" w:sz="4" w:space="0" w:color="000000"/>
              <w:bottom w:val="single" w:sz="4" w:space="0" w:color="000000"/>
              <w:right w:val="single" w:sz="4" w:space="0" w:color="000000"/>
            </w:tcBorders>
            <w:vAlign w:val="center"/>
          </w:tcPr>
          <w:p w14:paraId="7BBDF477" w14:textId="77777777" w:rsidR="003C53B1" w:rsidRPr="004D4A21" w:rsidRDefault="00000000">
            <w:pPr>
              <w:pStyle w:val="Predeterminado"/>
              <w:spacing w:before="40" w:after="40" w:line="240" w:lineRule="auto"/>
              <w:jc w:val="center"/>
            </w:pPr>
            <w:r w:rsidRPr="004D4A21">
              <w:rPr>
                <w:sz w:val="18"/>
                <w:szCs w:val="18"/>
              </w:rPr>
              <w:t>99,9 %</w:t>
            </w:r>
          </w:p>
        </w:tc>
      </w:tr>
      <w:tr w:rsidR="003C53B1" w:rsidRPr="004D4A21" w14:paraId="7BBDF47B" w14:textId="77777777">
        <w:trPr>
          <w:cantSplit/>
          <w:jc w:val="center"/>
        </w:trPr>
        <w:tc>
          <w:tcPr>
            <w:tcW w:w="5000" w:type="dxa"/>
            <w:tcBorders>
              <w:top w:val="single" w:sz="4" w:space="0" w:color="000000"/>
              <w:left w:val="single" w:sz="4" w:space="0" w:color="000000"/>
              <w:bottom w:val="single" w:sz="4" w:space="0" w:color="000000"/>
              <w:right w:val="single" w:sz="4" w:space="0" w:color="000000"/>
            </w:tcBorders>
            <w:vAlign w:val="center"/>
          </w:tcPr>
          <w:p w14:paraId="7BBDF479" w14:textId="77777777" w:rsidR="003C53B1" w:rsidRPr="004D4A21" w:rsidRDefault="00000000">
            <w:pPr>
              <w:pStyle w:val="Predeterminado"/>
              <w:spacing w:before="40" w:after="40" w:line="240" w:lineRule="auto"/>
            </w:pPr>
            <w:r w:rsidRPr="004D4A21">
              <w:rPr>
                <w:sz w:val="18"/>
                <w:szCs w:val="18"/>
              </w:rPr>
              <w:t>Mora de 1 a 7 días</w:t>
            </w:r>
          </w:p>
        </w:tc>
        <w:tc>
          <w:tcPr>
            <w:tcW w:w="3000" w:type="dxa"/>
            <w:tcBorders>
              <w:top w:val="single" w:sz="4" w:space="0" w:color="000000"/>
              <w:left w:val="single" w:sz="4" w:space="0" w:color="000000"/>
              <w:bottom w:val="single" w:sz="4" w:space="0" w:color="000000"/>
              <w:right w:val="single" w:sz="4" w:space="0" w:color="000000"/>
            </w:tcBorders>
            <w:vAlign w:val="center"/>
          </w:tcPr>
          <w:p w14:paraId="7BBDF47A" w14:textId="77777777" w:rsidR="003C53B1" w:rsidRPr="004D4A21" w:rsidRDefault="00000000">
            <w:pPr>
              <w:pStyle w:val="Predeterminado"/>
              <w:spacing w:before="40" w:after="40" w:line="240" w:lineRule="auto"/>
              <w:jc w:val="center"/>
            </w:pPr>
            <w:r w:rsidRPr="004D4A21">
              <w:rPr>
                <w:sz w:val="18"/>
                <w:szCs w:val="18"/>
              </w:rPr>
              <w:t>88,8 %</w:t>
            </w:r>
          </w:p>
        </w:tc>
      </w:tr>
      <w:tr w:rsidR="003C53B1" w:rsidRPr="004D4A21" w14:paraId="7BBDF47E" w14:textId="77777777">
        <w:trPr>
          <w:cantSplit/>
          <w:jc w:val="center"/>
        </w:trPr>
        <w:tc>
          <w:tcPr>
            <w:tcW w:w="5000" w:type="dxa"/>
            <w:tcBorders>
              <w:top w:val="single" w:sz="4" w:space="0" w:color="000000"/>
              <w:left w:val="single" w:sz="4" w:space="0" w:color="000000"/>
              <w:bottom w:val="single" w:sz="4" w:space="0" w:color="000000"/>
              <w:right w:val="single" w:sz="4" w:space="0" w:color="000000"/>
            </w:tcBorders>
            <w:vAlign w:val="center"/>
          </w:tcPr>
          <w:p w14:paraId="7BBDF47C" w14:textId="77777777" w:rsidR="003C53B1" w:rsidRPr="004D4A21" w:rsidRDefault="00000000">
            <w:pPr>
              <w:pStyle w:val="Predeterminado"/>
              <w:spacing w:before="40" w:after="40" w:line="240" w:lineRule="auto"/>
            </w:pPr>
            <w:r w:rsidRPr="004D4A21">
              <w:rPr>
                <w:sz w:val="18"/>
                <w:szCs w:val="18"/>
              </w:rPr>
              <w:t>Mora de 8 a 30 días</w:t>
            </w:r>
          </w:p>
        </w:tc>
        <w:tc>
          <w:tcPr>
            <w:tcW w:w="3000" w:type="dxa"/>
            <w:tcBorders>
              <w:top w:val="single" w:sz="4" w:space="0" w:color="000000"/>
              <w:left w:val="single" w:sz="4" w:space="0" w:color="000000"/>
              <w:bottom w:val="single" w:sz="4" w:space="0" w:color="000000"/>
              <w:right w:val="single" w:sz="4" w:space="0" w:color="000000"/>
            </w:tcBorders>
            <w:vAlign w:val="center"/>
          </w:tcPr>
          <w:p w14:paraId="7BBDF47D" w14:textId="77777777" w:rsidR="003C53B1" w:rsidRPr="004D4A21" w:rsidRDefault="00000000">
            <w:pPr>
              <w:pStyle w:val="Predeterminado"/>
              <w:spacing w:before="40" w:after="40" w:line="240" w:lineRule="auto"/>
              <w:jc w:val="center"/>
            </w:pPr>
            <w:r w:rsidRPr="004D4A21">
              <w:rPr>
                <w:sz w:val="18"/>
                <w:szCs w:val="18"/>
              </w:rPr>
              <w:t>76,7 %</w:t>
            </w:r>
          </w:p>
        </w:tc>
      </w:tr>
      <w:tr w:rsidR="003C53B1" w:rsidRPr="004D4A21" w14:paraId="7BBDF481" w14:textId="77777777">
        <w:trPr>
          <w:cantSplit/>
          <w:jc w:val="center"/>
        </w:trPr>
        <w:tc>
          <w:tcPr>
            <w:tcW w:w="5000" w:type="dxa"/>
            <w:tcBorders>
              <w:top w:val="single" w:sz="4" w:space="0" w:color="000000"/>
              <w:left w:val="single" w:sz="4" w:space="0" w:color="000000"/>
              <w:bottom w:val="single" w:sz="4" w:space="0" w:color="000000"/>
              <w:right w:val="single" w:sz="4" w:space="0" w:color="000000"/>
            </w:tcBorders>
            <w:vAlign w:val="center"/>
          </w:tcPr>
          <w:p w14:paraId="7BBDF47F" w14:textId="77777777" w:rsidR="003C53B1" w:rsidRPr="004D4A21" w:rsidRDefault="00000000">
            <w:pPr>
              <w:pStyle w:val="Predeterminado"/>
              <w:spacing w:before="40" w:after="40" w:line="240" w:lineRule="auto"/>
            </w:pPr>
            <w:r w:rsidRPr="004D4A21">
              <w:rPr>
                <w:sz w:val="18"/>
                <w:szCs w:val="18"/>
              </w:rPr>
              <w:t>Mora de 31 a 60 días</w:t>
            </w:r>
          </w:p>
        </w:tc>
        <w:tc>
          <w:tcPr>
            <w:tcW w:w="3000" w:type="dxa"/>
            <w:tcBorders>
              <w:top w:val="single" w:sz="4" w:space="0" w:color="000000"/>
              <w:left w:val="single" w:sz="4" w:space="0" w:color="000000"/>
              <w:bottom w:val="single" w:sz="4" w:space="0" w:color="000000"/>
              <w:right w:val="single" w:sz="4" w:space="0" w:color="000000"/>
            </w:tcBorders>
            <w:vAlign w:val="center"/>
          </w:tcPr>
          <w:p w14:paraId="7BBDF480" w14:textId="77777777" w:rsidR="003C53B1" w:rsidRPr="004D4A21" w:rsidRDefault="00000000">
            <w:pPr>
              <w:pStyle w:val="Predeterminado"/>
              <w:spacing w:before="40" w:after="40" w:line="240" w:lineRule="auto"/>
              <w:jc w:val="center"/>
            </w:pPr>
            <w:r w:rsidRPr="004D4A21">
              <w:rPr>
                <w:sz w:val="18"/>
                <w:szCs w:val="18"/>
              </w:rPr>
              <w:t>71,1 %</w:t>
            </w:r>
          </w:p>
        </w:tc>
      </w:tr>
      <w:tr w:rsidR="003C53B1" w:rsidRPr="004D4A21" w14:paraId="7BBDF484" w14:textId="77777777">
        <w:trPr>
          <w:cantSplit/>
          <w:jc w:val="center"/>
        </w:trPr>
        <w:tc>
          <w:tcPr>
            <w:tcW w:w="5000" w:type="dxa"/>
            <w:tcBorders>
              <w:top w:val="single" w:sz="4" w:space="0" w:color="000000"/>
              <w:left w:val="single" w:sz="4" w:space="0" w:color="000000"/>
              <w:bottom w:val="single" w:sz="4" w:space="0" w:color="000000"/>
              <w:right w:val="single" w:sz="4" w:space="0" w:color="000000"/>
            </w:tcBorders>
            <w:vAlign w:val="center"/>
          </w:tcPr>
          <w:p w14:paraId="7BBDF482" w14:textId="77777777" w:rsidR="003C53B1" w:rsidRPr="004D4A21" w:rsidRDefault="00000000">
            <w:pPr>
              <w:pStyle w:val="Predeterminado"/>
              <w:spacing w:before="40" w:after="40" w:line="240" w:lineRule="auto"/>
            </w:pPr>
            <w:r w:rsidRPr="004D4A21">
              <w:rPr>
                <w:sz w:val="18"/>
                <w:szCs w:val="18"/>
              </w:rPr>
              <w:t>Mora de 61 a 90 días</w:t>
            </w:r>
          </w:p>
        </w:tc>
        <w:tc>
          <w:tcPr>
            <w:tcW w:w="3000" w:type="dxa"/>
            <w:tcBorders>
              <w:top w:val="single" w:sz="4" w:space="0" w:color="000000"/>
              <w:left w:val="single" w:sz="4" w:space="0" w:color="000000"/>
              <w:bottom w:val="single" w:sz="4" w:space="0" w:color="000000"/>
              <w:right w:val="single" w:sz="4" w:space="0" w:color="000000"/>
            </w:tcBorders>
            <w:vAlign w:val="center"/>
          </w:tcPr>
          <w:p w14:paraId="7BBDF483" w14:textId="77777777" w:rsidR="003C53B1" w:rsidRPr="004D4A21" w:rsidRDefault="00000000">
            <w:pPr>
              <w:pStyle w:val="Predeterminado"/>
              <w:spacing w:before="40" w:after="40" w:line="240" w:lineRule="auto"/>
              <w:jc w:val="center"/>
            </w:pPr>
            <w:r w:rsidRPr="004D4A21">
              <w:rPr>
                <w:sz w:val="18"/>
                <w:szCs w:val="18"/>
              </w:rPr>
              <w:t>48,4 %</w:t>
            </w:r>
          </w:p>
        </w:tc>
      </w:tr>
      <w:tr w:rsidR="003C53B1" w:rsidRPr="004D4A21" w14:paraId="7BBDF487" w14:textId="77777777">
        <w:trPr>
          <w:cantSplit/>
          <w:jc w:val="center"/>
        </w:trPr>
        <w:tc>
          <w:tcPr>
            <w:tcW w:w="5000" w:type="dxa"/>
            <w:tcBorders>
              <w:top w:val="single" w:sz="4" w:space="0" w:color="000000"/>
              <w:left w:val="single" w:sz="4" w:space="0" w:color="000000"/>
              <w:bottom w:val="single" w:sz="4" w:space="0" w:color="000000"/>
              <w:right w:val="single" w:sz="4" w:space="0" w:color="000000"/>
            </w:tcBorders>
            <w:vAlign w:val="center"/>
          </w:tcPr>
          <w:p w14:paraId="7BBDF485" w14:textId="77777777" w:rsidR="003C53B1" w:rsidRPr="004D4A21" w:rsidRDefault="00000000">
            <w:pPr>
              <w:pStyle w:val="Predeterminado"/>
              <w:spacing w:before="40" w:after="40" w:line="240" w:lineRule="auto"/>
            </w:pPr>
            <w:r w:rsidRPr="004D4A21">
              <w:rPr>
                <w:sz w:val="18"/>
                <w:szCs w:val="18"/>
              </w:rPr>
              <w:t>Mora de más de 90 días</w:t>
            </w:r>
          </w:p>
        </w:tc>
        <w:tc>
          <w:tcPr>
            <w:tcW w:w="3000" w:type="dxa"/>
            <w:tcBorders>
              <w:top w:val="single" w:sz="4" w:space="0" w:color="000000"/>
              <w:left w:val="single" w:sz="4" w:space="0" w:color="000000"/>
              <w:bottom w:val="single" w:sz="4" w:space="0" w:color="000000"/>
              <w:right w:val="single" w:sz="4" w:space="0" w:color="000000"/>
            </w:tcBorders>
            <w:vAlign w:val="center"/>
          </w:tcPr>
          <w:p w14:paraId="7BBDF486" w14:textId="77777777" w:rsidR="003C53B1" w:rsidRPr="004D4A21" w:rsidRDefault="00000000">
            <w:pPr>
              <w:pStyle w:val="Predeterminado"/>
              <w:spacing w:before="40" w:after="40" w:line="240" w:lineRule="auto"/>
              <w:jc w:val="center"/>
            </w:pPr>
            <w:r w:rsidRPr="004D4A21">
              <w:rPr>
                <w:sz w:val="18"/>
                <w:szCs w:val="18"/>
              </w:rPr>
              <w:t>98,5 %</w:t>
            </w:r>
          </w:p>
        </w:tc>
      </w:tr>
      <w:tr w:rsidR="003C53B1" w:rsidRPr="004D4A21" w14:paraId="7BBDF48A" w14:textId="77777777">
        <w:trPr>
          <w:cantSplit/>
          <w:jc w:val="center"/>
        </w:trPr>
        <w:tc>
          <w:tcPr>
            <w:tcW w:w="5000" w:type="dxa"/>
            <w:tcBorders>
              <w:top w:val="single" w:sz="4" w:space="0" w:color="000000"/>
              <w:left w:val="single" w:sz="4" w:space="0" w:color="000000"/>
              <w:bottom w:val="single" w:sz="4" w:space="0" w:color="000000"/>
              <w:right w:val="single" w:sz="4" w:space="0" w:color="000000"/>
            </w:tcBorders>
            <w:vAlign w:val="center"/>
          </w:tcPr>
          <w:p w14:paraId="7BBDF488" w14:textId="77777777" w:rsidR="003C53B1" w:rsidRPr="004D4A21" w:rsidRDefault="00000000">
            <w:pPr>
              <w:pStyle w:val="Predeterminado"/>
              <w:keepNext/>
              <w:spacing w:before="40" w:after="40" w:line="240" w:lineRule="auto"/>
            </w:pPr>
            <w:r w:rsidRPr="004D4A21">
              <w:rPr>
                <w:b/>
                <w:bCs/>
                <w:sz w:val="18"/>
                <w:szCs w:val="18"/>
              </w:rPr>
              <w:lastRenderedPageBreak/>
              <w:t>Total (objetivo 90 %)</w:t>
            </w:r>
          </w:p>
        </w:tc>
        <w:tc>
          <w:tcPr>
            <w:tcW w:w="3000" w:type="dxa"/>
            <w:tcBorders>
              <w:top w:val="single" w:sz="4" w:space="0" w:color="000000"/>
              <w:left w:val="single" w:sz="4" w:space="0" w:color="000000"/>
              <w:bottom w:val="single" w:sz="4" w:space="0" w:color="000000"/>
              <w:right w:val="single" w:sz="4" w:space="0" w:color="000000"/>
            </w:tcBorders>
            <w:vAlign w:val="center"/>
          </w:tcPr>
          <w:p w14:paraId="7BBDF489" w14:textId="77777777" w:rsidR="003C53B1" w:rsidRPr="004D4A21" w:rsidRDefault="00000000">
            <w:pPr>
              <w:pStyle w:val="Predeterminado"/>
              <w:keepNext/>
              <w:spacing w:before="40" w:after="40" w:line="240" w:lineRule="auto"/>
              <w:jc w:val="center"/>
            </w:pPr>
            <w:r w:rsidRPr="004D4A21">
              <w:rPr>
                <w:b/>
                <w:bCs/>
                <w:sz w:val="18"/>
                <w:szCs w:val="18"/>
              </w:rPr>
              <w:t>96,4 %</w:t>
            </w:r>
          </w:p>
        </w:tc>
      </w:tr>
    </w:tbl>
    <w:p w14:paraId="7BBDF48B" w14:textId="77777777" w:rsidR="003C53B1" w:rsidRPr="004D4A21" w:rsidRDefault="00000000">
      <w:pPr>
        <w:pStyle w:val="Cuerpo"/>
        <w:jc w:val="left"/>
        <w:rPr>
          <w:lang w:val="es-EC"/>
          <w:rPrChange w:id="1416" w:author="(Estudiante) Andres Marcelo Olmedo Coronel" w:date="2026-10-26T20:49:00Z" w16du:dateUtc="2026-10-27T01:49:00Z">
            <w:rPr/>
          </w:rPrChange>
        </w:rPr>
      </w:pPr>
      <w:r w:rsidRPr="004D4A21">
        <w:rPr>
          <w:i/>
          <w:iCs/>
          <w:lang w:val="es-EC"/>
          <w:rPrChange w:id="1417" w:author="(Estudiante) Andres Marcelo Olmedo Coronel" w:date="2026-10-26T20:49:00Z" w16du:dateUtc="2026-10-27T01:49:00Z">
            <w:rPr>
              <w:i/>
              <w:iCs/>
            </w:rPr>
          </w:rPrChange>
        </w:rPr>
        <w:t xml:space="preserve">Nota. </w:t>
      </w:r>
      <w:r w:rsidRPr="004D4A21">
        <w:rPr>
          <w:lang w:val="es-EC"/>
          <w:rPrChange w:id="1418" w:author="(Estudiante) Andres Marcelo Olmedo Coronel" w:date="2026-10-26T20:49:00Z" w16du:dateUtc="2026-10-27T01:49:00Z">
            <w:rPr/>
          </w:rPrChange>
        </w:rPr>
        <w:t>Elaboración propia. Tamaño medio del conjunto: 3,3 categorías; conjuntos vacíos: 0 %.</w:t>
      </w:r>
    </w:p>
    <w:p w14:paraId="7BBDF48C" w14:textId="77777777" w:rsidR="003C53B1" w:rsidRPr="004D4A21" w:rsidRDefault="00000000">
      <w:pPr>
        <w:pStyle w:val="Cuerpo"/>
        <w:keepNext/>
        <w:spacing w:after="120"/>
        <w:jc w:val="left"/>
        <w:rPr>
          <w:lang w:val="es-EC"/>
          <w:rPrChange w:id="1419" w:author="(Estudiante) Andres Marcelo Olmedo Coronel" w:date="2026-10-26T20:49:00Z" w16du:dateUtc="2026-10-27T01:49:00Z">
            <w:rPr/>
          </w:rPrChange>
        </w:rPr>
      </w:pPr>
      <w:r w:rsidRPr="004D4A21">
        <w:rPr>
          <w:b/>
          <w:bCs/>
          <w:lang w:val="es-EC"/>
          <w:rPrChange w:id="1420" w:author="(Estudiante) Andres Marcelo Olmedo Coronel" w:date="2026-10-26T20:49:00Z" w16du:dateUtc="2026-10-27T01:49:00Z">
            <w:rPr>
              <w:b/>
              <w:bCs/>
            </w:rPr>
          </w:rPrChange>
        </w:rPr>
        <w:t>Indicadores de negocio</w:t>
      </w:r>
    </w:p>
    <w:p w14:paraId="7BBDF48D" w14:textId="77777777" w:rsidR="003C53B1" w:rsidRPr="004D4A21" w:rsidRDefault="00000000">
      <w:pPr>
        <w:pStyle w:val="Cuerpo"/>
        <w:rPr>
          <w:lang w:val="es-EC"/>
          <w:rPrChange w:id="1421" w:author="(Estudiante) Andres Marcelo Olmedo Coronel" w:date="2026-10-26T20:49:00Z" w16du:dateUtc="2026-10-27T01:49:00Z">
            <w:rPr/>
          </w:rPrChange>
        </w:rPr>
      </w:pPr>
      <w:r w:rsidRPr="004D4A21">
        <w:rPr>
          <w:lang w:val="es-EC"/>
          <w:rPrChange w:id="1422" w:author="(Estudiante) Andres Marcelo Olmedo Coronel" w:date="2026-10-26T20:49:00Z" w16du:dateUtc="2026-10-27T01:49:00Z">
            <w:rPr/>
          </w:rPrChange>
        </w:rPr>
        <w:t>Para estimar el valor operativo se simuló una capacidad de gestión del 10 % de la cartera por mes (300 clientes), con tres estrategias de priorización: la regla institucional, que ordena por días de atraso en t−1 y puntaje; el modelo, que ordena por la probabilidad de mora futura de 31 días o más; y una estrategia híbrida. Se considera «caso grave» al cliente que alcanza 31 días o más en los tres meses siguientes y se usa como proxy del saldo en riesgo el saldo pendiente del crédito. Con esta capacidad, la regla capturó 739 de los 1.281 casos graves (57,7 %) y el 53,3 % del saldo en riesgo, frente a 705 casos (55,0 %) y 49,3 % del modelo (Tabla 16). El modelo anticipó 3 de los 256 deterioros de clientes que estaban al día en t−1, mientras que la regla no puede anticipar ninguno por construcción. En consecuencia, el valor del modelo no radica en reemplazar la priorización por días de atraso, sino en complementarla para identificar deterioros tempranos y reducir la subestimación; su beneficio económico deberá medirse en el piloto frente a una línea base institucional.</w:t>
      </w:r>
    </w:p>
    <w:p w14:paraId="7BBDF48E" w14:textId="77777777" w:rsidR="003C53B1" w:rsidRPr="004D4A21" w:rsidRDefault="00000000">
      <w:pPr>
        <w:pStyle w:val="Cuerpo"/>
        <w:keepNext/>
        <w:spacing w:after="0"/>
        <w:jc w:val="left"/>
        <w:rPr>
          <w:lang w:val="es-EC"/>
          <w:rPrChange w:id="1423" w:author="(Estudiante) Andres Marcelo Olmedo Coronel" w:date="2026-10-26T20:49:00Z" w16du:dateUtc="2026-10-27T01:49:00Z">
            <w:rPr/>
          </w:rPrChange>
        </w:rPr>
      </w:pPr>
      <w:r w:rsidRPr="004D4A21">
        <w:rPr>
          <w:b/>
          <w:bCs/>
          <w:lang w:val="es-EC"/>
          <w:rPrChange w:id="1424" w:author="(Estudiante) Andres Marcelo Olmedo Coronel" w:date="2026-10-26T20:49:00Z" w16du:dateUtc="2026-10-27T01:49:00Z">
            <w:rPr>
              <w:b/>
              <w:bCs/>
            </w:rPr>
          </w:rPrChange>
        </w:rPr>
        <w:t>Tabla 16</w:t>
      </w:r>
    </w:p>
    <w:p w14:paraId="7BBDF48F" w14:textId="77777777" w:rsidR="003C53B1" w:rsidRPr="004D4A21" w:rsidRDefault="00000000">
      <w:pPr>
        <w:pStyle w:val="Cuerpo"/>
        <w:keepNext/>
        <w:rPr>
          <w:lang w:val="es-EC"/>
          <w:rPrChange w:id="1425" w:author="(Estudiante) Andres Marcelo Olmedo Coronel" w:date="2026-10-26T20:49:00Z" w16du:dateUtc="2026-10-27T01:49:00Z">
            <w:rPr/>
          </w:rPrChange>
        </w:rPr>
      </w:pPr>
      <w:r w:rsidRPr="004D4A21">
        <w:rPr>
          <w:i/>
          <w:iCs/>
          <w:lang w:val="es-EC"/>
          <w:rPrChange w:id="1426" w:author="(Estudiante) Andres Marcelo Olmedo Coronel" w:date="2026-10-26T20:49:00Z" w16du:dateUtc="2026-10-27T01:49:00Z">
            <w:rPr>
              <w:i/>
              <w:iCs/>
            </w:rPr>
          </w:rPrChange>
        </w:rPr>
        <w:t>Indicadores de negocio con una capacidad de gestión del 10 % de la cartera (prueba futura, tres meses)</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350"/>
        <w:gridCol w:w="850"/>
        <w:gridCol w:w="1300"/>
        <w:gridCol w:w="1000"/>
        <w:gridCol w:w="950"/>
        <w:gridCol w:w="1100"/>
        <w:gridCol w:w="1000"/>
        <w:gridCol w:w="800"/>
      </w:tblGrid>
      <w:tr w:rsidR="003C53B1" w:rsidRPr="004D4A21" w14:paraId="7BBDF498" w14:textId="77777777">
        <w:trPr>
          <w:cantSplit/>
          <w:tblHeader/>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90" w14:textId="77777777" w:rsidR="003C53B1" w:rsidRPr="004D4A21" w:rsidRDefault="00000000">
            <w:pPr>
              <w:pStyle w:val="Predeterminado"/>
              <w:keepNext/>
              <w:spacing w:before="40" w:after="40" w:line="240" w:lineRule="auto"/>
              <w:jc w:val="center"/>
            </w:pPr>
            <w:r w:rsidRPr="004D4A21">
              <w:rPr>
                <w:b/>
                <w:bCs/>
                <w:sz w:val="16"/>
                <w:szCs w:val="16"/>
              </w:rPr>
              <w:t>Estrategia</w:t>
            </w:r>
          </w:p>
        </w:tc>
        <w:tc>
          <w:tcPr>
            <w:tcW w:w="8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91" w14:textId="77777777" w:rsidR="003C53B1" w:rsidRPr="004D4A21" w:rsidRDefault="00000000">
            <w:pPr>
              <w:pStyle w:val="Predeterminado"/>
              <w:keepNext/>
              <w:spacing w:before="40" w:after="40" w:line="240" w:lineRule="auto"/>
              <w:jc w:val="center"/>
            </w:pPr>
            <w:r w:rsidRPr="004D4A21">
              <w:rPr>
                <w:b/>
                <w:bCs/>
                <w:sz w:val="16"/>
                <w:szCs w:val="16"/>
              </w:rPr>
              <w:t>Gestiones</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92" w14:textId="77777777" w:rsidR="003C53B1" w:rsidRPr="004D4A21" w:rsidRDefault="00000000">
            <w:pPr>
              <w:pStyle w:val="Predeterminado"/>
              <w:keepNext/>
              <w:spacing w:before="40" w:after="40" w:line="240" w:lineRule="auto"/>
              <w:jc w:val="center"/>
            </w:pPr>
            <w:r w:rsidRPr="004D4A21">
              <w:rPr>
                <w:b/>
                <w:bCs/>
                <w:sz w:val="16"/>
                <w:szCs w:val="16"/>
              </w:rPr>
              <w:t>Casos graves capturados</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93" w14:textId="77777777" w:rsidR="003C53B1" w:rsidRPr="004D4A21" w:rsidRDefault="00000000">
            <w:pPr>
              <w:pStyle w:val="Predeterminado"/>
              <w:keepNext/>
              <w:spacing w:before="40" w:after="40" w:line="240" w:lineRule="auto"/>
              <w:jc w:val="center"/>
            </w:pPr>
            <w:r w:rsidRPr="004D4A21">
              <w:rPr>
                <w:b/>
                <w:bCs/>
                <w:sz w:val="16"/>
                <w:szCs w:val="16"/>
              </w:rPr>
              <w:t>% de casos graves</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94" w14:textId="77777777" w:rsidR="003C53B1" w:rsidRPr="004D4A21" w:rsidRDefault="00000000">
            <w:pPr>
              <w:pStyle w:val="Predeterminado"/>
              <w:keepNext/>
              <w:spacing w:before="40" w:after="40" w:line="240" w:lineRule="auto"/>
              <w:jc w:val="center"/>
            </w:pPr>
            <w:r w:rsidRPr="004D4A21">
              <w:rPr>
                <w:b/>
                <w:bCs/>
                <w:sz w:val="16"/>
                <w:szCs w:val="16"/>
              </w:rPr>
              <w:t>Precisión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95" w14:textId="77777777" w:rsidR="003C53B1" w:rsidRPr="004D4A21" w:rsidRDefault="00000000">
            <w:pPr>
              <w:pStyle w:val="Predeterminado"/>
              <w:keepNext/>
              <w:spacing w:before="40" w:after="40" w:line="240" w:lineRule="auto"/>
              <w:jc w:val="center"/>
            </w:pPr>
            <w:r w:rsidRPr="004D4A21">
              <w:rPr>
                <w:b/>
                <w:bCs/>
                <w:sz w:val="16"/>
                <w:szCs w:val="16"/>
              </w:rPr>
              <w:t>Saldo capturado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96" w14:textId="77777777" w:rsidR="003C53B1" w:rsidRPr="004D4A21" w:rsidRDefault="00000000">
            <w:pPr>
              <w:pStyle w:val="Predeterminado"/>
              <w:keepNext/>
              <w:spacing w:before="40" w:after="40" w:line="240" w:lineRule="auto"/>
              <w:jc w:val="center"/>
            </w:pPr>
            <w:r w:rsidRPr="004D4A21">
              <w:rPr>
                <w:b/>
                <w:bCs/>
                <w:sz w:val="16"/>
                <w:szCs w:val="16"/>
              </w:rPr>
              <w:t>% del saldo en riesgo</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97" w14:textId="77777777" w:rsidR="003C53B1" w:rsidRPr="004D4A21" w:rsidRDefault="00000000">
            <w:pPr>
              <w:pStyle w:val="Predeterminado"/>
              <w:keepNext/>
              <w:spacing w:before="40" w:after="40" w:line="240" w:lineRule="auto"/>
              <w:jc w:val="center"/>
            </w:pPr>
            <w:r w:rsidRPr="004D4A21">
              <w:rPr>
                <w:b/>
                <w:bCs/>
                <w:sz w:val="16"/>
                <w:szCs w:val="16"/>
              </w:rPr>
              <w:t>Deterioros anticipados</w:t>
            </w:r>
          </w:p>
        </w:tc>
      </w:tr>
      <w:tr w:rsidR="003C53B1" w:rsidRPr="004D4A21" w14:paraId="7BBDF4A1"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vAlign w:val="center"/>
          </w:tcPr>
          <w:p w14:paraId="7BBDF499" w14:textId="77777777" w:rsidR="003C53B1" w:rsidRPr="004D4A21" w:rsidRDefault="00000000">
            <w:pPr>
              <w:pStyle w:val="Predeterminado"/>
              <w:spacing w:before="40" w:after="40" w:line="240" w:lineRule="auto"/>
            </w:pPr>
            <w:r w:rsidRPr="004D4A21">
              <w:rPr>
                <w:sz w:val="16"/>
                <w:szCs w:val="16"/>
              </w:rPr>
              <w:t>Regla institucional (días de atraso)</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49A" w14:textId="77777777" w:rsidR="003C53B1" w:rsidRPr="004D4A21" w:rsidRDefault="00000000">
            <w:pPr>
              <w:pStyle w:val="Predeterminado"/>
              <w:spacing w:before="40" w:after="40" w:line="240" w:lineRule="auto"/>
              <w:jc w:val="center"/>
            </w:pPr>
            <w:r w:rsidRPr="004D4A21">
              <w:rPr>
                <w:sz w:val="16"/>
                <w:szCs w:val="16"/>
              </w:rPr>
              <w:t>900</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49B" w14:textId="77777777" w:rsidR="003C53B1" w:rsidRPr="004D4A21" w:rsidRDefault="00000000">
            <w:pPr>
              <w:pStyle w:val="Predeterminado"/>
              <w:spacing w:before="40" w:after="40" w:line="240" w:lineRule="auto"/>
              <w:jc w:val="center"/>
            </w:pPr>
            <w:r w:rsidRPr="004D4A21">
              <w:rPr>
                <w:sz w:val="16"/>
                <w:szCs w:val="16"/>
              </w:rPr>
              <w:t>739 de 1.281</w:t>
            </w:r>
          </w:p>
        </w:tc>
        <w:tc>
          <w:tcPr>
            <w:tcW w:w="1000" w:type="dxa"/>
            <w:tcBorders>
              <w:top w:val="single" w:sz="4" w:space="0" w:color="000000"/>
              <w:left w:val="single" w:sz="4" w:space="0" w:color="000000"/>
              <w:bottom w:val="single" w:sz="4" w:space="0" w:color="000000"/>
              <w:right w:val="single" w:sz="4" w:space="0" w:color="000000"/>
            </w:tcBorders>
            <w:vAlign w:val="center"/>
          </w:tcPr>
          <w:p w14:paraId="7BBDF49C" w14:textId="77777777" w:rsidR="003C53B1" w:rsidRPr="004D4A21" w:rsidRDefault="00000000">
            <w:pPr>
              <w:pStyle w:val="Predeterminado"/>
              <w:spacing w:before="40" w:after="40" w:line="240" w:lineRule="auto"/>
              <w:jc w:val="center"/>
            </w:pPr>
            <w:r w:rsidRPr="004D4A21">
              <w:rPr>
                <w:sz w:val="16"/>
                <w:szCs w:val="16"/>
              </w:rPr>
              <w:t>57,7 %</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49D" w14:textId="77777777" w:rsidR="003C53B1" w:rsidRPr="004D4A21" w:rsidRDefault="00000000">
            <w:pPr>
              <w:pStyle w:val="Predeterminado"/>
              <w:spacing w:before="40" w:after="40" w:line="240" w:lineRule="auto"/>
              <w:jc w:val="center"/>
            </w:pPr>
            <w:r w:rsidRPr="004D4A21">
              <w:rPr>
                <w:sz w:val="16"/>
                <w:szCs w:val="16"/>
              </w:rPr>
              <w:t>82,1 %</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49E" w14:textId="77777777" w:rsidR="003C53B1" w:rsidRPr="004D4A21" w:rsidRDefault="00000000">
            <w:pPr>
              <w:pStyle w:val="Predeterminado"/>
              <w:spacing w:before="40" w:after="40" w:line="240" w:lineRule="auto"/>
              <w:jc w:val="center"/>
            </w:pPr>
            <w:r w:rsidRPr="004D4A21">
              <w:rPr>
                <w:sz w:val="16"/>
                <w:szCs w:val="16"/>
              </w:rPr>
              <w:t>USD 4,09 M</w:t>
            </w:r>
          </w:p>
        </w:tc>
        <w:tc>
          <w:tcPr>
            <w:tcW w:w="1000" w:type="dxa"/>
            <w:tcBorders>
              <w:top w:val="single" w:sz="4" w:space="0" w:color="000000"/>
              <w:left w:val="single" w:sz="4" w:space="0" w:color="000000"/>
              <w:bottom w:val="single" w:sz="4" w:space="0" w:color="000000"/>
              <w:right w:val="single" w:sz="4" w:space="0" w:color="000000"/>
            </w:tcBorders>
            <w:vAlign w:val="center"/>
          </w:tcPr>
          <w:p w14:paraId="7BBDF49F" w14:textId="77777777" w:rsidR="003C53B1" w:rsidRPr="004D4A21" w:rsidRDefault="00000000">
            <w:pPr>
              <w:pStyle w:val="Predeterminado"/>
              <w:spacing w:before="40" w:after="40" w:line="240" w:lineRule="auto"/>
              <w:jc w:val="center"/>
            </w:pPr>
            <w:r w:rsidRPr="004D4A21">
              <w:rPr>
                <w:sz w:val="16"/>
                <w:szCs w:val="16"/>
              </w:rPr>
              <w:t>53,3 %</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4A0" w14:textId="77777777" w:rsidR="003C53B1" w:rsidRPr="004D4A21" w:rsidRDefault="00000000">
            <w:pPr>
              <w:pStyle w:val="Predeterminado"/>
              <w:spacing w:before="40" w:after="40" w:line="240" w:lineRule="auto"/>
              <w:jc w:val="center"/>
            </w:pPr>
            <w:r w:rsidRPr="004D4A21">
              <w:rPr>
                <w:sz w:val="16"/>
                <w:szCs w:val="16"/>
              </w:rPr>
              <w:t>0</w:t>
            </w:r>
          </w:p>
        </w:tc>
      </w:tr>
      <w:tr w:rsidR="003C53B1" w:rsidRPr="004D4A21" w14:paraId="7BBDF4AA"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vAlign w:val="center"/>
          </w:tcPr>
          <w:p w14:paraId="7BBDF4A2" w14:textId="77777777" w:rsidR="003C53B1" w:rsidRPr="004D4A21" w:rsidRDefault="00000000">
            <w:pPr>
              <w:pStyle w:val="Predeterminado"/>
              <w:spacing w:before="40" w:after="40" w:line="240" w:lineRule="auto"/>
            </w:pPr>
            <w:r w:rsidRPr="004D4A21">
              <w:rPr>
                <w:sz w:val="16"/>
                <w:szCs w:val="16"/>
              </w:rPr>
              <w:t>Modelo HGB ordinal</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4A3" w14:textId="77777777" w:rsidR="003C53B1" w:rsidRPr="004D4A21" w:rsidRDefault="00000000">
            <w:pPr>
              <w:pStyle w:val="Predeterminado"/>
              <w:spacing w:before="40" w:after="40" w:line="240" w:lineRule="auto"/>
              <w:jc w:val="center"/>
            </w:pPr>
            <w:r w:rsidRPr="004D4A21">
              <w:rPr>
                <w:sz w:val="16"/>
                <w:szCs w:val="16"/>
              </w:rPr>
              <w:t>900</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4A4" w14:textId="77777777" w:rsidR="003C53B1" w:rsidRPr="004D4A21" w:rsidRDefault="00000000">
            <w:pPr>
              <w:pStyle w:val="Predeterminado"/>
              <w:spacing w:before="40" w:after="40" w:line="240" w:lineRule="auto"/>
              <w:jc w:val="center"/>
            </w:pPr>
            <w:r w:rsidRPr="004D4A21">
              <w:rPr>
                <w:sz w:val="16"/>
                <w:szCs w:val="16"/>
              </w:rPr>
              <w:t>705 de 1.281</w:t>
            </w:r>
          </w:p>
        </w:tc>
        <w:tc>
          <w:tcPr>
            <w:tcW w:w="1000" w:type="dxa"/>
            <w:tcBorders>
              <w:top w:val="single" w:sz="4" w:space="0" w:color="000000"/>
              <w:left w:val="single" w:sz="4" w:space="0" w:color="000000"/>
              <w:bottom w:val="single" w:sz="4" w:space="0" w:color="000000"/>
              <w:right w:val="single" w:sz="4" w:space="0" w:color="000000"/>
            </w:tcBorders>
            <w:vAlign w:val="center"/>
          </w:tcPr>
          <w:p w14:paraId="7BBDF4A5" w14:textId="77777777" w:rsidR="003C53B1" w:rsidRPr="004D4A21" w:rsidRDefault="00000000">
            <w:pPr>
              <w:pStyle w:val="Predeterminado"/>
              <w:spacing w:before="40" w:after="40" w:line="240" w:lineRule="auto"/>
              <w:jc w:val="center"/>
            </w:pPr>
            <w:r w:rsidRPr="004D4A21">
              <w:rPr>
                <w:sz w:val="16"/>
                <w:szCs w:val="16"/>
              </w:rPr>
              <w:t>55,0 %</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4A6" w14:textId="77777777" w:rsidR="003C53B1" w:rsidRPr="004D4A21" w:rsidRDefault="00000000">
            <w:pPr>
              <w:pStyle w:val="Predeterminado"/>
              <w:spacing w:before="40" w:after="40" w:line="240" w:lineRule="auto"/>
              <w:jc w:val="center"/>
            </w:pPr>
            <w:r w:rsidRPr="004D4A21">
              <w:rPr>
                <w:sz w:val="16"/>
                <w:szCs w:val="16"/>
              </w:rPr>
              <w:t>78,3 %</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4A7" w14:textId="77777777" w:rsidR="003C53B1" w:rsidRPr="004D4A21" w:rsidRDefault="00000000">
            <w:pPr>
              <w:pStyle w:val="Predeterminado"/>
              <w:spacing w:before="40" w:after="40" w:line="240" w:lineRule="auto"/>
              <w:jc w:val="center"/>
            </w:pPr>
            <w:r w:rsidRPr="004D4A21">
              <w:rPr>
                <w:sz w:val="16"/>
                <w:szCs w:val="16"/>
              </w:rPr>
              <w:t>USD 3,78 M</w:t>
            </w:r>
          </w:p>
        </w:tc>
        <w:tc>
          <w:tcPr>
            <w:tcW w:w="1000" w:type="dxa"/>
            <w:tcBorders>
              <w:top w:val="single" w:sz="4" w:space="0" w:color="000000"/>
              <w:left w:val="single" w:sz="4" w:space="0" w:color="000000"/>
              <w:bottom w:val="single" w:sz="4" w:space="0" w:color="000000"/>
              <w:right w:val="single" w:sz="4" w:space="0" w:color="000000"/>
            </w:tcBorders>
            <w:vAlign w:val="center"/>
          </w:tcPr>
          <w:p w14:paraId="7BBDF4A8" w14:textId="77777777" w:rsidR="003C53B1" w:rsidRPr="004D4A21" w:rsidRDefault="00000000">
            <w:pPr>
              <w:pStyle w:val="Predeterminado"/>
              <w:spacing w:before="40" w:after="40" w:line="240" w:lineRule="auto"/>
              <w:jc w:val="center"/>
            </w:pPr>
            <w:r w:rsidRPr="004D4A21">
              <w:rPr>
                <w:sz w:val="16"/>
                <w:szCs w:val="16"/>
              </w:rPr>
              <w:t>49,3 %</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4A9" w14:textId="77777777" w:rsidR="003C53B1" w:rsidRPr="004D4A21" w:rsidRDefault="00000000">
            <w:pPr>
              <w:pStyle w:val="Predeterminado"/>
              <w:spacing w:before="40" w:after="40" w:line="240" w:lineRule="auto"/>
              <w:jc w:val="center"/>
            </w:pPr>
            <w:r w:rsidRPr="004D4A21">
              <w:rPr>
                <w:sz w:val="16"/>
                <w:szCs w:val="16"/>
              </w:rPr>
              <w:t>3</w:t>
            </w:r>
          </w:p>
        </w:tc>
      </w:tr>
      <w:tr w:rsidR="003C53B1" w:rsidRPr="004D4A21" w14:paraId="7BBDF4B3"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vAlign w:val="center"/>
          </w:tcPr>
          <w:p w14:paraId="7BBDF4AB" w14:textId="77777777" w:rsidR="003C53B1" w:rsidRPr="004D4A21" w:rsidRDefault="00000000">
            <w:pPr>
              <w:pStyle w:val="Predeterminado"/>
              <w:keepNext/>
              <w:spacing w:before="40" w:after="40" w:line="240" w:lineRule="auto"/>
            </w:pPr>
            <w:r w:rsidRPr="004D4A21">
              <w:rPr>
                <w:sz w:val="16"/>
                <w:szCs w:val="16"/>
              </w:rPr>
              <w:t>Híbrido: regla para mora &gt; 30 días y modelo para el resto</w:t>
            </w:r>
          </w:p>
        </w:tc>
        <w:tc>
          <w:tcPr>
            <w:tcW w:w="850" w:type="dxa"/>
            <w:tcBorders>
              <w:top w:val="single" w:sz="4" w:space="0" w:color="000000"/>
              <w:left w:val="single" w:sz="4" w:space="0" w:color="000000"/>
              <w:bottom w:val="single" w:sz="4" w:space="0" w:color="000000"/>
              <w:right w:val="single" w:sz="4" w:space="0" w:color="000000"/>
            </w:tcBorders>
            <w:vAlign w:val="center"/>
          </w:tcPr>
          <w:p w14:paraId="7BBDF4AC" w14:textId="77777777" w:rsidR="003C53B1" w:rsidRPr="004D4A21" w:rsidRDefault="00000000">
            <w:pPr>
              <w:pStyle w:val="Predeterminado"/>
              <w:keepNext/>
              <w:spacing w:before="40" w:after="40" w:line="240" w:lineRule="auto"/>
              <w:jc w:val="center"/>
            </w:pPr>
            <w:r w:rsidRPr="004D4A21">
              <w:rPr>
                <w:sz w:val="16"/>
                <w:szCs w:val="16"/>
              </w:rPr>
              <w:t>900</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DF4AD" w14:textId="77777777" w:rsidR="003C53B1" w:rsidRPr="004D4A21" w:rsidRDefault="00000000">
            <w:pPr>
              <w:pStyle w:val="Predeterminado"/>
              <w:keepNext/>
              <w:spacing w:before="40" w:after="40" w:line="240" w:lineRule="auto"/>
              <w:jc w:val="center"/>
            </w:pPr>
            <w:r w:rsidRPr="004D4A21">
              <w:rPr>
                <w:sz w:val="16"/>
                <w:szCs w:val="16"/>
              </w:rPr>
              <w:t>726 de 1.281</w:t>
            </w:r>
          </w:p>
        </w:tc>
        <w:tc>
          <w:tcPr>
            <w:tcW w:w="1000" w:type="dxa"/>
            <w:tcBorders>
              <w:top w:val="single" w:sz="4" w:space="0" w:color="000000"/>
              <w:left w:val="single" w:sz="4" w:space="0" w:color="000000"/>
              <w:bottom w:val="single" w:sz="4" w:space="0" w:color="000000"/>
              <w:right w:val="single" w:sz="4" w:space="0" w:color="000000"/>
            </w:tcBorders>
            <w:vAlign w:val="center"/>
          </w:tcPr>
          <w:p w14:paraId="7BBDF4AE" w14:textId="77777777" w:rsidR="003C53B1" w:rsidRPr="004D4A21" w:rsidRDefault="00000000">
            <w:pPr>
              <w:pStyle w:val="Predeterminado"/>
              <w:keepNext/>
              <w:spacing w:before="40" w:after="40" w:line="240" w:lineRule="auto"/>
              <w:jc w:val="center"/>
            </w:pPr>
            <w:r w:rsidRPr="004D4A21">
              <w:rPr>
                <w:sz w:val="16"/>
                <w:szCs w:val="16"/>
              </w:rPr>
              <w:t>56,7 %</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4AF" w14:textId="77777777" w:rsidR="003C53B1" w:rsidRPr="004D4A21" w:rsidRDefault="00000000">
            <w:pPr>
              <w:pStyle w:val="Predeterminado"/>
              <w:keepNext/>
              <w:spacing w:before="40" w:after="40" w:line="240" w:lineRule="auto"/>
              <w:jc w:val="center"/>
            </w:pPr>
            <w:r w:rsidRPr="004D4A21">
              <w:rPr>
                <w:sz w:val="16"/>
                <w:szCs w:val="16"/>
              </w:rPr>
              <w:t>80,7 %</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4B0" w14:textId="77777777" w:rsidR="003C53B1" w:rsidRPr="004D4A21" w:rsidRDefault="00000000">
            <w:pPr>
              <w:pStyle w:val="Predeterminado"/>
              <w:keepNext/>
              <w:spacing w:before="40" w:after="40" w:line="240" w:lineRule="auto"/>
              <w:jc w:val="center"/>
            </w:pPr>
            <w:r w:rsidRPr="004D4A21">
              <w:rPr>
                <w:sz w:val="16"/>
                <w:szCs w:val="16"/>
              </w:rPr>
              <w:t>USD 3,88 M</w:t>
            </w:r>
          </w:p>
        </w:tc>
        <w:tc>
          <w:tcPr>
            <w:tcW w:w="1000" w:type="dxa"/>
            <w:tcBorders>
              <w:top w:val="single" w:sz="4" w:space="0" w:color="000000"/>
              <w:left w:val="single" w:sz="4" w:space="0" w:color="000000"/>
              <w:bottom w:val="single" w:sz="4" w:space="0" w:color="000000"/>
              <w:right w:val="single" w:sz="4" w:space="0" w:color="000000"/>
            </w:tcBorders>
            <w:vAlign w:val="center"/>
          </w:tcPr>
          <w:p w14:paraId="7BBDF4B1" w14:textId="77777777" w:rsidR="003C53B1" w:rsidRPr="004D4A21" w:rsidRDefault="00000000">
            <w:pPr>
              <w:pStyle w:val="Predeterminado"/>
              <w:keepNext/>
              <w:spacing w:before="40" w:after="40" w:line="240" w:lineRule="auto"/>
              <w:jc w:val="center"/>
            </w:pPr>
            <w:r w:rsidRPr="004D4A21">
              <w:rPr>
                <w:sz w:val="16"/>
                <w:szCs w:val="16"/>
              </w:rPr>
              <w:t>50,6 %</w:t>
            </w:r>
          </w:p>
        </w:tc>
        <w:tc>
          <w:tcPr>
            <w:tcW w:w="800" w:type="dxa"/>
            <w:tcBorders>
              <w:top w:val="single" w:sz="4" w:space="0" w:color="000000"/>
              <w:left w:val="single" w:sz="4" w:space="0" w:color="000000"/>
              <w:bottom w:val="single" w:sz="4" w:space="0" w:color="000000"/>
              <w:right w:val="single" w:sz="4" w:space="0" w:color="000000"/>
            </w:tcBorders>
            <w:vAlign w:val="center"/>
          </w:tcPr>
          <w:p w14:paraId="7BBDF4B2" w14:textId="77777777" w:rsidR="003C53B1" w:rsidRPr="004D4A21" w:rsidRDefault="00000000">
            <w:pPr>
              <w:pStyle w:val="Predeterminado"/>
              <w:keepNext/>
              <w:spacing w:before="40" w:after="40" w:line="240" w:lineRule="auto"/>
              <w:jc w:val="center"/>
            </w:pPr>
            <w:r w:rsidRPr="004D4A21">
              <w:rPr>
                <w:sz w:val="16"/>
                <w:szCs w:val="16"/>
              </w:rPr>
              <w:t>0</w:t>
            </w:r>
          </w:p>
        </w:tc>
      </w:tr>
    </w:tbl>
    <w:p w14:paraId="7BBDF4B4" w14:textId="77777777" w:rsidR="003C53B1" w:rsidRPr="004D4A21" w:rsidRDefault="00000000">
      <w:pPr>
        <w:pStyle w:val="Cuerpo"/>
        <w:jc w:val="left"/>
        <w:rPr>
          <w:lang w:val="es-EC"/>
          <w:rPrChange w:id="1427" w:author="(Estudiante) Andres Marcelo Olmedo Coronel" w:date="2026-10-26T20:49:00Z" w16du:dateUtc="2026-10-27T01:49:00Z">
            <w:rPr/>
          </w:rPrChange>
        </w:rPr>
      </w:pPr>
      <w:r w:rsidRPr="004D4A21">
        <w:rPr>
          <w:i/>
          <w:iCs/>
          <w:lang w:val="es-EC"/>
          <w:rPrChange w:id="1428" w:author="(Estudiante) Andres Marcelo Olmedo Coronel" w:date="2026-10-26T20:49:00Z" w16du:dateUtc="2026-10-27T01:49:00Z">
            <w:rPr>
              <w:i/>
              <w:iCs/>
            </w:rPr>
          </w:rPrChange>
        </w:rPr>
        <w:t xml:space="preserve">Nota. </w:t>
      </w:r>
      <w:r w:rsidRPr="004D4A21">
        <w:rPr>
          <w:lang w:val="es-EC"/>
          <w:rPrChange w:id="1429" w:author="(Estudiante) Andres Marcelo Olmedo Coronel" w:date="2026-10-26T20:49:00Z" w16du:dateUtc="2026-10-27T01:49:00Z">
            <w:rPr/>
          </w:rPrChange>
        </w:rPr>
        <w:t>Elaboración propia. Supuestos: capacidad de 300 gestiones mensuales; caso grave = mora_h90 ≥ 31 días; saldo pendiente como proxy del saldo en riesgo.</w:t>
      </w:r>
    </w:p>
    <w:p w14:paraId="7BBDF4B5" w14:textId="77777777" w:rsidR="003C53B1" w:rsidRPr="004D4A21" w:rsidRDefault="00000000">
      <w:pPr>
        <w:pStyle w:val="Cuerpo"/>
        <w:keepNext/>
        <w:spacing w:after="120"/>
        <w:jc w:val="left"/>
        <w:rPr>
          <w:lang w:val="es-EC"/>
          <w:rPrChange w:id="1430" w:author="(Estudiante) Andres Marcelo Olmedo Coronel" w:date="2026-10-26T20:49:00Z" w16du:dateUtc="2026-10-27T01:49:00Z">
            <w:rPr/>
          </w:rPrChange>
        </w:rPr>
      </w:pPr>
      <w:r w:rsidRPr="004D4A21">
        <w:rPr>
          <w:b/>
          <w:bCs/>
          <w:lang w:val="es-EC"/>
          <w:rPrChange w:id="1431" w:author="(Estudiante) Andres Marcelo Olmedo Coronel" w:date="2026-10-26T20:49:00Z" w16du:dateUtc="2026-10-27T01:49:00Z">
            <w:rPr>
              <w:b/>
              <w:bCs/>
            </w:rPr>
          </w:rPrChange>
        </w:rPr>
        <w:t>Explicabilidad global y local</w:t>
      </w:r>
    </w:p>
    <w:p w14:paraId="7BBDF4B6" w14:textId="77777777" w:rsidR="003C53B1" w:rsidRPr="004D4A21" w:rsidRDefault="00000000">
      <w:pPr>
        <w:pStyle w:val="Cuerpo"/>
        <w:rPr>
          <w:lang w:val="es-EC"/>
          <w:rPrChange w:id="1432" w:author="(Estudiante) Andres Marcelo Olmedo Coronel" w:date="2026-10-26T20:49:00Z" w16du:dateUtc="2026-10-27T01:49:00Z">
            <w:rPr/>
          </w:rPrChange>
        </w:rPr>
      </w:pPr>
      <w:r w:rsidRPr="004D4A21">
        <w:rPr>
          <w:lang w:val="es-EC"/>
          <w:rPrChange w:id="1433" w:author="(Estudiante) Andres Marcelo Olmedo Coronel" w:date="2026-10-26T20:49:00Z" w16du:dateUtc="2026-10-27T01:49:00Z">
            <w:rPr/>
          </w:rPrChange>
        </w:rPr>
        <w:t xml:space="preserve">La explicabilidad se calculó sobre el clasificador binario que estima la probabilidad de alcanzar 31 días o más. A nivel global (Figura 12), SHAP identificó como variables más influyentes el puntaje crediticio en t−1, la utilización de la línea de crédito y los días de atraso en t−1, seguidas de la experiencia en el sistema financiero, la línea de crédito, el ingreso y las cuotas restantes, en </w:t>
      </w:r>
      <w:r w:rsidRPr="004D4A21">
        <w:rPr>
          <w:lang w:val="es-EC"/>
          <w:rPrChange w:id="1434" w:author="(Estudiante) Andres Marcelo Olmedo Coronel" w:date="2026-10-26T20:49:00Z" w16du:dateUtc="2026-10-27T01:49:00Z">
            <w:rPr/>
          </w:rPrChange>
        </w:rPr>
        <w:lastRenderedPageBreak/>
        <w:t>coherencia con los criterios expresados por el Área de Recuperación. A nivel local, la Figura 13 explica el caso de un cliente que estaba al día en t−1 y alcanzó mora de 61 a 90 días: el modelo le asignó una probabilidad de 0,83 de mora grave, impulsada por un puntaje de 606, una utilización de la línea del 100 % y 11 meses con atraso en el último año, mientras que la ausencia de atraso actual redujo el riesgo. LIME (Figura 14) coincidió en las dos señales principales, con una fidelidad local moderada (R² = 0,40), por lo que sus explicaciones deben presentarse como aproximaciones. Ambas técnicas describen asociaciones del modelo y no relaciones causales.</w:t>
      </w:r>
    </w:p>
    <w:p w14:paraId="7BBDF4B7" w14:textId="33BEDB32" w:rsidR="003C53B1" w:rsidRPr="004D4A21" w:rsidRDefault="00000000">
      <w:pPr>
        <w:pStyle w:val="Cuerpo"/>
        <w:keepNext/>
        <w:spacing w:after="0"/>
        <w:jc w:val="left"/>
        <w:rPr>
          <w:lang w:val="es-EC"/>
          <w:rPrChange w:id="1435" w:author="(Estudiante) Andres Marcelo Olmedo Coronel" w:date="2026-10-26T20:49:00Z" w16du:dateUtc="2026-10-27T01:49:00Z">
            <w:rPr/>
          </w:rPrChange>
        </w:rPr>
      </w:pPr>
      <w:r w:rsidRPr="004D4A21">
        <w:rPr>
          <w:b/>
          <w:bCs/>
          <w:lang w:val="es-EC"/>
          <w:rPrChange w:id="1436" w:author="(Estudiante) Andres Marcelo Olmedo Coronel" w:date="2026-10-26T20:49:00Z" w16du:dateUtc="2026-10-27T01:49:00Z">
            <w:rPr>
              <w:b/>
              <w:bCs/>
            </w:rPr>
          </w:rPrChange>
        </w:rPr>
        <w:t>Figura 1</w:t>
      </w:r>
      <w:ins w:id="1437" w:author="(Estudiante) Andres Marcelo Olmedo Coronel" w:date="2026-10-27T04:26:00Z" w16du:dateUtc="2026-10-27T09:26:00Z">
        <w:r w:rsidR="00902C88">
          <w:rPr>
            <w:b/>
            <w:bCs/>
            <w:lang w:val="es-EC"/>
          </w:rPr>
          <w:t>4</w:t>
        </w:r>
      </w:ins>
      <w:del w:id="1438" w:author="(Estudiante) Andres Marcelo Olmedo Coronel" w:date="2026-10-27T04:26:00Z" w16du:dateUtc="2026-10-27T09:26:00Z">
        <w:r w:rsidRPr="004D4A21" w:rsidDel="00902C88">
          <w:rPr>
            <w:b/>
            <w:bCs/>
            <w:lang w:val="es-EC"/>
            <w:rPrChange w:id="1439" w:author="(Estudiante) Andres Marcelo Olmedo Coronel" w:date="2026-10-26T20:49:00Z" w16du:dateUtc="2026-10-27T01:49:00Z">
              <w:rPr>
                <w:b/>
                <w:bCs/>
              </w:rPr>
            </w:rPrChange>
          </w:rPr>
          <w:delText>2</w:delText>
        </w:r>
      </w:del>
    </w:p>
    <w:p w14:paraId="7BBDF4B8" w14:textId="77777777" w:rsidR="003C53B1" w:rsidRPr="004D4A21" w:rsidRDefault="00000000">
      <w:pPr>
        <w:pStyle w:val="Cuerpo"/>
        <w:keepNext/>
        <w:rPr>
          <w:lang w:val="es-EC"/>
          <w:rPrChange w:id="1440" w:author="(Estudiante) Andres Marcelo Olmedo Coronel" w:date="2026-10-26T20:49:00Z" w16du:dateUtc="2026-10-27T01:49:00Z">
            <w:rPr/>
          </w:rPrChange>
        </w:rPr>
      </w:pPr>
      <w:r w:rsidRPr="004D4A21">
        <w:rPr>
          <w:i/>
          <w:iCs/>
          <w:lang w:val="es-EC"/>
          <w:rPrChange w:id="1441" w:author="(Estudiante) Andres Marcelo Olmedo Coronel" w:date="2026-10-26T20:49:00Z" w16du:dateUtc="2026-10-27T01:49:00Z">
            <w:rPr>
              <w:i/>
              <w:iCs/>
            </w:rPr>
          </w:rPrChange>
        </w:rPr>
        <w:t>Importancia global SHAP para la probabilidad de mora futura de 31 días o más</w:t>
      </w:r>
    </w:p>
    <w:p w14:paraId="7BBDF4B9" w14:textId="77777777" w:rsidR="003C53B1" w:rsidRPr="004D4A21" w:rsidRDefault="00000000">
      <w:pPr>
        <w:pStyle w:val="Cuerpo"/>
        <w:keepNext/>
        <w:spacing w:before="120" w:after="60"/>
        <w:jc w:val="center"/>
        <w:rPr>
          <w:lang w:val="es-EC"/>
          <w:rPrChange w:id="1442" w:author="(Estudiante) Andres Marcelo Olmedo Coronel" w:date="2026-10-26T20:49:00Z" w16du:dateUtc="2026-10-27T01:49:00Z">
            <w:rPr/>
          </w:rPrChange>
        </w:rPr>
      </w:pPr>
      <w:r w:rsidRPr="004D4A21">
        <w:rPr>
          <w:lang w:val="es-EC"/>
          <w:rPrChange w:id="1443" w:author="(Estudiante) Andres Marcelo Olmedo Coronel" w:date="2026-10-26T20:49:00Z" w16du:dateUtc="2026-10-27T01:49:00Z">
            <w:rPr>
              <w:noProof/>
            </w:rPr>
          </w:rPrChange>
        </w:rPr>
        <w:drawing>
          <wp:inline distT="0" distB="0" distL="0" distR="0" wp14:anchorId="7BBDF6BB" wp14:editId="7BBDF6BC">
            <wp:extent cx="4700000" cy="3133333"/>
            <wp:effectExtent l="0" t="0" r="0" b="0"/>
            <wp:docPr id="706" name="fig_shap_global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fig_shap_global_panel.png"/>
                    <pic:cNvPicPr/>
                  </pic:nvPicPr>
                  <pic:blipFill>
                    <a:blip r:embed="rId33"/>
                    <a:stretch>
                      <a:fillRect/>
                    </a:stretch>
                  </pic:blipFill>
                  <pic:spPr>
                    <a:xfrm>
                      <a:off x="0" y="0"/>
                      <a:ext cx="4700000" cy="3133333"/>
                    </a:xfrm>
                    <a:prstGeom prst="rect">
                      <a:avLst/>
                    </a:prstGeom>
                  </pic:spPr>
                </pic:pic>
              </a:graphicData>
            </a:graphic>
          </wp:inline>
        </w:drawing>
      </w:r>
    </w:p>
    <w:p w14:paraId="7BBDF4BA" w14:textId="77777777" w:rsidR="003C53B1" w:rsidRPr="004D4A21" w:rsidRDefault="00000000">
      <w:pPr>
        <w:pStyle w:val="Cuerpo"/>
        <w:jc w:val="left"/>
        <w:rPr>
          <w:lang w:val="es-EC"/>
          <w:rPrChange w:id="1444" w:author="(Estudiante) Andres Marcelo Olmedo Coronel" w:date="2026-10-26T20:49:00Z" w16du:dateUtc="2026-10-27T01:49:00Z">
            <w:rPr/>
          </w:rPrChange>
        </w:rPr>
      </w:pPr>
      <w:r w:rsidRPr="004D4A21">
        <w:rPr>
          <w:i/>
          <w:iCs/>
          <w:lang w:val="es-EC"/>
          <w:rPrChange w:id="1445" w:author="(Estudiante) Andres Marcelo Olmedo Coronel" w:date="2026-10-26T20:49:00Z" w16du:dateUtc="2026-10-27T01:49:00Z">
            <w:rPr>
              <w:i/>
              <w:iCs/>
            </w:rPr>
          </w:rPrChange>
        </w:rPr>
        <w:t xml:space="preserve">Nota. </w:t>
      </w:r>
      <w:r w:rsidRPr="004D4A21">
        <w:rPr>
          <w:lang w:val="es-EC"/>
          <w:rPrChange w:id="1446" w:author="(Estudiante) Andres Marcelo Olmedo Coronel" w:date="2026-10-26T20:49:00Z" w16du:dateUtc="2026-10-27T01:49:00Z">
            <w:rPr/>
          </w:rPrChange>
        </w:rPr>
        <w:t>Elaboración propia.</w:t>
      </w:r>
    </w:p>
    <w:p w14:paraId="7BBDF4BB" w14:textId="77777777" w:rsidR="003C53B1" w:rsidRPr="004D4A21" w:rsidRDefault="00000000">
      <w:pPr>
        <w:pStyle w:val="Cuerpo"/>
        <w:keepNext/>
        <w:spacing w:after="0"/>
        <w:jc w:val="left"/>
        <w:rPr>
          <w:lang w:val="es-EC"/>
          <w:rPrChange w:id="1447" w:author="(Estudiante) Andres Marcelo Olmedo Coronel" w:date="2026-10-26T20:49:00Z" w16du:dateUtc="2026-10-27T01:49:00Z">
            <w:rPr/>
          </w:rPrChange>
        </w:rPr>
      </w:pPr>
      <w:r w:rsidRPr="004D4A21">
        <w:rPr>
          <w:b/>
          <w:bCs/>
          <w:lang w:val="es-EC"/>
          <w:rPrChange w:id="1448" w:author="(Estudiante) Andres Marcelo Olmedo Coronel" w:date="2026-10-26T20:49:00Z" w16du:dateUtc="2026-10-27T01:49:00Z">
            <w:rPr>
              <w:b/>
              <w:bCs/>
            </w:rPr>
          </w:rPrChange>
        </w:rPr>
        <w:lastRenderedPageBreak/>
        <w:t>Figura 13</w:t>
      </w:r>
    </w:p>
    <w:p w14:paraId="7BBDF4BC" w14:textId="77777777" w:rsidR="003C53B1" w:rsidRPr="004D4A21" w:rsidRDefault="00000000">
      <w:pPr>
        <w:pStyle w:val="Cuerpo"/>
        <w:keepNext/>
        <w:rPr>
          <w:lang w:val="es-EC"/>
          <w:rPrChange w:id="1449" w:author="(Estudiante) Andres Marcelo Olmedo Coronel" w:date="2026-10-26T20:49:00Z" w16du:dateUtc="2026-10-27T01:49:00Z">
            <w:rPr/>
          </w:rPrChange>
        </w:rPr>
      </w:pPr>
      <w:r w:rsidRPr="004D4A21">
        <w:rPr>
          <w:i/>
          <w:iCs/>
          <w:lang w:val="es-EC"/>
          <w:rPrChange w:id="1450" w:author="(Estudiante) Andres Marcelo Olmedo Coronel" w:date="2026-10-26T20:49:00Z" w16du:dateUtc="2026-10-27T01:49:00Z">
            <w:rPr>
              <w:i/>
              <w:iCs/>
            </w:rPr>
          </w:rPrChange>
        </w:rPr>
        <w:t>Explicación SHAP local de un cliente al día en t−1 que entró en mora grave</w:t>
      </w:r>
    </w:p>
    <w:p w14:paraId="7BBDF4BD" w14:textId="77777777" w:rsidR="003C53B1" w:rsidRPr="004D4A21" w:rsidRDefault="00000000">
      <w:pPr>
        <w:pStyle w:val="Cuerpo"/>
        <w:keepNext/>
        <w:spacing w:before="120" w:after="60"/>
        <w:jc w:val="center"/>
        <w:rPr>
          <w:lang w:val="es-EC"/>
          <w:rPrChange w:id="1451" w:author="(Estudiante) Andres Marcelo Olmedo Coronel" w:date="2026-10-26T20:49:00Z" w16du:dateUtc="2026-10-27T01:49:00Z">
            <w:rPr/>
          </w:rPrChange>
        </w:rPr>
      </w:pPr>
      <w:r w:rsidRPr="004D4A21">
        <w:rPr>
          <w:lang w:val="es-EC"/>
          <w:rPrChange w:id="1452" w:author="(Estudiante) Andres Marcelo Olmedo Coronel" w:date="2026-10-26T20:49:00Z" w16du:dateUtc="2026-10-27T01:49:00Z">
            <w:rPr>
              <w:noProof/>
            </w:rPr>
          </w:rPrChange>
        </w:rPr>
        <w:drawing>
          <wp:inline distT="0" distB="0" distL="0" distR="0" wp14:anchorId="7BBDF6BD" wp14:editId="7BBDF6BE">
            <wp:extent cx="4700000" cy="3133333"/>
            <wp:effectExtent l="0" t="0" r="0" b="0"/>
            <wp:docPr id="707" name="fig_shap_local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fig_shap_local_panel.png"/>
                    <pic:cNvPicPr/>
                  </pic:nvPicPr>
                  <pic:blipFill>
                    <a:blip r:embed="rId34"/>
                    <a:stretch>
                      <a:fillRect/>
                    </a:stretch>
                  </pic:blipFill>
                  <pic:spPr>
                    <a:xfrm>
                      <a:off x="0" y="0"/>
                      <a:ext cx="4700000" cy="3133333"/>
                    </a:xfrm>
                    <a:prstGeom prst="rect">
                      <a:avLst/>
                    </a:prstGeom>
                  </pic:spPr>
                </pic:pic>
              </a:graphicData>
            </a:graphic>
          </wp:inline>
        </w:drawing>
      </w:r>
    </w:p>
    <w:p w14:paraId="7BBDF4BE" w14:textId="77777777" w:rsidR="003C53B1" w:rsidRPr="004D4A21" w:rsidRDefault="00000000">
      <w:pPr>
        <w:pStyle w:val="Cuerpo"/>
        <w:jc w:val="left"/>
        <w:rPr>
          <w:lang w:val="es-EC"/>
          <w:rPrChange w:id="1453" w:author="(Estudiante) Andres Marcelo Olmedo Coronel" w:date="2026-10-26T20:49:00Z" w16du:dateUtc="2026-10-27T01:49:00Z">
            <w:rPr/>
          </w:rPrChange>
        </w:rPr>
      </w:pPr>
      <w:r w:rsidRPr="004D4A21">
        <w:rPr>
          <w:i/>
          <w:iCs/>
          <w:lang w:val="es-EC"/>
          <w:rPrChange w:id="1454" w:author="(Estudiante) Andres Marcelo Olmedo Coronel" w:date="2026-10-26T20:49:00Z" w16du:dateUtc="2026-10-27T01:49:00Z">
            <w:rPr>
              <w:i/>
              <w:iCs/>
            </w:rPr>
          </w:rPrChange>
        </w:rPr>
        <w:t xml:space="preserve">Nota. </w:t>
      </w:r>
      <w:r w:rsidRPr="004D4A21">
        <w:rPr>
          <w:lang w:val="es-EC"/>
          <w:rPrChange w:id="1455" w:author="(Estudiante) Andres Marcelo Olmedo Coronel" w:date="2026-10-26T20:49:00Z" w16du:dateUtc="2026-10-27T01:49:00Z">
            <w:rPr/>
          </w:rPrChange>
        </w:rPr>
        <w:t>Elaboración propia.</w:t>
      </w:r>
    </w:p>
    <w:p w14:paraId="7BBDF4BF" w14:textId="77777777" w:rsidR="003C53B1" w:rsidRPr="004D4A21" w:rsidRDefault="00000000">
      <w:pPr>
        <w:pStyle w:val="Cuerpo"/>
        <w:keepNext/>
        <w:spacing w:after="0"/>
        <w:jc w:val="left"/>
        <w:rPr>
          <w:lang w:val="es-EC"/>
          <w:rPrChange w:id="1456" w:author="(Estudiante) Andres Marcelo Olmedo Coronel" w:date="2026-10-26T20:49:00Z" w16du:dateUtc="2026-10-27T01:49:00Z">
            <w:rPr/>
          </w:rPrChange>
        </w:rPr>
      </w:pPr>
      <w:r w:rsidRPr="004D4A21">
        <w:rPr>
          <w:b/>
          <w:bCs/>
          <w:lang w:val="es-EC"/>
          <w:rPrChange w:id="1457" w:author="(Estudiante) Andres Marcelo Olmedo Coronel" w:date="2026-10-26T20:49:00Z" w16du:dateUtc="2026-10-27T01:49:00Z">
            <w:rPr>
              <w:b/>
              <w:bCs/>
            </w:rPr>
          </w:rPrChange>
        </w:rPr>
        <w:t>Figura 14</w:t>
      </w:r>
    </w:p>
    <w:p w14:paraId="7BBDF4C0" w14:textId="77777777" w:rsidR="003C53B1" w:rsidRPr="004D4A21" w:rsidRDefault="00000000">
      <w:pPr>
        <w:pStyle w:val="Cuerpo"/>
        <w:keepNext/>
        <w:jc w:val="left"/>
        <w:rPr>
          <w:lang w:val="es-EC"/>
          <w:rPrChange w:id="1458" w:author="(Estudiante) Andres Marcelo Olmedo Coronel" w:date="2026-10-26T20:49:00Z" w16du:dateUtc="2026-10-27T01:49:00Z">
            <w:rPr/>
          </w:rPrChange>
        </w:rPr>
      </w:pPr>
      <w:r w:rsidRPr="004D4A21">
        <w:rPr>
          <w:i/>
          <w:iCs/>
          <w:lang w:val="es-EC"/>
          <w:rPrChange w:id="1459" w:author="(Estudiante) Andres Marcelo Olmedo Coronel" w:date="2026-10-26T20:49:00Z" w16du:dateUtc="2026-10-27T01:49:00Z">
            <w:rPr>
              <w:i/>
              <w:iCs/>
            </w:rPr>
          </w:rPrChange>
        </w:rPr>
        <w:t>Explicación LIME local del mismo cliente</w:t>
      </w:r>
    </w:p>
    <w:p w14:paraId="7BBDF4C1" w14:textId="77777777" w:rsidR="003C53B1" w:rsidRPr="004D4A21" w:rsidRDefault="00000000">
      <w:pPr>
        <w:pStyle w:val="Cuerpo"/>
        <w:keepNext/>
        <w:spacing w:before="120" w:after="60"/>
        <w:jc w:val="center"/>
        <w:rPr>
          <w:lang w:val="es-EC"/>
          <w:rPrChange w:id="1460" w:author="(Estudiante) Andres Marcelo Olmedo Coronel" w:date="2026-10-26T20:49:00Z" w16du:dateUtc="2026-10-27T01:49:00Z">
            <w:rPr/>
          </w:rPrChange>
        </w:rPr>
      </w:pPr>
      <w:r w:rsidRPr="004D4A21">
        <w:rPr>
          <w:lang w:val="es-EC"/>
          <w:rPrChange w:id="1461" w:author="(Estudiante) Andres Marcelo Olmedo Coronel" w:date="2026-10-26T20:49:00Z" w16du:dateUtc="2026-10-27T01:49:00Z">
            <w:rPr>
              <w:noProof/>
            </w:rPr>
          </w:rPrChange>
        </w:rPr>
        <w:drawing>
          <wp:inline distT="0" distB="0" distL="0" distR="0" wp14:anchorId="7BBDF6BF" wp14:editId="7BBDF6C0">
            <wp:extent cx="4700000" cy="3133333"/>
            <wp:effectExtent l="0" t="0" r="0" b="0"/>
            <wp:docPr id="708" name="fig_lime_local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fig_lime_local_panel.png"/>
                    <pic:cNvPicPr/>
                  </pic:nvPicPr>
                  <pic:blipFill>
                    <a:blip r:embed="rId35"/>
                    <a:stretch>
                      <a:fillRect/>
                    </a:stretch>
                  </pic:blipFill>
                  <pic:spPr>
                    <a:xfrm>
                      <a:off x="0" y="0"/>
                      <a:ext cx="4700000" cy="3133333"/>
                    </a:xfrm>
                    <a:prstGeom prst="rect">
                      <a:avLst/>
                    </a:prstGeom>
                  </pic:spPr>
                </pic:pic>
              </a:graphicData>
            </a:graphic>
          </wp:inline>
        </w:drawing>
      </w:r>
    </w:p>
    <w:p w14:paraId="7BBDF4C2" w14:textId="77777777" w:rsidR="003C53B1" w:rsidRPr="004D4A21" w:rsidRDefault="00000000">
      <w:pPr>
        <w:pStyle w:val="Cuerpo"/>
        <w:jc w:val="left"/>
        <w:rPr>
          <w:lang w:val="es-EC"/>
          <w:rPrChange w:id="1462" w:author="(Estudiante) Andres Marcelo Olmedo Coronel" w:date="2026-10-26T20:49:00Z" w16du:dateUtc="2026-10-27T01:49:00Z">
            <w:rPr/>
          </w:rPrChange>
        </w:rPr>
      </w:pPr>
      <w:r w:rsidRPr="004D4A21">
        <w:rPr>
          <w:i/>
          <w:iCs/>
          <w:lang w:val="es-EC"/>
          <w:rPrChange w:id="1463" w:author="(Estudiante) Andres Marcelo Olmedo Coronel" w:date="2026-10-26T20:49:00Z" w16du:dateUtc="2026-10-27T01:49:00Z">
            <w:rPr>
              <w:i/>
              <w:iCs/>
            </w:rPr>
          </w:rPrChange>
        </w:rPr>
        <w:t xml:space="preserve">Nota. </w:t>
      </w:r>
      <w:r w:rsidRPr="004D4A21">
        <w:rPr>
          <w:lang w:val="es-EC"/>
          <w:rPrChange w:id="1464" w:author="(Estudiante) Andres Marcelo Olmedo Coronel" w:date="2026-10-26T20:49:00Z" w16du:dateUtc="2026-10-27T01:49:00Z">
            <w:rPr/>
          </w:rPrChange>
        </w:rPr>
        <w:t>Elaboración propia.</w:t>
      </w:r>
    </w:p>
    <w:p w14:paraId="7BBDF4C3" w14:textId="77777777" w:rsidR="003C53B1" w:rsidRPr="004D4A21" w:rsidRDefault="00000000">
      <w:pPr>
        <w:pStyle w:val="Cuerpo"/>
        <w:keepNext/>
        <w:spacing w:after="120"/>
        <w:jc w:val="left"/>
        <w:rPr>
          <w:lang w:val="es-EC"/>
          <w:rPrChange w:id="1465" w:author="(Estudiante) Andres Marcelo Olmedo Coronel" w:date="2026-10-26T20:49:00Z" w16du:dateUtc="2026-10-27T01:49:00Z">
            <w:rPr/>
          </w:rPrChange>
        </w:rPr>
      </w:pPr>
      <w:r w:rsidRPr="004D4A21">
        <w:rPr>
          <w:b/>
          <w:bCs/>
          <w:lang w:val="es-EC"/>
          <w:rPrChange w:id="1466" w:author="(Estudiante) Andres Marcelo Olmedo Coronel" w:date="2026-10-26T20:49:00Z" w16du:dateUtc="2026-10-27T01:49:00Z">
            <w:rPr>
              <w:b/>
              <w:bCs/>
            </w:rPr>
          </w:rPrChange>
        </w:rPr>
        <w:lastRenderedPageBreak/>
        <w:t>Auditoría de equidad</w:t>
      </w:r>
    </w:p>
    <w:p w14:paraId="7BBDF4C4" w14:textId="77777777" w:rsidR="003C53B1" w:rsidRPr="004D4A21" w:rsidRDefault="00000000">
      <w:pPr>
        <w:pStyle w:val="Cuerpo"/>
        <w:rPr>
          <w:lang w:val="es-EC"/>
          <w:rPrChange w:id="1467" w:author="(Estudiante) Andres Marcelo Olmedo Coronel" w:date="2026-10-26T20:49:00Z" w16du:dateUtc="2026-10-27T01:49:00Z">
            <w:rPr/>
          </w:rPrChange>
        </w:rPr>
      </w:pPr>
      <w:r w:rsidRPr="004D4A21">
        <w:rPr>
          <w:lang w:val="es-EC"/>
          <w:rPrChange w:id="1468" w:author="(Estudiante) Andres Marcelo Olmedo Coronel" w:date="2026-10-26T20:49:00Z" w16du:dateUtc="2026-10-27T01:49:00Z">
            <w:rPr/>
          </w:rPrChange>
        </w:rPr>
        <w:t>Con el criterio de igualdad de oportunidades (Hardt et al., 2016) se comparó la tasa de verdaderos positivos (TVP) en la detección de mora grave entre subgrupos, con intervalos bootstrap de 1.000 remuestreos (Tabla 17). El modelo con variables sociodemográficas presentaba una brecha de 15,9 puntos por edad; al excluirlas, el F1 macro se mantuvo (0,353 frente a 0,355) y el recobrado de mora grave mejoró (0,766 frente a 0,743), por lo que se adoptó la versión sin estas variables. Aun así, persisten brechas de 14,2 puntos por zona, 12,7 por nivel educativo y 10,8 por edad, superiores al umbral de 5 puntos. Los intervalos de confianza se solapan en todos los casos y varios subgrupos tienen menos de 50 casos graves, por lo que las diferencias no son estadísticamente concluyentes, pero deben monitorearse con datos reales.</w:t>
      </w:r>
    </w:p>
    <w:p w14:paraId="7BBDF4C5" w14:textId="77777777" w:rsidR="003C53B1" w:rsidRPr="004D4A21" w:rsidRDefault="00000000">
      <w:pPr>
        <w:pStyle w:val="Cuerpo"/>
        <w:keepNext/>
        <w:spacing w:after="0"/>
        <w:jc w:val="left"/>
        <w:rPr>
          <w:lang w:val="es-EC"/>
          <w:rPrChange w:id="1469" w:author="(Estudiante) Andres Marcelo Olmedo Coronel" w:date="2026-10-26T20:49:00Z" w16du:dateUtc="2026-10-27T01:49:00Z">
            <w:rPr/>
          </w:rPrChange>
        </w:rPr>
      </w:pPr>
      <w:r w:rsidRPr="004D4A21">
        <w:rPr>
          <w:b/>
          <w:bCs/>
          <w:lang w:val="es-EC"/>
          <w:rPrChange w:id="1470" w:author="(Estudiante) Andres Marcelo Olmedo Coronel" w:date="2026-10-26T20:49:00Z" w16du:dateUtc="2026-10-27T01:49:00Z">
            <w:rPr>
              <w:b/>
              <w:bCs/>
            </w:rPr>
          </w:rPrChange>
        </w:rPr>
        <w:t>Tabla 17</w:t>
      </w:r>
    </w:p>
    <w:p w14:paraId="7BBDF4C6" w14:textId="77777777" w:rsidR="003C53B1" w:rsidRPr="004D4A21" w:rsidRDefault="00000000">
      <w:pPr>
        <w:pStyle w:val="Cuerpo"/>
        <w:keepNext/>
        <w:jc w:val="left"/>
        <w:rPr>
          <w:lang w:val="es-EC"/>
          <w:rPrChange w:id="1471" w:author="(Estudiante) Andres Marcelo Olmedo Coronel" w:date="2026-10-26T20:49:00Z" w16du:dateUtc="2026-10-27T01:49:00Z">
            <w:rPr/>
          </w:rPrChange>
        </w:rPr>
      </w:pPr>
      <w:r w:rsidRPr="004D4A21">
        <w:rPr>
          <w:i/>
          <w:iCs/>
          <w:lang w:val="es-EC"/>
          <w:rPrChange w:id="1472" w:author="(Estudiante) Andres Marcelo Olmedo Coronel" w:date="2026-10-26T20:49:00Z" w16du:dateUtc="2026-10-27T01:49:00Z">
            <w:rPr>
              <w:i/>
              <w:iCs/>
            </w:rPr>
          </w:rPrChange>
        </w:rPr>
        <w:t>Equidad del modelo seleccionado por subgrupo en la prueba futura</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1650"/>
        <w:gridCol w:w="2250"/>
        <w:gridCol w:w="900"/>
        <w:gridCol w:w="1100"/>
        <w:gridCol w:w="900"/>
        <w:gridCol w:w="1600"/>
        <w:gridCol w:w="950"/>
      </w:tblGrid>
      <w:tr w:rsidR="003C53B1" w:rsidRPr="004D4A21" w14:paraId="7BBDF4CE" w14:textId="77777777">
        <w:trPr>
          <w:cantSplit/>
          <w:tblHeader/>
          <w:jc w:val="center"/>
        </w:trPr>
        <w:tc>
          <w:tcPr>
            <w:tcW w:w="16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C7" w14:textId="77777777" w:rsidR="003C53B1" w:rsidRPr="004D4A21" w:rsidRDefault="00000000">
            <w:pPr>
              <w:pStyle w:val="Predeterminado"/>
              <w:keepNext/>
              <w:spacing w:before="40" w:after="40" w:line="240" w:lineRule="auto"/>
              <w:jc w:val="center"/>
            </w:pPr>
            <w:r w:rsidRPr="004D4A21">
              <w:rPr>
                <w:b/>
                <w:bCs/>
                <w:sz w:val="16"/>
                <w:szCs w:val="16"/>
              </w:rPr>
              <w:t>Dimensión</w:t>
            </w:r>
          </w:p>
        </w:tc>
        <w:tc>
          <w:tcPr>
            <w:tcW w:w="22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C8" w14:textId="77777777" w:rsidR="003C53B1" w:rsidRPr="004D4A21" w:rsidRDefault="00000000">
            <w:pPr>
              <w:pStyle w:val="Predeterminado"/>
              <w:keepNext/>
              <w:spacing w:before="40" w:after="40" w:line="240" w:lineRule="auto"/>
              <w:jc w:val="center"/>
            </w:pPr>
            <w:r w:rsidRPr="004D4A21">
              <w:rPr>
                <w:b/>
                <w:bCs/>
                <w:sz w:val="16"/>
                <w:szCs w:val="16"/>
              </w:rPr>
              <w:t>Subgrupo</w:t>
            </w:r>
          </w:p>
        </w:tc>
        <w:tc>
          <w:tcPr>
            <w:tcW w:w="9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C9" w14:textId="77777777" w:rsidR="003C53B1" w:rsidRPr="004D4A21" w:rsidRDefault="00000000">
            <w:pPr>
              <w:pStyle w:val="Predeterminado"/>
              <w:keepNext/>
              <w:spacing w:before="40" w:after="40" w:line="240" w:lineRule="auto"/>
              <w:jc w:val="center"/>
            </w:pPr>
            <w:r w:rsidRPr="004D4A21">
              <w:rPr>
                <w:b/>
                <w:bCs/>
                <w:sz w:val="16"/>
                <w:szCs w:val="16"/>
              </w:rPr>
              <w:t>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CA" w14:textId="77777777" w:rsidR="003C53B1" w:rsidRPr="004D4A21" w:rsidRDefault="00000000">
            <w:pPr>
              <w:pStyle w:val="Predeterminado"/>
              <w:keepNext/>
              <w:spacing w:before="40" w:after="40" w:line="240" w:lineRule="auto"/>
              <w:jc w:val="center"/>
            </w:pPr>
            <w:r w:rsidRPr="004D4A21">
              <w:rPr>
                <w:b/>
                <w:bCs/>
                <w:sz w:val="16"/>
                <w:szCs w:val="16"/>
              </w:rPr>
              <w:t>Casos graves</w:t>
            </w:r>
          </w:p>
        </w:tc>
        <w:tc>
          <w:tcPr>
            <w:tcW w:w="9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CB" w14:textId="77777777" w:rsidR="003C53B1" w:rsidRPr="004D4A21" w:rsidRDefault="00000000">
            <w:pPr>
              <w:pStyle w:val="Predeterminado"/>
              <w:keepNext/>
              <w:spacing w:before="40" w:after="40" w:line="240" w:lineRule="auto"/>
              <w:jc w:val="center"/>
            </w:pPr>
            <w:r w:rsidRPr="004D4A21">
              <w:rPr>
                <w:b/>
                <w:bCs/>
                <w:sz w:val="16"/>
                <w:szCs w:val="16"/>
              </w:rPr>
              <w:t>TVP</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CC" w14:textId="77777777" w:rsidR="003C53B1" w:rsidRPr="004D4A21" w:rsidRDefault="00000000">
            <w:pPr>
              <w:pStyle w:val="Predeterminado"/>
              <w:keepNext/>
              <w:spacing w:before="40" w:after="40" w:line="240" w:lineRule="auto"/>
              <w:jc w:val="center"/>
            </w:pPr>
            <w:r w:rsidRPr="004D4A21">
              <w:rPr>
                <w:b/>
                <w:bCs/>
                <w:sz w:val="16"/>
                <w:szCs w:val="16"/>
              </w:rPr>
              <w:t>IC 95 % TVP</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4CD" w14:textId="77777777" w:rsidR="003C53B1" w:rsidRPr="004D4A21" w:rsidRDefault="00000000">
            <w:pPr>
              <w:pStyle w:val="Predeterminado"/>
              <w:keepNext/>
              <w:spacing w:before="40" w:after="40" w:line="240" w:lineRule="auto"/>
              <w:jc w:val="center"/>
            </w:pPr>
            <w:r w:rsidRPr="004D4A21">
              <w:rPr>
                <w:b/>
                <w:bCs/>
                <w:sz w:val="16"/>
                <w:szCs w:val="16"/>
              </w:rPr>
              <w:t>TFP</w:t>
            </w:r>
          </w:p>
        </w:tc>
      </w:tr>
      <w:tr w:rsidR="003C53B1" w:rsidRPr="004D4A21" w14:paraId="7BBDF4D6"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4CF" w14:textId="77777777" w:rsidR="003C53B1" w:rsidRPr="004D4A21" w:rsidRDefault="00000000">
            <w:pPr>
              <w:pStyle w:val="Predeterminado"/>
              <w:spacing w:before="40" w:after="40" w:line="240" w:lineRule="auto"/>
            </w:pPr>
            <w:r w:rsidRPr="004D4A21">
              <w:rPr>
                <w:sz w:val="16"/>
                <w:szCs w:val="16"/>
              </w:rPr>
              <w:t>Zona</w:t>
            </w:r>
          </w:p>
        </w:tc>
        <w:tc>
          <w:tcPr>
            <w:tcW w:w="2250" w:type="dxa"/>
            <w:tcBorders>
              <w:top w:val="single" w:sz="4" w:space="0" w:color="000000"/>
              <w:left w:val="single" w:sz="4" w:space="0" w:color="000000"/>
              <w:bottom w:val="single" w:sz="4" w:space="0" w:color="000000"/>
              <w:right w:val="single" w:sz="4" w:space="0" w:color="000000"/>
            </w:tcBorders>
            <w:vAlign w:val="center"/>
          </w:tcPr>
          <w:p w14:paraId="7BBDF4D0" w14:textId="77777777" w:rsidR="003C53B1" w:rsidRPr="004D4A21" w:rsidRDefault="00000000">
            <w:pPr>
              <w:pStyle w:val="Predeterminado"/>
              <w:spacing w:before="40" w:after="40" w:line="240" w:lineRule="auto"/>
            </w:pPr>
            <w:r w:rsidRPr="004D4A21">
              <w:rPr>
                <w:sz w:val="16"/>
                <w:szCs w:val="16"/>
              </w:rPr>
              <w:t>Ambato</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D1" w14:textId="77777777" w:rsidR="003C53B1" w:rsidRPr="004D4A21" w:rsidRDefault="00000000">
            <w:pPr>
              <w:pStyle w:val="Predeterminado"/>
              <w:spacing w:before="40" w:after="40" w:line="240" w:lineRule="auto"/>
              <w:jc w:val="center"/>
            </w:pPr>
            <w:r w:rsidRPr="004D4A21">
              <w:rPr>
                <w:sz w:val="16"/>
                <w:szCs w:val="16"/>
              </w:rPr>
              <w:t>1.140</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4D2" w14:textId="77777777" w:rsidR="003C53B1" w:rsidRPr="004D4A21" w:rsidRDefault="00000000">
            <w:pPr>
              <w:pStyle w:val="Predeterminado"/>
              <w:spacing w:before="40" w:after="40" w:line="240" w:lineRule="auto"/>
              <w:jc w:val="center"/>
            </w:pPr>
            <w:r w:rsidRPr="004D4A21">
              <w:rPr>
                <w:sz w:val="16"/>
                <w:szCs w:val="16"/>
              </w:rPr>
              <w:t>159</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D3" w14:textId="77777777" w:rsidR="003C53B1" w:rsidRPr="004D4A21" w:rsidRDefault="00000000">
            <w:pPr>
              <w:pStyle w:val="Predeterminado"/>
              <w:spacing w:before="40" w:after="40" w:line="240" w:lineRule="auto"/>
              <w:jc w:val="center"/>
            </w:pPr>
            <w:r w:rsidRPr="004D4A21">
              <w:rPr>
                <w:sz w:val="16"/>
                <w:szCs w:val="16"/>
              </w:rPr>
              <w:t>0,679</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4D4" w14:textId="77777777" w:rsidR="003C53B1" w:rsidRPr="004D4A21" w:rsidRDefault="00000000">
            <w:pPr>
              <w:pStyle w:val="Predeterminado"/>
              <w:spacing w:before="40" w:after="40" w:line="240" w:lineRule="auto"/>
              <w:jc w:val="center"/>
            </w:pPr>
            <w:r w:rsidRPr="004D4A21">
              <w:rPr>
                <w:sz w:val="16"/>
                <w:szCs w:val="16"/>
              </w:rPr>
              <w:t>0,604 – 0,749</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4D5" w14:textId="77777777" w:rsidR="003C53B1" w:rsidRPr="004D4A21" w:rsidRDefault="00000000">
            <w:pPr>
              <w:pStyle w:val="Predeterminado"/>
              <w:spacing w:before="40" w:after="40" w:line="240" w:lineRule="auto"/>
              <w:jc w:val="center"/>
            </w:pPr>
            <w:r w:rsidRPr="004D4A21">
              <w:rPr>
                <w:sz w:val="16"/>
                <w:szCs w:val="16"/>
              </w:rPr>
              <w:t>0,063</w:t>
            </w:r>
          </w:p>
        </w:tc>
      </w:tr>
      <w:tr w:rsidR="003C53B1" w:rsidRPr="004D4A21" w14:paraId="7BBDF4DE"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4D7"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4D8" w14:textId="77777777" w:rsidR="003C53B1" w:rsidRPr="004D4A21" w:rsidRDefault="00000000">
            <w:pPr>
              <w:pStyle w:val="Predeterminado"/>
              <w:spacing w:before="40" w:after="40" w:line="240" w:lineRule="auto"/>
            </w:pPr>
            <w:r w:rsidRPr="004D4A21">
              <w:rPr>
                <w:sz w:val="16"/>
                <w:szCs w:val="16"/>
              </w:rPr>
              <w:t>Cuenca</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D9" w14:textId="77777777" w:rsidR="003C53B1" w:rsidRPr="004D4A21" w:rsidRDefault="00000000">
            <w:pPr>
              <w:pStyle w:val="Predeterminado"/>
              <w:spacing w:before="40" w:after="40" w:line="240" w:lineRule="auto"/>
              <w:jc w:val="center"/>
            </w:pPr>
            <w:r w:rsidRPr="004D4A21">
              <w:rPr>
                <w:sz w:val="16"/>
                <w:szCs w:val="16"/>
              </w:rPr>
              <w:t>171</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4DA" w14:textId="77777777" w:rsidR="003C53B1" w:rsidRPr="004D4A21" w:rsidRDefault="00000000">
            <w:pPr>
              <w:pStyle w:val="Predeterminado"/>
              <w:spacing w:before="40" w:after="40" w:line="240" w:lineRule="auto"/>
              <w:jc w:val="center"/>
            </w:pPr>
            <w:r w:rsidRPr="004D4A21">
              <w:rPr>
                <w:sz w:val="16"/>
                <w:szCs w:val="16"/>
              </w:rPr>
              <w:t>39</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DB" w14:textId="77777777" w:rsidR="003C53B1" w:rsidRPr="004D4A21" w:rsidRDefault="00000000">
            <w:pPr>
              <w:pStyle w:val="Predeterminado"/>
              <w:spacing w:before="40" w:after="40" w:line="240" w:lineRule="auto"/>
              <w:jc w:val="center"/>
            </w:pPr>
            <w:r w:rsidRPr="004D4A21">
              <w:rPr>
                <w:sz w:val="16"/>
                <w:szCs w:val="16"/>
              </w:rPr>
              <w:t>0,718</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4DC" w14:textId="77777777" w:rsidR="003C53B1" w:rsidRPr="004D4A21" w:rsidRDefault="00000000">
            <w:pPr>
              <w:pStyle w:val="Predeterminado"/>
              <w:spacing w:before="40" w:after="40" w:line="240" w:lineRule="auto"/>
              <w:jc w:val="center"/>
            </w:pPr>
            <w:r w:rsidRPr="004D4A21">
              <w:rPr>
                <w:sz w:val="16"/>
                <w:szCs w:val="16"/>
              </w:rPr>
              <w:t>0,590 – 0,846</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4DD" w14:textId="77777777" w:rsidR="003C53B1" w:rsidRPr="004D4A21" w:rsidRDefault="00000000">
            <w:pPr>
              <w:pStyle w:val="Predeterminado"/>
              <w:spacing w:before="40" w:after="40" w:line="240" w:lineRule="auto"/>
              <w:jc w:val="center"/>
            </w:pPr>
            <w:r w:rsidRPr="004D4A21">
              <w:rPr>
                <w:sz w:val="16"/>
                <w:szCs w:val="16"/>
              </w:rPr>
              <w:t>0,045</w:t>
            </w:r>
          </w:p>
        </w:tc>
      </w:tr>
      <w:tr w:rsidR="003C53B1" w:rsidRPr="004D4A21" w14:paraId="7BBDF4E6"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4DF"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4E0" w14:textId="77777777" w:rsidR="003C53B1" w:rsidRPr="004D4A21" w:rsidRDefault="00000000">
            <w:pPr>
              <w:pStyle w:val="Predeterminado"/>
              <w:spacing w:before="40" w:after="40" w:line="240" w:lineRule="auto"/>
            </w:pPr>
            <w:r w:rsidRPr="004D4A21">
              <w:rPr>
                <w:sz w:val="16"/>
                <w:szCs w:val="16"/>
              </w:rPr>
              <w:t>Guayaquil</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E1" w14:textId="77777777" w:rsidR="003C53B1" w:rsidRPr="004D4A21" w:rsidRDefault="00000000">
            <w:pPr>
              <w:pStyle w:val="Predeterminado"/>
              <w:spacing w:before="40" w:after="40" w:line="240" w:lineRule="auto"/>
              <w:jc w:val="center"/>
            </w:pPr>
            <w:r w:rsidRPr="004D4A21">
              <w:rPr>
                <w:sz w:val="16"/>
                <w:szCs w:val="16"/>
              </w:rPr>
              <w:t>1.947</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4E2" w14:textId="77777777" w:rsidR="003C53B1" w:rsidRPr="004D4A21" w:rsidRDefault="00000000">
            <w:pPr>
              <w:pStyle w:val="Predeterminado"/>
              <w:spacing w:before="40" w:after="40" w:line="240" w:lineRule="auto"/>
              <w:jc w:val="center"/>
            </w:pPr>
            <w:r w:rsidRPr="004D4A21">
              <w:rPr>
                <w:sz w:val="16"/>
                <w:szCs w:val="16"/>
              </w:rPr>
              <w:t>235</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E3" w14:textId="77777777" w:rsidR="003C53B1" w:rsidRPr="004D4A21" w:rsidRDefault="00000000">
            <w:pPr>
              <w:pStyle w:val="Predeterminado"/>
              <w:spacing w:before="40" w:after="40" w:line="240" w:lineRule="auto"/>
              <w:jc w:val="center"/>
            </w:pPr>
            <w:r w:rsidRPr="004D4A21">
              <w:rPr>
                <w:sz w:val="16"/>
                <w:szCs w:val="16"/>
              </w:rPr>
              <w:t>0,821</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4E4" w14:textId="77777777" w:rsidR="003C53B1" w:rsidRPr="004D4A21" w:rsidRDefault="00000000">
            <w:pPr>
              <w:pStyle w:val="Predeterminado"/>
              <w:spacing w:before="40" w:after="40" w:line="240" w:lineRule="auto"/>
              <w:jc w:val="center"/>
            </w:pPr>
            <w:r w:rsidRPr="004D4A21">
              <w:rPr>
                <w:sz w:val="16"/>
                <w:szCs w:val="16"/>
              </w:rPr>
              <w:t>0,770 – 0,868</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4E5" w14:textId="77777777" w:rsidR="003C53B1" w:rsidRPr="004D4A21" w:rsidRDefault="00000000">
            <w:pPr>
              <w:pStyle w:val="Predeterminado"/>
              <w:spacing w:before="40" w:after="40" w:line="240" w:lineRule="auto"/>
              <w:jc w:val="center"/>
            </w:pPr>
            <w:r w:rsidRPr="004D4A21">
              <w:rPr>
                <w:sz w:val="16"/>
                <w:szCs w:val="16"/>
              </w:rPr>
              <w:t>0,058</w:t>
            </w:r>
          </w:p>
        </w:tc>
      </w:tr>
      <w:tr w:rsidR="003C53B1" w:rsidRPr="004D4A21" w14:paraId="7BBDF4EE"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4E7"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4E8" w14:textId="77777777" w:rsidR="003C53B1" w:rsidRPr="004D4A21" w:rsidRDefault="00000000">
            <w:pPr>
              <w:pStyle w:val="Predeterminado"/>
              <w:spacing w:before="40" w:after="40" w:line="240" w:lineRule="auto"/>
            </w:pPr>
            <w:r w:rsidRPr="004D4A21">
              <w:rPr>
                <w:sz w:val="16"/>
                <w:szCs w:val="16"/>
              </w:rPr>
              <w:t>Ibarra</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E9" w14:textId="77777777" w:rsidR="003C53B1" w:rsidRPr="004D4A21" w:rsidRDefault="00000000">
            <w:pPr>
              <w:pStyle w:val="Predeterminado"/>
              <w:spacing w:before="40" w:after="40" w:line="240" w:lineRule="auto"/>
              <w:jc w:val="center"/>
            </w:pPr>
            <w:r w:rsidRPr="004D4A21">
              <w:rPr>
                <w:sz w:val="16"/>
                <w:szCs w:val="16"/>
              </w:rPr>
              <w:t>624</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4EA" w14:textId="77777777" w:rsidR="003C53B1" w:rsidRPr="004D4A21" w:rsidRDefault="00000000">
            <w:pPr>
              <w:pStyle w:val="Predeterminado"/>
              <w:spacing w:before="40" w:after="40" w:line="240" w:lineRule="auto"/>
              <w:jc w:val="center"/>
            </w:pPr>
            <w:r w:rsidRPr="004D4A21">
              <w:rPr>
                <w:sz w:val="16"/>
                <w:szCs w:val="16"/>
              </w:rPr>
              <w:t>101</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EB" w14:textId="77777777" w:rsidR="003C53B1" w:rsidRPr="004D4A21" w:rsidRDefault="00000000">
            <w:pPr>
              <w:pStyle w:val="Predeterminado"/>
              <w:spacing w:before="40" w:after="40" w:line="240" w:lineRule="auto"/>
              <w:jc w:val="center"/>
            </w:pPr>
            <w:r w:rsidRPr="004D4A21">
              <w:rPr>
                <w:sz w:val="16"/>
                <w:szCs w:val="16"/>
              </w:rPr>
              <w:t>0,782</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4EC" w14:textId="77777777" w:rsidR="003C53B1" w:rsidRPr="004D4A21" w:rsidRDefault="00000000">
            <w:pPr>
              <w:pStyle w:val="Predeterminado"/>
              <w:spacing w:before="40" w:after="40" w:line="240" w:lineRule="auto"/>
              <w:jc w:val="center"/>
            </w:pPr>
            <w:r w:rsidRPr="004D4A21">
              <w:rPr>
                <w:sz w:val="16"/>
                <w:szCs w:val="16"/>
              </w:rPr>
              <w:t>0,703 – 0,861</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4ED" w14:textId="77777777" w:rsidR="003C53B1" w:rsidRPr="004D4A21" w:rsidRDefault="00000000">
            <w:pPr>
              <w:pStyle w:val="Predeterminado"/>
              <w:spacing w:before="40" w:after="40" w:line="240" w:lineRule="auto"/>
              <w:jc w:val="center"/>
            </w:pPr>
            <w:r w:rsidRPr="004D4A21">
              <w:rPr>
                <w:sz w:val="16"/>
                <w:szCs w:val="16"/>
              </w:rPr>
              <w:t>0,073</w:t>
            </w:r>
          </w:p>
        </w:tc>
      </w:tr>
      <w:tr w:rsidR="003C53B1" w:rsidRPr="004D4A21" w14:paraId="7BBDF4F6"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4EF"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4F0" w14:textId="77777777" w:rsidR="003C53B1" w:rsidRPr="004D4A21" w:rsidRDefault="00000000">
            <w:pPr>
              <w:pStyle w:val="Predeterminado"/>
              <w:spacing w:before="40" w:after="40" w:line="240" w:lineRule="auto"/>
            </w:pPr>
            <w:r w:rsidRPr="004D4A21">
              <w:rPr>
                <w:sz w:val="16"/>
                <w:szCs w:val="16"/>
              </w:rPr>
              <w:t>Quito</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F1" w14:textId="77777777" w:rsidR="003C53B1" w:rsidRPr="004D4A21" w:rsidRDefault="00000000">
            <w:pPr>
              <w:pStyle w:val="Predeterminado"/>
              <w:spacing w:before="40" w:after="40" w:line="240" w:lineRule="auto"/>
              <w:jc w:val="center"/>
            </w:pPr>
            <w:r w:rsidRPr="004D4A21">
              <w:rPr>
                <w:sz w:val="16"/>
                <w:szCs w:val="16"/>
              </w:rPr>
              <w:t>4.914</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4F2" w14:textId="77777777" w:rsidR="003C53B1" w:rsidRPr="004D4A21" w:rsidRDefault="00000000">
            <w:pPr>
              <w:pStyle w:val="Predeterminado"/>
              <w:spacing w:before="40" w:after="40" w:line="240" w:lineRule="auto"/>
              <w:jc w:val="center"/>
            </w:pPr>
            <w:r w:rsidRPr="004D4A21">
              <w:rPr>
                <w:sz w:val="16"/>
                <w:szCs w:val="16"/>
              </w:rPr>
              <w:t>706</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F3" w14:textId="77777777" w:rsidR="003C53B1" w:rsidRPr="004D4A21" w:rsidRDefault="00000000">
            <w:pPr>
              <w:pStyle w:val="Predeterminado"/>
              <w:spacing w:before="40" w:after="40" w:line="240" w:lineRule="auto"/>
              <w:jc w:val="center"/>
            </w:pPr>
            <w:r w:rsidRPr="004D4A21">
              <w:rPr>
                <w:sz w:val="16"/>
                <w:szCs w:val="16"/>
              </w:rPr>
              <w:t>0,765</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4F4" w14:textId="77777777" w:rsidR="003C53B1" w:rsidRPr="004D4A21" w:rsidRDefault="00000000">
            <w:pPr>
              <w:pStyle w:val="Predeterminado"/>
              <w:spacing w:before="40" w:after="40" w:line="240" w:lineRule="auto"/>
              <w:jc w:val="center"/>
            </w:pPr>
            <w:r w:rsidRPr="004D4A21">
              <w:rPr>
                <w:sz w:val="16"/>
                <w:szCs w:val="16"/>
              </w:rPr>
              <w:t>0,734 – 0,795</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4F5" w14:textId="77777777" w:rsidR="003C53B1" w:rsidRPr="004D4A21" w:rsidRDefault="00000000">
            <w:pPr>
              <w:pStyle w:val="Predeterminado"/>
              <w:spacing w:before="40" w:after="40" w:line="240" w:lineRule="auto"/>
              <w:jc w:val="center"/>
            </w:pPr>
            <w:r w:rsidRPr="004D4A21">
              <w:rPr>
                <w:sz w:val="16"/>
                <w:szCs w:val="16"/>
              </w:rPr>
              <w:t>0,064</w:t>
            </w:r>
          </w:p>
        </w:tc>
      </w:tr>
      <w:tr w:rsidR="003C53B1" w:rsidRPr="004D4A21" w14:paraId="7BBDF4FE"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4F7"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4F8" w14:textId="77777777" w:rsidR="003C53B1" w:rsidRPr="004D4A21" w:rsidRDefault="00000000">
            <w:pPr>
              <w:pStyle w:val="Predeterminado"/>
              <w:spacing w:before="40" w:after="40" w:line="240" w:lineRule="auto"/>
            </w:pPr>
            <w:r w:rsidRPr="004D4A21">
              <w:rPr>
                <w:sz w:val="16"/>
                <w:szCs w:val="16"/>
              </w:rPr>
              <w:t>Santo domingo</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F9" w14:textId="77777777" w:rsidR="003C53B1" w:rsidRPr="004D4A21" w:rsidRDefault="00000000">
            <w:pPr>
              <w:pStyle w:val="Predeterminado"/>
              <w:spacing w:before="40" w:after="40" w:line="240" w:lineRule="auto"/>
              <w:jc w:val="center"/>
            </w:pPr>
            <w:r w:rsidRPr="004D4A21">
              <w:rPr>
                <w:sz w:val="16"/>
                <w:szCs w:val="16"/>
              </w:rPr>
              <w:t>204</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4FA" w14:textId="77777777" w:rsidR="003C53B1" w:rsidRPr="004D4A21" w:rsidRDefault="00000000">
            <w:pPr>
              <w:pStyle w:val="Predeterminado"/>
              <w:spacing w:before="40" w:after="40" w:line="240" w:lineRule="auto"/>
              <w:jc w:val="center"/>
            </w:pPr>
            <w:r w:rsidRPr="004D4A21">
              <w:rPr>
                <w:sz w:val="16"/>
                <w:szCs w:val="16"/>
              </w:rPr>
              <w:t>41</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4FB" w14:textId="77777777" w:rsidR="003C53B1" w:rsidRPr="004D4A21" w:rsidRDefault="00000000">
            <w:pPr>
              <w:pStyle w:val="Predeterminado"/>
              <w:spacing w:before="40" w:after="40" w:line="240" w:lineRule="auto"/>
              <w:jc w:val="center"/>
            </w:pPr>
            <w:r w:rsidRPr="004D4A21">
              <w:rPr>
                <w:sz w:val="16"/>
                <w:szCs w:val="16"/>
              </w:rPr>
              <w:t>0,805</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4FC" w14:textId="77777777" w:rsidR="003C53B1" w:rsidRPr="004D4A21" w:rsidRDefault="00000000">
            <w:pPr>
              <w:pStyle w:val="Predeterminado"/>
              <w:spacing w:before="40" w:after="40" w:line="240" w:lineRule="auto"/>
              <w:jc w:val="center"/>
            </w:pPr>
            <w:r w:rsidRPr="004D4A21">
              <w:rPr>
                <w:sz w:val="16"/>
                <w:szCs w:val="16"/>
              </w:rPr>
              <w:t>0,683 – 0,927</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4FD" w14:textId="77777777" w:rsidR="003C53B1" w:rsidRPr="004D4A21" w:rsidRDefault="00000000">
            <w:pPr>
              <w:pStyle w:val="Predeterminado"/>
              <w:spacing w:before="40" w:after="40" w:line="240" w:lineRule="auto"/>
              <w:jc w:val="center"/>
            </w:pPr>
            <w:r w:rsidRPr="004D4A21">
              <w:rPr>
                <w:sz w:val="16"/>
                <w:szCs w:val="16"/>
              </w:rPr>
              <w:t>0,080</w:t>
            </w:r>
          </w:p>
        </w:tc>
      </w:tr>
      <w:tr w:rsidR="003C53B1" w:rsidRPr="004D4A21" w14:paraId="7BBDF506"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4FF" w14:textId="77777777" w:rsidR="003C53B1" w:rsidRPr="004D4A21" w:rsidRDefault="00000000">
            <w:pPr>
              <w:pStyle w:val="Predeterminado"/>
              <w:spacing w:before="40" w:after="40" w:line="240" w:lineRule="auto"/>
            </w:pPr>
            <w:r w:rsidRPr="004D4A21">
              <w:rPr>
                <w:sz w:val="16"/>
                <w:szCs w:val="16"/>
              </w:rPr>
              <w:t>Nivel educativo</w:t>
            </w:r>
          </w:p>
        </w:tc>
        <w:tc>
          <w:tcPr>
            <w:tcW w:w="2250" w:type="dxa"/>
            <w:tcBorders>
              <w:top w:val="single" w:sz="4" w:space="0" w:color="000000"/>
              <w:left w:val="single" w:sz="4" w:space="0" w:color="000000"/>
              <w:bottom w:val="single" w:sz="4" w:space="0" w:color="000000"/>
              <w:right w:val="single" w:sz="4" w:space="0" w:color="000000"/>
            </w:tcBorders>
            <w:vAlign w:val="center"/>
          </w:tcPr>
          <w:p w14:paraId="7BBDF500" w14:textId="77777777" w:rsidR="003C53B1" w:rsidRPr="004D4A21" w:rsidRDefault="00000000">
            <w:pPr>
              <w:pStyle w:val="Predeterminado"/>
              <w:spacing w:before="40" w:after="40" w:line="240" w:lineRule="auto"/>
            </w:pPr>
            <w:r w:rsidRPr="004D4A21">
              <w:rPr>
                <w:sz w:val="16"/>
                <w:szCs w:val="16"/>
              </w:rPr>
              <w:t>Posgrado</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01" w14:textId="77777777" w:rsidR="003C53B1" w:rsidRPr="004D4A21" w:rsidRDefault="00000000">
            <w:pPr>
              <w:pStyle w:val="Predeterminado"/>
              <w:spacing w:before="40" w:after="40" w:line="240" w:lineRule="auto"/>
              <w:jc w:val="center"/>
            </w:pPr>
            <w:r w:rsidRPr="004D4A21">
              <w:rPr>
                <w:sz w:val="16"/>
                <w:szCs w:val="16"/>
              </w:rPr>
              <w:t>315</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502" w14:textId="77777777" w:rsidR="003C53B1" w:rsidRPr="004D4A21" w:rsidRDefault="00000000">
            <w:pPr>
              <w:pStyle w:val="Predeterminado"/>
              <w:spacing w:before="40" w:after="40" w:line="240" w:lineRule="auto"/>
              <w:jc w:val="center"/>
            </w:pPr>
            <w:r w:rsidRPr="004D4A21">
              <w:rPr>
                <w:sz w:val="16"/>
                <w:szCs w:val="16"/>
              </w:rPr>
              <w:t>68</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03" w14:textId="77777777" w:rsidR="003C53B1" w:rsidRPr="004D4A21" w:rsidRDefault="00000000">
            <w:pPr>
              <w:pStyle w:val="Predeterminado"/>
              <w:spacing w:before="40" w:after="40" w:line="240" w:lineRule="auto"/>
              <w:jc w:val="center"/>
            </w:pPr>
            <w:r w:rsidRPr="004D4A21">
              <w:rPr>
                <w:sz w:val="16"/>
                <w:szCs w:val="16"/>
              </w:rPr>
              <w:t>0,794</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504" w14:textId="77777777" w:rsidR="003C53B1" w:rsidRPr="004D4A21" w:rsidRDefault="00000000">
            <w:pPr>
              <w:pStyle w:val="Predeterminado"/>
              <w:spacing w:before="40" w:after="40" w:line="240" w:lineRule="auto"/>
              <w:jc w:val="center"/>
            </w:pPr>
            <w:r w:rsidRPr="004D4A21">
              <w:rPr>
                <w:sz w:val="16"/>
                <w:szCs w:val="16"/>
              </w:rPr>
              <w:t>0,706 – 0,882</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505" w14:textId="77777777" w:rsidR="003C53B1" w:rsidRPr="004D4A21" w:rsidRDefault="00000000">
            <w:pPr>
              <w:pStyle w:val="Predeterminado"/>
              <w:spacing w:before="40" w:after="40" w:line="240" w:lineRule="auto"/>
              <w:jc w:val="center"/>
            </w:pPr>
            <w:r w:rsidRPr="004D4A21">
              <w:rPr>
                <w:sz w:val="16"/>
                <w:szCs w:val="16"/>
              </w:rPr>
              <w:t>0,069</w:t>
            </w:r>
          </w:p>
        </w:tc>
      </w:tr>
      <w:tr w:rsidR="003C53B1" w:rsidRPr="004D4A21" w14:paraId="7BBDF50E"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507"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508" w14:textId="77777777" w:rsidR="003C53B1" w:rsidRPr="004D4A21" w:rsidRDefault="00000000">
            <w:pPr>
              <w:pStyle w:val="Predeterminado"/>
              <w:spacing w:before="40" w:after="40" w:line="240" w:lineRule="auto"/>
            </w:pPr>
            <w:r w:rsidRPr="004D4A21">
              <w:rPr>
                <w:sz w:val="16"/>
                <w:szCs w:val="16"/>
              </w:rPr>
              <w:t>Primaria</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09" w14:textId="77777777" w:rsidR="003C53B1" w:rsidRPr="004D4A21" w:rsidRDefault="00000000">
            <w:pPr>
              <w:pStyle w:val="Predeterminado"/>
              <w:spacing w:before="40" w:after="40" w:line="240" w:lineRule="auto"/>
              <w:jc w:val="center"/>
            </w:pPr>
            <w:r w:rsidRPr="004D4A21">
              <w:rPr>
                <w:sz w:val="16"/>
                <w:szCs w:val="16"/>
              </w:rPr>
              <w:t>1.314</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50A" w14:textId="77777777" w:rsidR="003C53B1" w:rsidRPr="004D4A21" w:rsidRDefault="00000000">
            <w:pPr>
              <w:pStyle w:val="Predeterminado"/>
              <w:spacing w:before="40" w:after="40" w:line="240" w:lineRule="auto"/>
              <w:jc w:val="center"/>
            </w:pPr>
            <w:r w:rsidRPr="004D4A21">
              <w:rPr>
                <w:sz w:val="16"/>
                <w:szCs w:val="16"/>
              </w:rPr>
              <w:t>207</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0B" w14:textId="77777777" w:rsidR="003C53B1" w:rsidRPr="004D4A21" w:rsidRDefault="00000000">
            <w:pPr>
              <w:pStyle w:val="Predeterminado"/>
              <w:spacing w:before="40" w:after="40" w:line="240" w:lineRule="auto"/>
              <w:jc w:val="center"/>
            </w:pPr>
            <w:r w:rsidRPr="004D4A21">
              <w:rPr>
                <w:sz w:val="16"/>
                <w:szCs w:val="16"/>
              </w:rPr>
              <w:t>0,754</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50C" w14:textId="77777777" w:rsidR="003C53B1" w:rsidRPr="004D4A21" w:rsidRDefault="00000000">
            <w:pPr>
              <w:pStyle w:val="Predeterminado"/>
              <w:spacing w:before="40" w:after="40" w:line="240" w:lineRule="auto"/>
              <w:jc w:val="center"/>
            </w:pPr>
            <w:r w:rsidRPr="004D4A21">
              <w:rPr>
                <w:sz w:val="16"/>
                <w:szCs w:val="16"/>
              </w:rPr>
              <w:t>0,691 – 0,812</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50D" w14:textId="77777777" w:rsidR="003C53B1" w:rsidRPr="004D4A21" w:rsidRDefault="00000000">
            <w:pPr>
              <w:pStyle w:val="Predeterminado"/>
              <w:spacing w:before="40" w:after="40" w:line="240" w:lineRule="auto"/>
              <w:jc w:val="center"/>
            </w:pPr>
            <w:r w:rsidRPr="004D4A21">
              <w:rPr>
                <w:sz w:val="16"/>
                <w:szCs w:val="16"/>
              </w:rPr>
              <w:t>0,089</w:t>
            </w:r>
          </w:p>
        </w:tc>
      </w:tr>
      <w:tr w:rsidR="003C53B1" w:rsidRPr="004D4A21" w14:paraId="7BBDF516"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50F"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510" w14:textId="77777777" w:rsidR="003C53B1" w:rsidRPr="004D4A21" w:rsidRDefault="00000000">
            <w:pPr>
              <w:pStyle w:val="Predeterminado"/>
              <w:spacing w:before="40" w:after="40" w:line="240" w:lineRule="auto"/>
            </w:pPr>
            <w:r w:rsidRPr="004D4A21">
              <w:rPr>
                <w:sz w:val="16"/>
                <w:szCs w:val="16"/>
              </w:rPr>
              <w:t>Secundaria</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11" w14:textId="77777777" w:rsidR="003C53B1" w:rsidRPr="004D4A21" w:rsidRDefault="00000000">
            <w:pPr>
              <w:pStyle w:val="Predeterminado"/>
              <w:spacing w:before="40" w:after="40" w:line="240" w:lineRule="auto"/>
              <w:jc w:val="center"/>
            </w:pPr>
            <w:r w:rsidRPr="004D4A21">
              <w:rPr>
                <w:sz w:val="16"/>
                <w:szCs w:val="16"/>
              </w:rPr>
              <w:t>3.522</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512" w14:textId="77777777" w:rsidR="003C53B1" w:rsidRPr="004D4A21" w:rsidRDefault="00000000">
            <w:pPr>
              <w:pStyle w:val="Predeterminado"/>
              <w:spacing w:before="40" w:after="40" w:line="240" w:lineRule="auto"/>
              <w:jc w:val="center"/>
            </w:pPr>
            <w:r w:rsidRPr="004D4A21">
              <w:rPr>
                <w:sz w:val="16"/>
                <w:szCs w:val="16"/>
              </w:rPr>
              <w:t>454</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13" w14:textId="77777777" w:rsidR="003C53B1" w:rsidRPr="004D4A21" w:rsidRDefault="00000000">
            <w:pPr>
              <w:pStyle w:val="Predeterminado"/>
              <w:spacing w:before="40" w:after="40" w:line="240" w:lineRule="auto"/>
              <w:jc w:val="center"/>
            </w:pPr>
            <w:r w:rsidRPr="004D4A21">
              <w:rPr>
                <w:sz w:val="16"/>
                <w:szCs w:val="16"/>
              </w:rPr>
              <w:t>0,786</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514" w14:textId="77777777" w:rsidR="003C53B1" w:rsidRPr="004D4A21" w:rsidRDefault="00000000">
            <w:pPr>
              <w:pStyle w:val="Predeterminado"/>
              <w:spacing w:before="40" w:after="40" w:line="240" w:lineRule="auto"/>
              <w:jc w:val="center"/>
            </w:pPr>
            <w:r w:rsidRPr="004D4A21">
              <w:rPr>
                <w:sz w:val="16"/>
                <w:szCs w:val="16"/>
              </w:rPr>
              <w:t>0,747 – 0,822</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515" w14:textId="77777777" w:rsidR="003C53B1" w:rsidRPr="004D4A21" w:rsidRDefault="00000000">
            <w:pPr>
              <w:pStyle w:val="Predeterminado"/>
              <w:spacing w:before="40" w:after="40" w:line="240" w:lineRule="auto"/>
              <w:jc w:val="center"/>
            </w:pPr>
            <w:r w:rsidRPr="004D4A21">
              <w:rPr>
                <w:sz w:val="16"/>
                <w:szCs w:val="16"/>
              </w:rPr>
              <w:t>0,054</w:t>
            </w:r>
          </w:p>
        </w:tc>
      </w:tr>
      <w:tr w:rsidR="003C53B1" w:rsidRPr="004D4A21" w14:paraId="7BBDF51E"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517"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518" w14:textId="77777777" w:rsidR="003C53B1" w:rsidRPr="004D4A21" w:rsidRDefault="00000000">
            <w:pPr>
              <w:pStyle w:val="Predeterminado"/>
              <w:spacing w:before="40" w:after="40" w:line="240" w:lineRule="auto"/>
            </w:pPr>
            <w:r w:rsidRPr="004D4A21">
              <w:rPr>
                <w:sz w:val="16"/>
                <w:szCs w:val="16"/>
              </w:rPr>
              <w:t>Sin instrucción</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19" w14:textId="77777777" w:rsidR="003C53B1" w:rsidRPr="004D4A21" w:rsidRDefault="00000000">
            <w:pPr>
              <w:pStyle w:val="Predeterminado"/>
              <w:spacing w:before="40" w:after="40" w:line="240" w:lineRule="auto"/>
              <w:jc w:val="center"/>
            </w:pPr>
            <w:r w:rsidRPr="004D4A21">
              <w:rPr>
                <w:sz w:val="16"/>
                <w:szCs w:val="16"/>
              </w:rPr>
              <w:t>147</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51A" w14:textId="77777777" w:rsidR="003C53B1" w:rsidRPr="004D4A21" w:rsidRDefault="00000000">
            <w:pPr>
              <w:pStyle w:val="Predeterminado"/>
              <w:spacing w:before="40" w:after="40" w:line="240" w:lineRule="auto"/>
              <w:jc w:val="center"/>
            </w:pPr>
            <w:r w:rsidRPr="004D4A21">
              <w:rPr>
                <w:sz w:val="16"/>
                <w:szCs w:val="16"/>
              </w:rPr>
              <w:t>15</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1B" w14:textId="77777777" w:rsidR="003C53B1" w:rsidRPr="004D4A21" w:rsidRDefault="00000000">
            <w:pPr>
              <w:pStyle w:val="Predeterminado"/>
              <w:spacing w:before="40" w:after="40" w:line="240" w:lineRule="auto"/>
              <w:jc w:val="center"/>
            </w:pPr>
            <w:r w:rsidRPr="004D4A21">
              <w:rPr>
                <w:sz w:val="16"/>
                <w:szCs w:val="16"/>
              </w:rPr>
              <w:t>0,667</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51C" w14:textId="77777777" w:rsidR="003C53B1" w:rsidRPr="004D4A21" w:rsidRDefault="00000000">
            <w:pPr>
              <w:pStyle w:val="Predeterminado"/>
              <w:spacing w:before="40" w:after="40" w:line="240" w:lineRule="auto"/>
              <w:jc w:val="center"/>
            </w:pPr>
            <w:r w:rsidRPr="004D4A21">
              <w:rPr>
                <w:sz w:val="16"/>
                <w:szCs w:val="16"/>
              </w:rPr>
              <w:t>0,400 – 0,867</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51D" w14:textId="77777777" w:rsidR="003C53B1" w:rsidRPr="004D4A21" w:rsidRDefault="00000000">
            <w:pPr>
              <w:pStyle w:val="Predeterminado"/>
              <w:spacing w:before="40" w:after="40" w:line="240" w:lineRule="auto"/>
              <w:jc w:val="center"/>
            </w:pPr>
            <w:r w:rsidRPr="004D4A21">
              <w:rPr>
                <w:sz w:val="16"/>
                <w:szCs w:val="16"/>
              </w:rPr>
              <w:t>0,068</w:t>
            </w:r>
          </w:p>
        </w:tc>
      </w:tr>
      <w:tr w:rsidR="003C53B1" w:rsidRPr="004D4A21" w14:paraId="7BBDF526"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51F"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520" w14:textId="77777777" w:rsidR="003C53B1" w:rsidRPr="004D4A21" w:rsidRDefault="00000000">
            <w:pPr>
              <w:pStyle w:val="Predeterminado"/>
              <w:spacing w:before="40" w:after="40" w:line="240" w:lineRule="auto"/>
            </w:pPr>
            <w:r w:rsidRPr="004D4A21">
              <w:rPr>
                <w:sz w:val="16"/>
                <w:szCs w:val="16"/>
              </w:rPr>
              <w:t>Técnico/tecnológico</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21" w14:textId="77777777" w:rsidR="003C53B1" w:rsidRPr="004D4A21" w:rsidRDefault="00000000">
            <w:pPr>
              <w:pStyle w:val="Predeterminado"/>
              <w:spacing w:before="40" w:after="40" w:line="240" w:lineRule="auto"/>
              <w:jc w:val="center"/>
            </w:pPr>
            <w:r w:rsidRPr="004D4A21">
              <w:rPr>
                <w:sz w:val="16"/>
                <w:szCs w:val="16"/>
              </w:rPr>
              <w:t>1.481</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522" w14:textId="77777777" w:rsidR="003C53B1" w:rsidRPr="004D4A21" w:rsidRDefault="00000000">
            <w:pPr>
              <w:pStyle w:val="Predeterminado"/>
              <w:spacing w:before="40" w:after="40" w:line="240" w:lineRule="auto"/>
              <w:jc w:val="center"/>
            </w:pPr>
            <w:r w:rsidRPr="004D4A21">
              <w:rPr>
                <w:sz w:val="16"/>
                <w:szCs w:val="16"/>
              </w:rPr>
              <w:t>247</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23" w14:textId="77777777" w:rsidR="003C53B1" w:rsidRPr="004D4A21" w:rsidRDefault="00000000">
            <w:pPr>
              <w:pStyle w:val="Predeterminado"/>
              <w:spacing w:before="40" w:after="40" w:line="240" w:lineRule="auto"/>
              <w:jc w:val="center"/>
            </w:pPr>
            <w:r w:rsidRPr="004D4A21">
              <w:rPr>
                <w:sz w:val="16"/>
                <w:szCs w:val="16"/>
              </w:rPr>
              <w:t>0,713</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524" w14:textId="77777777" w:rsidR="003C53B1" w:rsidRPr="004D4A21" w:rsidRDefault="00000000">
            <w:pPr>
              <w:pStyle w:val="Predeterminado"/>
              <w:spacing w:before="40" w:after="40" w:line="240" w:lineRule="auto"/>
              <w:jc w:val="center"/>
            </w:pPr>
            <w:r w:rsidRPr="004D4A21">
              <w:rPr>
                <w:sz w:val="16"/>
                <w:szCs w:val="16"/>
              </w:rPr>
              <w:t>0,660 – 0,765</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525" w14:textId="77777777" w:rsidR="003C53B1" w:rsidRPr="004D4A21" w:rsidRDefault="00000000">
            <w:pPr>
              <w:pStyle w:val="Predeterminado"/>
              <w:spacing w:before="40" w:after="40" w:line="240" w:lineRule="auto"/>
              <w:jc w:val="center"/>
            </w:pPr>
            <w:r w:rsidRPr="004D4A21">
              <w:rPr>
                <w:sz w:val="16"/>
                <w:szCs w:val="16"/>
              </w:rPr>
              <w:t>0,071</w:t>
            </w:r>
          </w:p>
        </w:tc>
      </w:tr>
      <w:tr w:rsidR="003C53B1" w:rsidRPr="004D4A21" w14:paraId="7BBDF52E"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527"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528" w14:textId="77777777" w:rsidR="003C53B1" w:rsidRPr="004D4A21" w:rsidRDefault="00000000">
            <w:pPr>
              <w:pStyle w:val="Predeterminado"/>
              <w:spacing w:before="40" w:after="40" w:line="240" w:lineRule="auto"/>
            </w:pPr>
            <w:r w:rsidRPr="004D4A21">
              <w:rPr>
                <w:sz w:val="16"/>
                <w:szCs w:val="16"/>
              </w:rPr>
              <w:t>Universitaria</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29" w14:textId="77777777" w:rsidR="003C53B1" w:rsidRPr="004D4A21" w:rsidRDefault="00000000">
            <w:pPr>
              <w:pStyle w:val="Predeterminado"/>
              <w:spacing w:before="40" w:after="40" w:line="240" w:lineRule="auto"/>
              <w:jc w:val="center"/>
            </w:pPr>
            <w:r w:rsidRPr="004D4A21">
              <w:rPr>
                <w:sz w:val="16"/>
                <w:szCs w:val="16"/>
              </w:rPr>
              <w:t>1.977</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52A" w14:textId="77777777" w:rsidR="003C53B1" w:rsidRPr="004D4A21" w:rsidRDefault="00000000">
            <w:pPr>
              <w:pStyle w:val="Predeterminado"/>
              <w:spacing w:before="40" w:after="40" w:line="240" w:lineRule="auto"/>
              <w:jc w:val="center"/>
            </w:pPr>
            <w:r w:rsidRPr="004D4A21">
              <w:rPr>
                <w:sz w:val="16"/>
                <w:szCs w:val="16"/>
              </w:rPr>
              <w:t>257</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2B" w14:textId="77777777" w:rsidR="003C53B1" w:rsidRPr="004D4A21" w:rsidRDefault="00000000">
            <w:pPr>
              <w:pStyle w:val="Predeterminado"/>
              <w:spacing w:before="40" w:after="40" w:line="240" w:lineRule="auto"/>
              <w:jc w:val="center"/>
            </w:pPr>
            <w:r w:rsidRPr="004D4A21">
              <w:rPr>
                <w:sz w:val="16"/>
                <w:szCs w:val="16"/>
              </w:rPr>
              <w:t>0,778</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52C" w14:textId="77777777" w:rsidR="003C53B1" w:rsidRPr="004D4A21" w:rsidRDefault="00000000">
            <w:pPr>
              <w:pStyle w:val="Predeterminado"/>
              <w:spacing w:before="40" w:after="40" w:line="240" w:lineRule="auto"/>
              <w:jc w:val="center"/>
            </w:pPr>
            <w:r w:rsidRPr="004D4A21">
              <w:rPr>
                <w:sz w:val="16"/>
                <w:szCs w:val="16"/>
              </w:rPr>
              <w:t>0,724 – 0,825</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52D" w14:textId="77777777" w:rsidR="003C53B1" w:rsidRPr="004D4A21" w:rsidRDefault="00000000">
            <w:pPr>
              <w:pStyle w:val="Predeterminado"/>
              <w:spacing w:before="40" w:after="40" w:line="240" w:lineRule="auto"/>
              <w:jc w:val="center"/>
            </w:pPr>
            <w:r w:rsidRPr="004D4A21">
              <w:rPr>
                <w:sz w:val="16"/>
                <w:szCs w:val="16"/>
              </w:rPr>
              <w:t>0,058</w:t>
            </w:r>
          </w:p>
        </w:tc>
      </w:tr>
      <w:tr w:rsidR="003C53B1" w:rsidRPr="004D4A21" w14:paraId="7BBDF536"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52F" w14:textId="77777777" w:rsidR="003C53B1" w:rsidRPr="004D4A21" w:rsidRDefault="00000000">
            <w:pPr>
              <w:pStyle w:val="Predeterminado"/>
              <w:spacing w:before="40" w:after="40" w:line="240" w:lineRule="auto"/>
            </w:pPr>
            <w:r w:rsidRPr="004D4A21">
              <w:rPr>
                <w:sz w:val="16"/>
                <w:szCs w:val="16"/>
              </w:rPr>
              <w:t>Edad</w:t>
            </w:r>
          </w:p>
        </w:tc>
        <w:tc>
          <w:tcPr>
            <w:tcW w:w="2250" w:type="dxa"/>
            <w:tcBorders>
              <w:top w:val="single" w:sz="4" w:space="0" w:color="000000"/>
              <w:left w:val="single" w:sz="4" w:space="0" w:color="000000"/>
              <w:bottom w:val="single" w:sz="4" w:space="0" w:color="000000"/>
              <w:right w:val="single" w:sz="4" w:space="0" w:color="000000"/>
            </w:tcBorders>
            <w:vAlign w:val="center"/>
          </w:tcPr>
          <w:p w14:paraId="7BBDF530" w14:textId="77777777" w:rsidR="003C53B1" w:rsidRPr="004D4A21" w:rsidRDefault="00000000">
            <w:pPr>
              <w:pStyle w:val="Predeterminado"/>
              <w:spacing w:before="40" w:after="40" w:line="240" w:lineRule="auto"/>
            </w:pPr>
            <w:r w:rsidRPr="004D4A21">
              <w:rPr>
                <w:sz w:val="16"/>
                <w:szCs w:val="16"/>
              </w:rPr>
              <w:t>18 a 29 años</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31" w14:textId="77777777" w:rsidR="003C53B1" w:rsidRPr="004D4A21" w:rsidRDefault="00000000">
            <w:pPr>
              <w:pStyle w:val="Predeterminado"/>
              <w:spacing w:before="40" w:after="40" w:line="240" w:lineRule="auto"/>
              <w:jc w:val="center"/>
            </w:pPr>
            <w:r w:rsidRPr="004D4A21">
              <w:rPr>
                <w:sz w:val="16"/>
                <w:szCs w:val="16"/>
              </w:rPr>
              <w:t>828</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532" w14:textId="77777777" w:rsidR="003C53B1" w:rsidRPr="004D4A21" w:rsidRDefault="00000000">
            <w:pPr>
              <w:pStyle w:val="Predeterminado"/>
              <w:spacing w:before="40" w:after="40" w:line="240" w:lineRule="auto"/>
              <w:jc w:val="center"/>
            </w:pPr>
            <w:r w:rsidRPr="004D4A21">
              <w:rPr>
                <w:sz w:val="16"/>
                <w:szCs w:val="16"/>
              </w:rPr>
              <w:t>109</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33" w14:textId="77777777" w:rsidR="003C53B1" w:rsidRPr="004D4A21" w:rsidRDefault="00000000">
            <w:pPr>
              <w:pStyle w:val="Predeterminado"/>
              <w:spacing w:before="40" w:after="40" w:line="240" w:lineRule="auto"/>
              <w:jc w:val="center"/>
            </w:pPr>
            <w:r w:rsidRPr="004D4A21">
              <w:rPr>
                <w:sz w:val="16"/>
                <w:szCs w:val="16"/>
              </w:rPr>
              <w:t>0,826</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534" w14:textId="77777777" w:rsidR="003C53B1" w:rsidRPr="004D4A21" w:rsidRDefault="00000000">
            <w:pPr>
              <w:pStyle w:val="Predeterminado"/>
              <w:spacing w:before="40" w:after="40" w:line="240" w:lineRule="auto"/>
              <w:jc w:val="center"/>
            </w:pPr>
            <w:r w:rsidRPr="004D4A21">
              <w:rPr>
                <w:sz w:val="16"/>
                <w:szCs w:val="16"/>
              </w:rPr>
              <w:t>0,752 – 0,890</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535" w14:textId="77777777" w:rsidR="003C53B1" w:rsidRPr="004D4A21" w:rsidRDefault="00000000">
            <w:pPr>
              <w:pStyle w:val="Predeterminado"/>
              <w:spacing w:before="40" w:after="40" w:line="240" w:lineRule="auto"/>
              <w:jc w:val="center"/>
            </w:pPr>
            <w:r w:rsidRPr="004D4A21">
              <w:rPr>
                <w:sz w:val="16"/>
                <w:szCs w:val="16"/>
              </w:rPr>
              <w:t>0,064</w:t>
            </w:r>
          </w:p>
        </w:tc>
      </w:tr>
      <w:tr w:rsidR="003C53B1" w:rsidRPr="004D4A21" w14:paraId="7BBDF53E"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537"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538" w14:textId="77777777" w:rsidR="003C53B1" w:rsidRPr="004D4A21" w:rsidRDefault="00000000">
            <w:pPr>
              <w:pStyle w:val="Predeterminado"/>
              <w:spacing w:before="40" w:after="40" w:line="240" w:lineRule="auto"/>
            </w:pPr>
            <w:r w:rsidRPr="004D4A21">
              <w:rPr>
                <w:sz w:val="16"/>
                <w:szCs w:val="16"/>
              </w:rPr>
              <w:t>30 a 44 años</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39" w14:textId="77777777" w:rsidR="003C53B1" w:rsidRPr="004D4A21" w:rsidRDefault="00000000">
            <w:pPr>
              <w:pStyle w:val="Predeterminado"/>
              <w:spacing w:before="40" w:after="40" w:line="240" w:lineRule="auto"/>
              <w:jc w:val="center"/>
            </w:pPr>
            <w:r w:rsidRPr="004D4A21">
              <w:rPr>
                <w:sz w:val="16"/>
                <w:szCs w:val="16"/>
              </w:rPr>
              <w:t>4.137</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53A" w14:textId="77777777" w:rsidR="003C53B1" w:rsidRPr="004D4A21" w:rsidRDefault="00000000">
            <w:pPr>
              <w:pStyle w:val="Predeterminado"/>
              <w:spacing w:before="40" w:after="40" w:line="240" w:lineRule="auto"/>
              <w:jc w:val="center"/>
            </w:pPr>
            <w:r w:rsidRPr="004D4A21">
              <w:rPr>
                <w:sz w:val="16"/>
                <w:szCs w:val="16"/>
              </w:rPr>
              <w:t>602</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3B" w14:textId="77777777" w:rsidR="003C53B1" w:rsidRPr="004D4A21" w:rsidRDefault="00000000">
            <w:pPr>
              <w:pStyle w:val="Predeterminado"/>
              <w:spacing w:before="40" w:after="40" w:line="240" w:lineRule="auto"/>
              <w:jc w:val="center"/>
            </w:pPr>
            <w:r w:rsidRPr="004D4A21">
              <w:rPr>
                <w:sz w:val="16"/>
                <w:szCs w:val="16"/>
              </w:rPr>
              <w:t>0,777</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53C" w14:textId="77777777" w:rsidR="003C53B1" w:rsidRPr="004D4A21" w:rsidRDefault="00000000">
            <w:pPr>
              <w:pStyle w:val="Predeterminado"/>
              <w:spacing w:before="40" w:after="40" w:line="240" w:lineRule="auto"/>
              <w:jc w:val="center"/>
            </w:pPr>
            <w:r w:rsidRPr="004D4A21">
              <w:rPr>
                <w:sz w:val="16"/>
                <w:szCs w:val="16"/>
              </w:rPr>
              <w:t>0,744 – 0,809</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53D" w14:textId="77777777" w:rsidR="003C53B1" w:rsidRPr="004D4A21" w:rsidRDefault="00000000">
            <w:pPr>
              <w:pStyle w:val="Predeterminado"/>
              <w:spacing w:before="40" w:after="40" w:line="240" w:lineRule="auto"/>
              <w:jc w:val="center"/>
            </w:pPr>
            <w:r w:rsidRPr="004D4A21">
              <w:rPr>
                <w:sz w:val="16"/>
                <w:szCs w:val="16"/>
              </w:rPr>
              <w:t>0,060</w:t>
            </w:r>
          </w:p>
        </w:tc>
      </w:tr>
      <w:tr w:rsidR="003C53B1" w:rsidRPr="004D4A21" w14:paraId="7BBDF546"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53F" w14:textId="77777777" w:rsidR="003C53B1" w:rsidRPr="004D4A21" w:rsidRDefault="003C53B1">
            <w:pPr>
              <w:pStyle w:val="Predeterminado"/>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540" w14:textId="77777777" w:rsidR="003C53B1" w:rsidRPr="004D4A21" w:rsidRDefault="00000000">
            <w:pPr>
              <w:pStyle w:val="Predeterminado"/>
              <w:spacing w:before="40" w:after="40" w:line="240" w:lineRule="auto"/>
            </w:pPr>
            <w:r w:rsidRPr="004D4A21">
              <w:rPr>
                <w:sz w:val="16"/>
                <w:szCs w:val="16"/>
              </w:rPr>
              <w:t>45 a 59 años</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41" w14:textId="77777777" w:rsidR="003C53B1" w:rsidRPr="004D4A21" w:rsidRDefault="00000000">
            <w:pPr>
              <w:pStyle w:val="Predeterminado"/>
              <w:spacing w:before="40" w:after="40" w:line="240" w:lineRule="auto"/>
              <w:jc w:val="center"/>
            </w:pPr>
            <w:r w:rsidRPr="004D4A21">
              <w:rPr>
                <w:sz w:val="16"/>
                <w:szCs w:val="16"/>
              </w:rPr>
              <w:t>3.567</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542" w14:textId="77777777" w:rsidR="003C53B1" w:rsidRPr="004D4A21" w:rsidRDefault="00000000">
            <w:pPr>
              <w:pStyle w:val="Predeterminado"/>
              <w:spacing w:before="40" w:after="40" w:line="240" w:lineRule="auto"/>
              <w:jc w:val="center"/>
            </w:pPr>
            <w:r w:rsidRPr="004D4A21">
              <w:rPr>
                <w:sz w:val="16"/>
                <w:szCs w:val="16"/>
              </w:rPr>
              <w:t>499</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43" w14:textId="77777777" w:rsidR="003C53B1" w:rsidRPr="004D4A21" w:rsidRDefault="00000000">
            <w:pPr>
              <w:pStyle w:val="Predeterminado"/>
              <w:spacing w:before="40" w:after="40" w:line="240" w:lineRule="auto"/>
              <w:jc w:val="center"/>
            </w:pPr>
            <w:r w:rsidRPr="004D4A21">
              <w:rPr>
                <w:sz w:val="16"/>
                <w:szCs w:val="16"/>
              </w:rPr>
              <w:t>0,746</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544" w14:textId="77777777" w:rsidR="003C53B1" w:rsidRPr="004D4A21" w:rsidRDefault="00000000">
            <w:pPr>
              <w:pStyle w:val="Predeterminado"/>
              <w:spacing w:before="40" w:after="40" w:line="240" w:lineRule="auto"/>
              <w:jc w:val="center"/>
            </w:pPr>
            <w:r w:rsidRPr="004D4A21">
              <w:rPr>
                <w:sz w:val="16"/>
                <w:szCs w:val="16"/>
              </w:rPr>
              <w:t>0,705 – 0,784</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545" w14:textId="77777777" w:rsidR="003C53B1" w:rsidRPr="004D4A21" w:rsidRDefault="00000000">
            <w:pPr>
              <w:pStyle w:val="Predeterminado"/>
              <w:spacing w:before="40" w:after="40" w:line="240" w:lineRule="auto"/>
              <w:jc w:val="center"/>
            </w:pPr>
            <w:r w:rsidRPr="004D4A21">
              <w:rPr>
                <w:sz w:val="16"/>
                <w:szCs w:val="16"/>
              </w:rPr>
              <w:t>0,068</w:t>
            </w:r>
          </w:p>
        </w:tc>
      </w:tr>
      <w:tr w:rsidR="003C53B1" w:rsidRPr="004D4A21" w14:paraId="7BBDF54E" w14:textId="77777777">
        <w:trPr>
          <w:cantSplit/>
          <w:jc w:val="center"/>
        </w:trPr>
        <w:tc>
          <w:tcPr>
            <w:tcW w:w="1650" w:type="dxa"/>
            <w:tcBorders>
              <w:top w:val="single" w:sz="4" w:space="0" w:color="000000"/>
              <w:left w:val="single" w:sz="4" w:space="0" w:color="000000"/>
              <w:bottom w:val="single" w:sz="4" w:space="0" w:color="000000"/>
              <w:right w:val="single" w:sz="4" w:space="0" w:color="000000"/>
            </w:tcBorders>
            <w:vAlign w:val="center"/>
          </w:tcPr>
          <w:p w14:paraId="7BBDF547" w14:textId="77777777" w:rsidR="003C53B1" w:rsidRPr="004D4A21" w:rsidRDefault="003C53B1">
            <w:pPr>
              <w:pStyle w:val="Predeterminado"/>
              <w:keepNext/>
              <w:spacing w:before="40" w:after="40" w:line="240" w:lineRule="auto"/>
            </w:pPr>
          </w:p>
        </w:tc>
        <w:tc>
          <w:tcPr>
            <w:tcW w:w="2250" w:type="dxa"/>
            <w:tcBorders>
              <w:top w:val="single" w:sz="4" w:space="0" w:color="000000"/>
              <w:left w:val="single" w:sz="4" w:space="0" w:color="000000"/>
              <w:bottom w:val="single" w:sz="4" w:space="0" w:color="000000"/>
              <w:right w:val="single" w:sz="4" w:space="0" w:color="000000"/>
            </w:tcBorders>
            <w:vAlign w:val="center"/>
          </w:tcPr>
          <w:p w14:paraId="7BBDF548" w14:textId="77777777" w:rsidR="003C53B1" w:rsidRPr="004D4A21" w:rsidRDefault="00000000">
            <w:pPr>
              <w:pStyle w:val="Predeterminado"/>
              <w:keepNext/>
              <w:spacing w:before="40" w:after="40" w:line="240" w:lineRule="auto"/>
            </w:pPr>
            <w:r w:rsidRPr="004D4A21">
              <w:rPr>
                <w:sz w:val="16"/>
                <w:szCs w:val="16"/>
              </w:rPr>
              <w:t>60 años o más</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49" w14:textId="77777777" w:rsidR="003C53B1" w:rsidRPr="004D4A21" w:rsidRDefault="00000000">
            <w:pPr>
              <w:pStyle w:val="Predeterminado"/>
              <w:keepNext/>
              <w:spacing w:before="40" w:after="40" w:line="240" w:lineRule="auto"/>
              <w:jc w:val="center"/>
            </w:pPr>
            <w:r w:rsidRPr="004D4A21">
              <w:rPr>
                <w:sz w:val="16"/>
                <w:szCs w:val="16"/>
              </w:rPr>
              <w:t>468</w:t>
            </w:r>
          </w:p>
        </w:tc>
        <w:tc>
          <w:tcPr>
            <w:tcW w:w="1100" w:type="dxa"/>
            <w:tcBorders>
              <w:top w:val="single" w:sz="4" w:space="0" w:color="000000"/>
              <w:left w:val="single" w:sz="4" w:space="0" w:color="000000"/>
              <w:bottom w:val="single" w:sz="4" w:space="0" w:color="000000"/>
              <w:right w:val="single" w:sz="4" w:space="0" w:color="000000"/>
            </w:tcBorders>
            <w:vAlign w:val="center"/>
          </w:tcPr>
          <w:p w14:paraId="7BBDF54A" w14:textId="77777777" w:rsidR="003C53B1" w:rsidRPr="004D4A21" w:rsidRDefault="00000000">
            <w:pPr>
              <w:pStyle w:val="Predeterminado"/>
              <w:keepNext/>
              <w:spacing w:before="40" w:after="40" w:line="240" w:lineRule="auto"/>
              <w:jc w:val="center"/>
            </w:pPr>
            <w:r w:rsidRPr="004D4A21">
              <w:rPr>
                <w:sz w:val="16"/>
                <w:szCs w:val="16"/>
              </w:rPr>
              <w:t>71</w:t>
            </w:r>
          </w:p>
        </w:tc>
        <w:tc>
          <w:tcPr>
            <w:tcW w:w="900" w:type="dxa"/>
            <w:tcBorders>
              <w:top w:val="single" w:sz="4" w:space="0" w:color="000000"/>
              <w:left w:val="single" w:sz="4" w:space="0" w:color="000000"/>
              <w:bottom w:val="single" w:sz="4" w:space="0" w:color="000000"/>
              <w:right w:val="single" w:sz="4" w:space="0" w:color="000000"/>
            </w:tcBorders>
            <w:vAlign w:val="center"/>
          </w:tcPr>
          <w:p w14:paraId="7BBDF54B" w14:textId="77777777" w:rsidR="003C53B1" w:rsidRPr="004D4A21" w:rsidRDefault="00000000">
            <w:pPr>
              <w:pStyle w:val="Predeterminado"/>
              <w:keepNext/>
              <w:spacing w:before="40" w:after="40" w:line="240" w:lineRule="auto"/>
              <w:jc w:val="center"/>
            </w:pPr>
            <w:r w:rsidRPr="004D4A21">
              <w:rPr>
                <w:sz w:val="16"/>
                <w:szCs w:val="16"/>
              </w:rPr>
              <w:t>0,718</w:t>
            </w:r>
          </w:p>
        </w:tc>
        <w:tc>
          <w:tcPr>
            <w:tcW w:w="1600" w:type="dxa"/>
            <w:tcBorders>
              <w:top w:val="single" w:sz="4" w:space="0" w:color="000000"/>
              <w:left w:val="single" w:sz="4" w:space="0" w:color="000000"/>
              <w:bottom w:val="single" w:sz="4" w:space="0" w:color="000000"/>
              <w:right w:val="single" w:sz="4" w:space="0" w:color="000000"/>
            </w:tcBorders>
            <w:vAlign w:val="center"/>
          </w:tcPr>
          <w:p w14:paraId="7BBDF54C" w14:textId="77777777" w:rsidR="003C53B1" w:rsidRPr="004D4A21" w:rsidRDefault="00000000">
            <w:pPr>
              <w:pStyle w:val="Predeterminado"/>
              <w:keepNext/>
              <w:spacing w:before="40" w:after="40" w:line="240" w:lineRule="auto"/>
              <w:jc w:val="center"/>
            </w:pPr>
            <w:r w:rsidRPr="004D4A21">
              <w:rPr>
                <w:sz w:val="16"/>
                <w:szCs w:val="16"/>
              </w:rPr>
              <w:t>0,606 – 0,817</w:t>
            </w:r>
          </w:p>
        </w:tc>
        <w:tc>
          <w:tcPr>
            <w:tcW w:w="950" w:type="dxa"/>
            <w:tcBorders>
              <w:top w:val="single" w:sz="4" w:space="0" w:color="000000"/>
              <w:left w:val="single" w:sz="4" w:space="0" w:color="000000"/>
              <w:bottom w:val="single" w:sz="4" w:space="0" w:color="000000"/>
              <w:right w:val="single" w:sz="4" w:space="0" w:color="000000"/>
            </w:tcBorders>
            <w:vAlign w:val="center"/>
          </w:tcPr>
          <w:p w14:paraId="7BBDF54D" w14:textId="77777777" w:rsidR="003C53B1" w:rsidRPr="004D4A21" w:rsidRDefault="00000000">
            <w:pPr>
              <w:pStyle w:val="Predeterminado"/>
              <w:keepNext/>
              <w:spacing w:before="40" w:after="40" w:line="240" w:lineRule="auto"/>
              <w:jc w:val="center"/>
            </w:pPr>
            <w:r w:rsidRPr="004D4A21">
              <w:rPr>
                <w:sz w:val="16"/>
                <w:szCs w:val="16"/>
              </w:rPr>
              <w:t>0,053</w:t>
            </w:r>
          </w:p>
        </w:tc>
      </w:tr>
    </w:tbl>
    <w:p w14:paraId="7BBDF54F" w14:textId="77777777" w:rsidR="003C53B1" w:rsidRPr="004D4A21" w:rsidRDefault="00000000">
      <w:pPr>
        <w:pStyle w:val="Cuerpo"/>
        <w:jc w:val="left"/>
        <w:rPr>
          <w:lang w:val="es-EC"/>
          <w:rPrChange w:id="1473" w:author="(Estudiante) Andres Marcelo Olmedo Coronel" w:date="2026-10-26T20:49:00Z" w16du:dateUtc="2026-10-27T01:49:00Z">
            <w:rPr/>
          </w:rPrChange>
        </w:rPr>
      </w:pPr>
      <w:r w:rsidRPr="004D4A21">
        <w:rPr>
          <w:i/>
          <w:iCs/>
          <w:lang w:val="es-EC"/>
          <w:rPrChange w:id="1474" w:author="(Estudiante) Andres Marcelo Olmedo Coronel" w:date="2026-10-26T20:49:00Z" w16du:dateUtc="2026-10-27T01:49:00Z">
            <w:rPr>
              <w:i/>
              <w:iCs/>
            </w:rPr>
          </w:rPrChange>
        </w:rPr>
        <w:t xml:space="preserve">Nota. </w:t>
      </w:r>
      <w:r w:rsidRPr="004D4A21">
        <w:rPr>
          <w:lang w:val="es-EC"/>
          <w:rPrChange w:id="1475" w:author="(Estudiante) Andres Marcelo Olmedo Coronel" w:date="2026-10-26T20:49:00Z" w16du:dateUtc="2026-10-27T01:49:00Z">
            <w:rPr/>
          </w:rPrChange>
        </w:rPr>
        <w:t>Elaboración propia. TVP: tasa de verdaderos positivos para mora_h90 ≥ 31 días; TFP: tasa de falsos positivos.</w:t>
      </w:r>
    </w:p>
    <w:p w14:paraId="7BBDF550" w14:textId="77777777" w:rsidR="003C53B1" w:rsidRPr="004D4A21" w:rsidRDefault="00000000">
      <w:pPr>
        <w:pStyle w:val="Cuerpo"/>
        <w:keepNext/>
        <w:spacing w:after="120"/>
        <w:jc w:val="left"/>
        <w:rPr>
          <w:lang w:val="es-EC"/>
          <w:rPrChange w:id="1476" w:author="(Estudiante) Andres Marcelo Olmedo Coronel" w:date="2026-10-26T20:49:00Z" w16du:dateUtc="2026-10-27T01:49:00Z">
            <w:rPr/>
          </w:rPrChange>
        </w:rPr>
      </w:pPr>
      <w:r w:rsidRPr="004D4A21">
        <w:rPr>
          <w:b/>
          <w:bCs/>
          <w:lang w:val="es-EC"/>
          <w:rPrChange w:id="1477" w:author="(Estudiante) Andres Marcelo Olmedo Coronel" w:date="2026-10-26T20:49:00Z" w16du:dateUtc="2026-10-27T01:49:00Z">
            <w:rPr>
              <w:b/>
              <w:bCs/>
            </w:rPr>
          </w:rPrChange>
        </w:rPr>
        <w:lastRenderedPageBreak/>
        <w:t>Eficiencia y tiempo de respuesta</w:t>
      </w:r>
    </w:p>
    <w:p w14:paraId="7BBDF551" w14:textId="77777777" w:rsidR="003C53B1" w:rsidRPr="004D4A21" w:rsidRDefault="00000000">
      <w:pPr>
        <w:pStyle w:val="Cuerpo"/>
        <w:rPr>
          <w:lang w:val="es-EC"/>
          <w:rPrChange w:id="1478" w:author="(Estudiante) Andres Marcelo Olmedo Coronel" w:date="2026-10-26T20:49:00Z" w16du:dateUtc="2026-10-27T01:49:00Z">
            <w:rPr/>
          </w:rPrChange>
        </w:rPr>
      </w:pPr>
      <w:r w:rsidRPr="004D4A21">
        <w:rPr>
          <w:lang w:val="es-EC"/>
          <w:rPrChange w:id="1479" w:author="(Estudiante) Andres Marcelo Olmedo Coronel" w:date="2026-10-26T20:49:00Z" w16du:dateUtc="2026-10-27T01:49:00Z">
            <w:rPr/>
          </w:rPrChange>
        </w:rPr>
        <w:t>La inferencia del pipeline, incluido el preprocesamiento, requirió una mediana de 10,5 ms y un percentil 95 de 16,7 ms por cliente, y 0,46 s para los 9.000 registros de la prueba futura en una CPU estándar; el entrenamiento completo tomó 25 s. Estos tiempos cumplen el umbral de 2 s para el modelo; en la aplicación, las cargas se procesan por lotes en Azure Machine Learning y sus resultados quedan disponibles en pocos minutos, tiempo adecuado para un proceso mensual de priorización.</w:t>
      </w:r>
    </w:p>
    <w:p w14:paraId="7BBDF552" w14:textId="77777777" w:rsidR="003C53B1" w:rsidRPr="004D4A21" w:rsidRDefault="00000000">
      <w:pPr>
        <w:pStyle w:val="Cuerpo"/>
        <w:keepNext/>
        <w:spacing w:after="120"/>
        <w:jc w:val="left"/>
        <w:rPr>
          <w:lang w:val="es-EC"/>
          <w:rPrChange w:id="1480" w:author="(Estudiante) Andres Marcelo Olmedo Coronel" w:date="2026-10-26T20:49:00Z" w16du:dateUtc="2026-10-27T01:49:00Z">
            <w:rPr/>
          </w:rPrChange>
        </w:rPr>
      </w:pPr>
      <w:r w:rsidRPr="004D4A21">
        <w:rPr>
          <w:b/>
          <w:bCs/>
          <w:lang w:val="es-EC"/>
          <w:rPrChange w:id="1481" w:author="(Estudiante) Andres Marcelo Olmedo Coronel" w:date="2026-10-26T20:49:00Z" w16du:dateUtc="2026-10-27T01:49:00Z">
            <w:rPr>
              <w:b/>
              <w:bCs/>
            </w:rPr>
          </w:rPrChange>
        </w:rPr>
        <w:t>Cumplimiento de criterios y objetivos</w:t>
      </w:r>
    </w:p>
    <w:p w14:paraId="7BBDF553" w14:textId="77777777" w:rsidR="003C53B1" w:rsidRPr="004D4A21" w:rsidRDefault="00000000">
      <w:pPr>
        <w:pStyle w:val="Cuerpo"/>
        <w:rPr>
          <w:lang w:val="es-EC"/>
          <w:rPrChange w:id="1482" w:author="(Estudiante) Andres Marcelo Olmedo Coronel" w:date="2026-10-26T20:49:00Z" w16du:dateUtc="2026-10-27T01:49:00Z">
            <w:rPr/>
          </w:rPrChange>
        </w:rPr>
      </w:pPr>
      <w:r w:rsidRPr="004D4A21">
        <w:rPr>
          <w:lang w:val="es-EC"/>
          <w:rPrChange w:id="1483" w:author="(Estudiante) Andres Marcelo Olmedo Coronel" w:date="2026-10-26T20:49:00Z" w16du:dateUtc="2026-10-27T01:49:00Z">
            <w:rPr/>
          </w:rPrChange>
        </w:rPr>
        <w:t>La Tabla 18 contrasta los resultados con los criterios de la Tabla 5 y la Tabla 19 resume el estado de cada objetivo específico.</w:t>
      </w:r>
    </w:p>
    <w:p w14:paraId="7BBDF554" w14:textId="77777777" w:rsidR="003C53B1" w:rsidRPr="004D4A21" w:rsidRDefault="00000000">
      <w:pPr>
        <w:pStyle w:val="Cuerpo"/>
        <w:keepNext/>
        <w:spacing w:after="0"/>
        <w:jc w:val="left"/>
        <w:rPr>
          <w:lang w:val="es-EC"/>
          <w:rPrChange w:id="1484" w:author="(Estudiante) Andres Marcelo Olmedo Coronel" w:date="2026-10-26T20:49:00Z" w16du:dateUtc="2026-10-27T01:49:00Z">
            <w:rPr/>
          </w:rPrChange>
        </w:rPr>
      </w:pPr>
      <w:r w:rsidRPr="004D4A21">
        <w:rPr>
          <w:b/>
          <w:bCs/>
          <w:lang w:val="es-EC"/>
          <w:rPrChange w:id="1485" w:author="(Estudiante) Andres Marcelo Olmedo Coronel" w:date="2026-10-26T20:49:00Z" w16du:dateUtc="2026-10-27T01:49:00Z">
            <w:rPr>
              <w:b/>
              <w:bCs/>
            </w:rPr>
          </w:rPrChange>
        </w:rPr>
        <w:t>Tabla 18</w:t>
      </w:r>
    </w:p>
    <w:p w14:paraId="7BBDF555" w14:textId="77777777" w:rsidR="003C53B1" w:rsidRPr="004D4A21" w:rsidRDefault="00000000">
      <w:pPr>
        <w:pStyle w:val="Cuerpo"/>
        <w:keepNext/>
        <w:jc w:val="left"/>
        <w:rPr>
          <w:lang w:val="es-EC"/>
          <w:rPrChange w:id="1486" w:author="(Estudiante) Andres Marcelo Olmedo Coronel" w:date="2026-10-26T20:49:00Z" w16du:dateUtc="2026-10-27T01:49:00Z">
            <w:rPr/>
          </w:rPrChange>
        </w:rPr>
      </w:pPr>
      <w:r w:rsidRPr="004D4A21">
        <w:rPr>
          <w:i/>
          <w:iCs/>
          <w:lang w:val="es-EC"/>
          <w:rPrChange w:id="1487" w:author="(Estudiante) Andres Marcelo Olmedo Coronel" w:date="2026-10-26T20:49:00Z" w16du:dateUtc="2026-10-27T01:49:00Z">
            <w:rPr>
              <w:i/>
              <w:iCs/>
            </w:rPr>
          </w:rPrChange>
        </w:rPr>
        <w:t>Cumplimiento de los criterios de aceptación</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1900"/>
        <w:gridCol w:w="3600"/>
        <w:gridCol w:w="2350"/>
        <w:gridCol w:w="1500"/>
      </w:tblGrid>
      <w:tr w:rsidR="003C53B1" w:rsidRPr="004D4A21" w14:paraId="7BBDF55A"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556" w14:textId="77777777" w:rsidR="003C53B1" w:rsidRPr="004D4A21" w:rsidRDefault="00000000">
            <w:pPr>
              <w:pStyle w:val="Predeterminado"/>
              <w:keepNext/>
              <w:spacing w:before="40" w:after="40" w:line="240" w:lineRule="auto"/>
              <w:jc w:val="center"/>
            </w:pPr>
            <w:r w:rsidRPr="004D4A21">
              <w:rPr>
                <w:b/>
                <w:bCs/>
                <w:sz w:val="16"/>
                <w:szCs w:val="16"/>
              </w:rPr>
              <w:t>Dimensión</w:t>
            </w:r>
          </w:p>
        </w:tc>
        <w:tc>
          <w:tcPr>
            <w:tcW w:w="3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557" w14:textId="77777777" w:rsidR="003C53B1" w:rsidRPr="004D4A21" w:rsidRDefault="00000000">
            <w:pPr>
              <w:pStyle w:val="Predeterminado"/>
              <w:keepNext/>
              <w:spacing w:before="40" w:after="40" w:line="240" w:lineRule="auto"/>
              <w:jc w:val="center"/>
            </w:pPr>
            <w:r w:rsidRPr="004D4A21">
              <w:rPr>
                <w:b/>
                <w:bCs/>
                <w:sz w:val="16"/>
                <w:szCs w:val="16"/>
              </w:rPr>
              <w:t>Criterio</w:t>
            </w:r>
          </w:p>
        </w:tc>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558" w14:textId="77777777" w:rsidR="003C53B1" w:rsidRPr="004D4A21" w:rsidRDefault="00000000">
            <w:pPr>
              <w:pStyle w:val="Predeterminado"/>
              <w:keepNext/>
              <w:spacing w:before="40" w:after="40" w:line="240" w:lineRule="auto"/>
              <w:jc w:val="center"/>
            </w:pPr>
            <w:r w:rsidRPr="004D4A21">
              <w:rPr>
                <w:b/>
                <w:bCs/>
                <w:sz w:val="16"/>
                <w:szCs w:val="16"/>
              </w:rPr>
              <w:t>Resultado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559" w14:textId="77777777" w:rsidR="003C53B1" w:rsidRPr="004D4A21" w:rsidRDefault="00000000">
            <w:pPr>
              <w:pStyle w:val="Predeterminado"/>
              <w:keepNext/>
              <w:spacing w:before="40" w:after="40" w:line="240" w:lineRule="auto"/>
              <w:jc w:val="center"/>
            </w:pPr>
            <w:r w:rsidRPr="004D4A21">
              <w:rPr>
                <w:b/>
                <w:bCs/>
                <w:sz w:val="16"/>
                <w:szCs w:val="16"/>
              </w:rPr>
              <w:t>Estado</w:t>
            </w:r>
          </w:p>
        </w:tc>
      </w:tr>
      <w:tr w:rsidR="003C53B1" w:rsidRPr="004D4A21" w14:paraId="7BBDF55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5B" w14:textId="77777777" w:rsidR="003C53B1" w:rsidRPr="004D4A21" w:rsidRDefault="00000000">
            <w:pPr>
              <w:pStyle w:val="Predeterminado"/>
              <w:spacing w:before="40" w:after="40" w:line="240" w:lineRule="auto"/>
            </w:pPr>
            <w:r w:rsidRPr="004D4A21">
              <w:rPr>
                <w:sz w:val="16"/>
                <w:szCs w:val="16"/>
              </w:rPr>
              <w:t>Desempeño global</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5C" w14:textId="77777777" w:rsidR="003C53B1" w:rsidRPr="004D4A21" w:rsidRDefault="00000000">
            <w:pPr>
              <w:pStyle w:val="Predeterminado"/>
              <w:spacing w:before="40" w:after="40" w:line="240" w:lineRule="auto"/>
            </w:pPr>
            <w:r w:rsidRPr="004D4A21">
              <w:rPr>
                <w:sz w:val="16"/>
                <w:szCs w:val="16"/>
              </w:rPr>
              <w:t>F1 macro en la prueba futura ≥ 0,80</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5D" w14:textId="77777777" w:rsidR="003C53B1" w:rsidRPr="004D4A21" w:rsidRDefault="00000000">
            <w:pPr>
              <w:pStyle w:val="Predeterminado"/>
              <w:spacing w:before="40" w:after="40" w:line="240" w:lineRule="auto"/>
            </w:pPr>
            <w:r w:rsidRPr="004D4A21">
              <w:rPr>
                <w:sz w:val="16"/>
                <w:szCs w:val="16"/>
              </w:rPr>
              <w:t>0,353</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5E" w14:textId="77777777" w:rsidR="003C53B1" w:rsidRPr="004D4A21" w:rsidRDefault="00000000">
            <w:pPr>
              <w:pStyle w:val="Predeterminado"/>
              <w:spacing w:before="40" w:after="40" w:line="240" w:lineRule="auto"/>
            </w:pPr>
            <w:r w:rsidRPr="004D4A21">
              <w:rPr>
                <w:sz w:val="16"/>
                <w:szCs w:val="16"/>
              </w:rPr>
              <w:t>No cumple</w:t>
            </w:r>
          </w:p>
        </w:tc>
      </w:tr>
      <w:tr w:rsidR="003C53B1" w:rsidRPr="004D4A21" w14:paraId="7BBDF56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60" w14:textId="77777777" w:rsidR="003C53B1" w:rsidRPr="004D4A21" w:rsidRDefault="00000000">
            <w:pPr>
              <w:pStyle w:val="Predeterminado"/>
              <w:spacing w:before="40" w:after="40" w:line="240" w:lineRule="auto"/>
            </w:pPr>
            <w:r w:rsidRPr="004D4A21">
              <w:rPr>
                <w:sz w:val="16"/>
                <w:szCs w:val="16"/>
              </w:rPr>
              <w:t>Valor frente a la línea base</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61" w14:textId="77777777" w:rsidR="003C53B1" w:rsidRPr="004D4A21" w:rsidRDefault="00000000">
            <w:pPr>
              <w:pStyle w:val="Predeterminado"/>
              <w:spacing w:before="40" w:after="40" w:line="240" w:lineRule="auto"/>
            </w:pPr>
            <w:r w:rsidRPr="004D4A21">
              <w:rPr>
                <w:sz w:val="16"/>
                <w:szCs w:val="16"/>
              </w:rPr>
              <w:t>Mejora del F1 macro medio en validación frente a la regresión logística ≥ 1 punto porcentual</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62" w14:textId="77777777" w:rsidR="003C53B1" w:rsidRPr="004D4A21" w:rsidRDefault="00000000">
            <w:pPr>
              <w:pStyle w:val="Predeterminado"/>
              <w:spacing w:before="40" w:after="40" w:line="240" w:lineRule="auto"/>
            </w:pPr>
            <w:r w:rsidRPr="004D4A21">
              <w:rPr>
                <w:sz w:val="16"/>
                <w:szCs w:val="16"/>
              </w:rPr>
              <w:t>+1,0 pp (0,340 frente a 0,330); +3,1 pp frente a la regla</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63" w14:textId="77777777" w:rsidR="003C53B1" w:rsidRPr="004D4A21" w:rsidRDefault="00000000">
            <w:pPr>
              <w:pStyle w:val="Predeterminado"/>
              <w:spacing w:before="40" w:after="40" w:line="240" w:lineRule="auto"/>
            </w:pPr>
            <w:r w:rsidRPr="004D4A21">
              <w:rPr>
                <w:sz w:val="16"/>
                <w:szCs w:val="16"/>
              </w:rPr>
              <w:t>Cumple (en el límite)</w:t>
            </w:r>
          </w:p>
        </w:tc>
      </w:tr>
      <w:tr w:rsidR="003C53B1" w:rsidRPr="004D4A21" w14:paraId="7BBDF569"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65" w14:textId="77777777" w:rsidR="003C53B1" w:rsidRPr="004D4A21" w:rsidRDefault="00000000">
            <w:pPr>
              <w:pStyle w:val="Predeterminado"/>
              <w:spacing w:before="40" w:after="40" w:line="240" w:lineRule="auto"/>
            </w:pPr>
            <w:r w:rsidRPr="004D4A21">
              <w:rPr>
                <w:sz w:val="16"/>
                <w:szCs w:val="16"/>
              </w:rPr>
              <w:t>Superioridad sobre la regla vigente</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66" w14:textId="77777777" w:rsidR="003C53B1" w:rsidRPr="004D4A21" w:rsidRDefault="00000000">
            <w:pPr>
              <w:pStyle w:val="Predeterminado"/>
              <w:spacing w:before="40" w:after="40" w:line="240" w:lineRule="auto"/>
            </w:pPr>
            <w:r w:rsidRPr="004D4A21">
              <w:rPr>
                <w:sz w:val="16"/>
                <w:szCs w:val="16"/>
              </w:rPr>
              <w:t>IC 95 % del F1 macro sin solapamiento con el de la regla institucional</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67" w14:textId="77777777" w:rsidR="003C53B1" w:rsidRPr="004D4A21" w:rsidRDefault="00000000">
            <w:pPr>
              <w:pStyle w:val="Predeterminado"/>
              <w:spacing w:before="40" w:after="40" w:line="240" w:lineRule="auto"/>
            </w:pPr>
            <w:r w:rsidRPr="004D4A21">
              <w:rPr>
                <w:sz w:val="16"/>
                <w:szCs w:val="16"/>
              </w:rPr>
              <w:t>0,329–0,357 frente a 0,302–0,318</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68" w14:textId="77777777" w:rsidR="003C53B1" w:rsidRPr="004D4A21" w:rsidRDefault="00000000">
            <w:pPr>
              <w:pStyle w:val="Predeterminado"/>
              <w:spacing w:before="40" w:after="40" w:line="240" w:lineRule="auto"/>
            </w:pPr>
            <w:r w:rsidRPr="004D4A21">
              <w:rPr>
                <w:sz w:val="16"/>
                <w:szCs w:val="16"/>
              </w:rPr>
              <w:t>Cumple</w:t>
            </w:r>
          </w:p>
        </w:tc>
      </w:tr>
      <w:tr w:rsidR="003C53B1" w:rsidRPr="004D4A21" w14:paraId="7BBDF56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6A" w14:textId="77777777" w:rsidR="003C53B1" w:rsidRPr="004D4A21" w:rsidRDefault="00000000">
            <w:pPr>
              <w:pStyle w:val="Predeterminado"/>
              <w:spacing w:before="40" w:after="40" w:line="240" w:lineRule="auto"/>
            </w:pPr>
            <w:r w:rsidRPr="004D4A21">
              <w:rPr>
                <w:sz w:val="16"/>
                <w:szCs w:val="16"/>
              </w:rPr>
              <w:t>Detección por severidad</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6B" w14:textId="77777777" w:rsidR="003C53B1" w:rsidRPr="004D4A21" w:rsidRDefault="00000000">
            <w:pPr>
              <w:pStyle w:val="Predeterminado"/>
              <w:spacing w:before="40" w:after="40" w:line="240" w:lineRule="auto"/>
            </w:pPr>
            <w:r w:rsidRPr="004D4A21">
              <w:rPr>
                <w:sz w:val="16"/>
                <w:szCs w:val="16"/>
              </w:rPr>
              <w:t>Recobrado de cada categoría de mora ≥ 0,90</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6C" w14:textId="77777777" w:rsidR="003C53B1" w:rsidRPr="004D4A21" w:rsidRDefault="00000000">
            <w:pPr>
              <w:pStyle w:val="Predeterminado"/>
              <w:spacing w:before="40" w:after="40" w:line="240" w:lineRule="auto"/>
            </w:pPr>
            <w:r w:rsidRPr="004D4A21">
              <w:rPr>
                <w:sz w:val="16"/>
                <w:szCs w:val="16"/>
              </w:rPr>
              <w:t>Entre 0,060 y 0,848</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6D" w14:textId="77777777" w:rsidR="003C53B1" w:rsidRPr="004D4A21" w:rsidRDefault="00000000">
            <w:pPr>
              <w:pStyle w:val="Predeterminado"/>
              <w:spacing w:before="40" w:after="40" w:line="240" w:lineRule="auto"/>
            </w:pPr>
            <w:r w:rsidRPr="004D4A21">
              <w:rPr>
                <w:sz w:val="16"/>
                <w:szCs w:val="16"/>
              </w:rPr>
              <w:t>No cumple</w:t>
            </w:r>
          </w:p>
        </w:tc>
      </w:tr>
      <w:tr w:rsidR="003C53B1" w:rsidRPr="004D4A21" w14:paraId="7BBDF57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6F" w14:textId="77777777" w:rsidR="003C53B1" w:rsidRPr="004D4A21" w:rsidRDefault="00000000">
            <w:pPr>
              <w:pStyle w:val="Predeterminado"/>
              <w:spacing w:before="40" w:after="40" w:line="240" w:lineRule="auto"/>
            </w:pPr>
            <w:r w:rsidRPr="004D4A21">
              <w:rPr>
                <w:sz w:val="16"/>
                <w:szCs w:val="16"/>
              </w:rPr>
              <w:t>Estabilidad temporal</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70" w14:textId="77777777" w:rsidR="003C53B1" w:rsidRPr="004D4A21" w:rsidRDefault="00000000">
            <w:pPr>
              <w:pStyle w:val="Predeterminado"/>
              <w:spacing w:before="40" w:after="40" w:line="240" w:lineRule="auto"/>
            </w:pPr>
            <w:r w:rsidRPr="004D4A21">
              <w:rPr>
                <w:sz w:val="16"/>
                <w:szCs w:val="16"/>
              </w:rPr>
              <w:t>Desviación estándar del F1 macro entre ventanas ≤ 2 pp</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71" w14:textId="77777777" w:rsidR="003C53B1" w:rsidRPr="004D4A21" w:rsidRDefault="00000000">
            <w:pPr>
              <w:pStyle w:val="Predeterminado"/>
              <w:spacing w:before="40" w:after="40" w:line="240" w:lineRule="auto"/>
            </w:pPr>
            <w:r w:rsidRPr="004D4A21">
              <w:rPr>
                <w:sz w:val="16"/>
                <w:szCs w:val="16"/>
              </w:rPr>
              <w:t>1,7 pp</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72" w14:textId="77777777" w:rsidR="003C53B1" w:rsidRPr="004D4A21" w:rsidRDefault="00000000">
            <w:pPr>
              <w:pStyle w:val="Predeterminado"/>
              <w:spacing w:before="40" w:after="40" w:line="240" w:lineRule="auto"/>
            </w:pPr>
            <w:r w:rsidRPr="004D4A21">
              <w:rPr>
                <w:sz w:val="16"/>
                <w:szCs w:val="16"/>
              </w:rPr>
              <w:t>Cumple</w:t>
            </w:r>
          </w:p>
        </w:tc>
      </w:tr>
      <w:tr w:rsidR="003C53B1" w:rsidRPr="004D4A21" w14:paraId="7BBDF57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74" w14:textId="77777777" w:rsidR="003C53B1" w:rsidRPr="004D4A21" w:rsidRDefault="00000000">
            <w:pPr>
              <w:pStyle w:val="Predeterminado"/>
              <w:spacing w:before="40" w:after="40" w:line="240" w:lineRule="auto"/>
            </w:pPr>
            <w:r w:rsidRPr="004D4A21">
              <w:rPr>
                <w:sz w:val="16"/>
                <w:szCs w:val="16"/>
              </w:rPr>
              <w:t>Robustez</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75" w14:textId="77777777" w:rsidR="003C53B1" w:rsidRPr="004D4A21" w:rsidRDefault="00000000">
            <w:pPr>
              <w:pStyle w:val="Predeterminado"/>
              <w:spacing w:before="40" w:after="40" w:line="240" w:lineRule="auto"/>
            </w:pPr>
            <w:r w:rsidRPr="004D4A21">
              <w:rPr>
                <w:sz w:val="16"/>
                <w:szCs w:val="16"/>
              </w:rPr>
              <w:t>Diferencia entre F1 macro de validación y de prueba futura ≤ 2 pp</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76" w14:textId="77777777" w:rsidR="003C53B1" w:rsidRPr="004D4A21" w:rsidRDefault="00000000">
            <w:pPr>
              <w:pStyle w:val="Predeterminado"/>
              <w:spacing w:before="40" w:after="40" w:line="240" w:lineRule="auto"/>
            </w:pPr>
            <w:r w:rsidRPr="004D4A21">
              <w:rPr>
                <w:sz w:val="16"/>
                <w:szCs w:val="16"/>
              </w:rPr>
              <w:t>1,3 pp</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77" w14:textId="77777777" w:rsidR="003C53B1" w:rsidRPr="004D4A21" w:rsidRDefault="00000000">
            <w:pPr>
              <w:pStyle w:val="Predeterminado"/>
              <w:spacing w:before="40" w:after="40" w:line="240" w:lineRule="auto"/>
            </w:pPr>
            <w:r w:rsidRPr="004D4A21">
              <w:rPr>
                <w:sz w:val="16"/>
                <w:szCs w:val="16"/>
              </w:rPr>
              <w:t>Cumple</w:t>
            </w:r>
          </w:p>
        </w:tc>
      </w:tr>
      <w:tr w:rsidR="003C53B1" w:rsidRPr="004D4A21" w14:paraId="7BBDF57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79" w14:textId="77777777" w:rsidR="003C53B1" w:rsidRPr="004D4A21" w:rsidRDefault="00000000">
            <w:pPr>
              <w:pStyle w:val="Predeterminado"/>
              <w:spacing w:before="40" w:after="40" w:line="240" w:lineRule="auto"/>
            </w:pPr>
            <w:r w:rsidRPr="004D4A21">
              <w:rPr>
                <w:sz w:val="16"/>
                <w:szCs w:val="16"/>
              </w:rPr>
              <w:t>Calibración</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7A" w14:textId="77777777" w:rsidR="003C53B1" w:rsidRPr="004D4A21" w:rsidRDefault="00000000">
            <w:pPr>
              <w:pStyle w:val="Predeterminado"/>
              <w:spacing w:before="40" w:after="40" w:line="240" w:lineRule="auto"/>
            </w:pPr>
            <w:r w:rsidRPr="004D4A21">
              <w:rPr>
                <w:sz w:val="16"/>
                <w:szCs w:val="16"/>
              </w:rPr>
              <w:t>Pérdida logarítmica en la prueba futura ≤ 0,10</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7B" w14:textId="77777777" w:rsidR="003C53B1" w:rsidRPr="004D4A21" w:rsidRDefault="00000000">
            <w:pPr>
              <w:pStyle w:val="Predeterminado"/>
              <w:spacing w:before="40" w:after="40" w:line="240" w:lineRule="auto"/>
            </w:pPr>
            <w:r w:rsidRPr="004D4A21">
              <w:rPr>
                <w:sz w:val="16"/>
                <w:szCs w:val="16"/>
              </w:rPr>
              <w:t>0,662 tras recalibrar</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7C" w14:textId="77777777" w:rsidR="003C53B1" w:rsidRPr="004D4A21" w:rsidRDefault="00000000">
            <w:pPr>
              <w:pStyle w:val="Predeterminado"/>
              <w:spacing w:before="40" w:after="40" w:line="240" w:lineRule="auto"/>
            </w:pPr>
            <w:r w:rsidRPr="004D4A21">
              <w:rPr>
                <w:sz w:val="16"/>
                <w:szCs w:val="16"/>
              </w:rPr>
              <w:t>No cumple</w:t>
            </w:r>
          </w:p>
        </w:tc>
      </w:tr>
      <w:tr w:rsidR="003C53B1" w:rsidRPr="004D4A21" w14:paraId="7BBDF58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7E" w14:textId="77777777" w:rsidR="003C53B1" w:rsidRPr="004D4A21" w:rsidRDefault="00000000">
            <w:pPr>
              <w:pStyle w:val="Predeterminado"/>
              <w:spacing w:before="40" w:after="40" w:line="240" w:lineRule="auto"/>
            </w:pPr>
            <w:r w:rsidRPr="004D4A21">
              <w:rPr>
                <w:sz w:val="16"/>
                <w:szCs w:val="16"/>
              </w:rPr>
              <w:t>Equidad</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7F" w14:textId="77777777" w:rsidR="003C53B1" w:rsidRPr="004D4A21" w:rsidRDefault="00000000">
            <w:pPr>
              <w:pStyle w:val="Predeterminado"/>
              <w:spacing w:before="40" w:after="40" w:line="240" w:lineRule="auto"/>
            </w:pPr>
            <w:r w:rsidRPr="004D4A21">
              <w:rPr>
                <w:sz w:val="16"/>
                <w:szCs w:val="16"/>
              </w:rPr>
              <w:t>Brecha máxima de TVP entre subgrupos ≤ 5 pp</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80" w14:textId="77777777" w:rsidR="003C53B1" w:rsidRPr="004D4A21" w:rsidRDefault="00000000">
            <w:pPr>
              <w:pStyle w:val="Predeterminado"/>
              <w:spacing w:before="40" w:after="40" w:line="240" w:lineRule="auto"/>
            </w:pPr>
            <w:r w:rsidRPr="004D4A21">
              <w:rPr>
                <w:sz w:val="16"/>
                <w:szCs w:val="16"/>
              </w:rPr>
              <w:t>10,8 a 14,2 pp (IC solapados)</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81" w14:textId="77777777" w:rsidR="003C53B1" w:rsidRPr="004D4A21" w:rsidRDefault="00000000">
            <w:pPr>
              <w:pStyle w:val="Predeterminado"/>
              <w:spacing w:before="40" w:after="40" w:line="240" w:lineRule="auto"/>
            </w:pPr>
            <w:r w:rsidRPr="004D4A21">
              <w:rPr>
                <w:sz w:val="16"/>
                <w:szCs w:val="16"/>
              </w:rPr>
              <w:t>No cumple</w:t>
            </w:r>
          </w:p>
        </w:tc>
      </w:tr>
      <w:tr w:rsidR="003C53B1" w:rsidRPr="004D4A21" w14:paraId="7BBDF58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83" w14:textId="77777777" w:rsidR="003C53B1" w:rsidRPr="004D4A21" w:rsidRDefault="00000000">
            <w:pPr>
              <w:pStyle w:val="Predeterminado"/>
              <w:spacing w:before="40" w:after="40" w:line="240" w:lineRule="auto"/>
            </w:pPr>
            <w:r w:rsidRPr="004D4A21">
              <w:rPr>
                <w:sz w:val="16"/>
                <w:szCs w:val="16"/>
              </w:rPr>
              <w:t>Explicabilidad</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84" w14:textId="77777777" w:rsidR="003C53B1" w:rsidRPr="004D4A21" w:rsidRDefault="00000000">
            <w:pPr>
              <w:pStyle w:val="Predeterminado"/>
              <w:spacing w:before="40" w:after="40" w:line="240" w:lineRule="auto"/>
            </w:pPr>
            <w:r w:rsidRPr="004D4A21">
              <w:rPr>
                <w:sz w:val="16"/>
                <w:szCs w:val="16"/>
              </w:rPr>
              <w:t>Explicación SHAP disponible para cada predicción</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85" w14:textId="77777777" w:rsidR="003C53B1" w:rsidRPr="004D4A21" w:rsidRDefault="00000000">
            <w:pPr>
              <w:pStyle w:val="Predeterminado"/>
              <w:spacing w:before="40" w:after="40" w:line="240" w:lineRule="auto"/>
            </w:pPr>
            <w:r w:rsidRPr="004D4A21">
              <w:rPr>
                <w:sz w:val="16"/>
                <w:szCs w:val="16"/>
              </w:rPr>
              <w:t>SHAP global y local implementado</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86" w14:textId="77777777" w:rsidR="003C53B1" w:rsidRPr="004D4A21" w:rsidRDefault="00000000">
            <w:pPr>
              <w:pStyle w:val="Predeterminado"/>
              <w:spacing w:before="40" w:after="40" w:line="240" w:lineRule="auto"/>
            </w:pPr>
            <w:r w:rsidRPr="004D4A21">
              <w:rPr>
                <w:sz w:val="16"/>
                <w:szCs w:val="16"/>
              </w:rPr>
              <w:t>Cumple</w:t>
            </w:r>
          </w:p>
        </w:tc>
      </w:tr>
      <w:tr w:rsidR="003C53B1" w:rsidRPr="004D4A21" w14:paraId="7BBDF58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88" w14:textId="77777777" w:rsidR="003C53B1" w:rsidRPr="004D4A21" w:rsidRDefault="00000000">
            <w:pPr>
              <w:pStyle w:val="Predeterminado"/>
              <w:spacing w:before="40" w:after="40" w:line="240" w:lineRule="auto"/>
            </w:pPr>
            <w:r w:rsidRPr="004D4A21">
              <w:rPr>
                <w:sz w:val="16"/>
                <w:szCs w:val="16"/>
              </w:rPr>
              <w:t>Operación</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89" w14:textId="77777777" w:rsidR="003C53B1" w:rsidRPr="004D4A21" w:rsidRDefault="00000000">
            <w:pPr>
              <w:pStyle w:val="Predeterminado"/>
              <w:spacing w:before="40" w:after="40" w:line="240" w:lineRule="auto"/>
            </w:pPr>
            <w:r w:rsidRPr="004D4A21">
              <w:rPr>
                <w:sz w:val="16"/>
                <w:szCs w:val="16"/>
              </w:rPr>
              <w:t>Latencia p95 por consulta ≤ 2 s</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8A" w14:textId="77777777" w:rsidR="003C53B1" w:rsidRPr="004D4A21" w:rsidRDefault="00000000">
            <w:pPr>
              <w:pStyle w:val="Predeterminado"/>
              <w:spacing w:before="40" w:after="40" w:line="240" w:lineRule="auto"/>
            </w:pPr>
            <w:r w:rsidRPr="004D4A21">
              <w:t>16,7 ms en el modelo; inferencia por lotes en Azure ML</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8B" w14:textId="77777777" w:rsidR="003C53B1" w:rsidRPr="004D4A21" w:rsidRDefault="00000000">
            <w:pPr>
              <w:pStyle w:val="Predeterminado"/>
              <w:spacing w:before="40" w:after="40" w:line="240" w:lineRule="auto"/>
            </w:pPr>
            <w:r w:rsidRPr="004D4A21">
              <w:rPr>
                <w:sz w:val="16"/>
                <w:szCs w:val="16"/>
              </w:rPr>
              <w:t>Cumple en el modelo</w:t>
            </w:r>
          </w:p>
        </w:tc>
      </w:tr>
      <w:tr w:rsidR="003C53B1" w:rsidRPr="004D4A21" w14:paraId="7BBDF59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8D" w14:textId="77777777" w:rsidR="003C53B1" w:rsidRPr="004D4A21" w:rsidRDefault="00000000">
            <w:pPr>
              <w:pStyle w:val="Predeterminado"/>
              <w:keepNext/>
              <w:spacing w:before="40" w:after="40" w:line="240" w:lineRule="auto"/>
            </w:pPr>
            <w:r w:rsidRPr="004D4A21">
              <w:rPr>
                <w:sz w:val="16"/>
                <w:szCs w:val="16"/>
              </w:rPr>
              <w:t>Aceptación de usuario</w:t>
            </w:r>
          </w:p>
        </w:tc>
        <w:tc>
          <w:tcPr>
            <w:tcW w:w="3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8E" w14:textId="77777777" w:rsidR="003C53B1" w:rsidRPr="004D4A21" w:rsidRDefault="00000000">
            <w:pPr>
              <w:pStyle w:val="Predeterminado"/>
              <w:keepNext/>
              <w:spacing w:before="40" w:after="40" w:line="240" w:lineRule="auto"/>
            </w:pPr>
            <w:r w:rsidRPr="004D4A21">
              <w:rPr>
                <w:sz w:val="16"/>
                <w:szCs w:val="16"/>
              </w:rPr>
              <w:t>Casos críticos de la UAT aprobados = 100 %</w:t>
            </w:r>
          </w:p>
        </w:tc>
        <w:tc>
          <w:tcPr>
            <w:tcW w:w="235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8F" w14:textId="77777777" w:rsidR="003C53B1" w:rsidRPr="004D4A21" w:rsidRDefault="00000000">
            <w:pPr>
              <w:pStyle w:val="Predeterminado"/>
              <w:keepNext/>
              <w:spacing w:before="40" w:after="40" w:line="240" w:lineRule="auto"/>
            </w:pPr>
            <w:r w:rsidRPr="004D4A21">
              <w:rPr>
                <w:sz w:val="16"/>
                <w:szCs w:val="16"/>
              </w:rPr>
              <w:t>Pendiente (Sprint 4)</w:t>
            </w:r>
          </w:p>
        </w:tc>
        <w:tc>
          <w:tcPr>
            <w:tcW w:w="15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90" w14:textId="77777777" w:rsidR="003C53B1" w:rsidRPr="004D4A21" w:rsidRDefault="00000000">
            <w:pPr>
              <w:pStyle w:val="Predeterminado"/>
              <w:keepNext/>
              <w:spacing w:before="40" w:after="40" w:line="240" w:lineRule="auto"/>
            </w:pPr>
            <w:r w:rsidRPr="004D4A21">
              <w:rPr>
                <w:sz w:val="16"/>
                <w:szCs w:val="16"/>
              </w:rPr>
              <w:t>Pendiente</w:t>
            </w:r>
          </w:p>
        </w:tc>
      </w:tr>
    </w:tbl>
    <w:p w14:paraId="7BBDF592" w14:textId="77777777" w:rsidR="003C53B1" w:rsidRPr="004D4A21" w:rsidRDefault="00000000">
      <w:pPr>
        <w:pStyle w:val="Cuerpo"/>
        <w:jc w:val="left"/>
        <w:rPr>
          <w:lang w:val="es-EC"/>
          <w:rPrChange w:id="1488" w:author="(Estudiante) Andres Marcelo Olmedo Coronel" w:date="2026-10-26T20:49:00Z" w16du:dateUtc="2026-10-27T01:49:00Z">
            <w:rPr/>
          </w:rPrChange>
        </w:rPr>
      </w:pPr>
      <w:r w:rsidRPr="004D4A21">
        <w:rPr>
          <w:i/>
          <w:iCs/>
          <w:lang w:val="es-EC"/>
          <w:rPrChange w:id="1489" w:author="(Estudiante) Andres Marcelo Olmedo Coronel" w:date="2026-10-26T20:49:00Z" w16du:dateUtc="2026-10-27T01:49:00Z">
            <w:rPr>
              <w:i/>
              <w:iCs/>
            </w:rPr>
          </w:rPrChange>
        </w:rPr>
        <w:t xml:space="preserve">Nota. </w:t>
      </w:r>
      <w:r w:rsidRPr="004D4A21">
        <w:rPr>
          <w:lang w:val="es-EC"/>
          <w:rPrChange w:id="1490" w:author="(Estudiante) Andres Marcelo Olmedo Coronel" w:date="2026-10-26T20:49:00Z" w16du:dateUtc="2026-10-27T01:49:00Z">
            <w:rPr/>
          </w:rPrChange>
        </w:rPr>
        <w:t>Elaboración propia.</w:t>
      </w:r>
    </w:p>
    <w:p w14:paraId="7BBDF593" w14:textId="77777777" w:rsidR="003C53B1" w:rsidRPr="004D4A21" w:rsidRDefault="00000000">
      <w:pPr>
        <w:pStyle w:val="Cuerpo"/>
        <w:keepNext/>
        <w:spacing w:after="0"/>
        <w:jc w:val="left"/>
        <w:rPr>
          <w:lang w:val="es-EC"/>
          <w:rPrChange w:id="1491" w:author="(Estudiante) Andres Marcelo Olmedo Coronel" w:date="2026-10-26T20:49:00Z" w16du:dateUtc="2026-10-27T01:49:00Z">
            <w:rPr/>
          </w:rPrChange>
        </w:rPr>
      </w:pPr>
      <w:r w:rsidRPr="004D4A21">
        <w:rPr>
          <w:b/>
          <w:bCs/>
          <w:lang w:val="es-EC"/>
          <w:rPrChange w:id="1492" w:author="(Estudiante) Andres Marcelo Olmedo Coronel" w:date="2026-10-26T20:49:00Z" w16du:dateUtc="2026-10-27T01:49:00Z">
            <w:rPr>
              <w:b/>
              <w:bCs/>
            </w:rPr>
          </w:rPrChange>
        </w:rPr>
        <w:lastRenderedPageBreak/>
        <w:t>Tabla 19</w:t>
      </w:r>
    </w:p>
    <w:p w14:paraId="7BBDF594" w14:textId="77777777" w:rsidR="003C53B1" w:rsidRPr="004D4A21" w:rsidRDefault="00000000">
      <w:pPr>
        <w:pStyle w:val="Cuerpo"/>
        <w:keepNext/>
        <w:jc w:val="left"/>
        <w:rPr>
          <w:lang w:val="es-EC"/>
          <w:rPrChange w:id="1493" w:author="(Estudiante) Andres Marcelo Olmedo Coronel" w:date="2026-10-26T20:49:00Z" w16du:dateUtc="2026-10-27T01:49:00Z">
            <w:rPr/>
          </w:rPrChange>
        </w:rPr>
      </w:pPr>
      <w:r w:rsidRPr="004D4A21">
        <w:rPr>
          <w:i/>
          <w:iCs/>
          <w:lang w:val="es-EC"/>
          <w:rPrChange w:id="1494" w:author="(Estudiante) Andres Marcelo Olmedo Coronel" w:date="2026-10-26T20:49:00Z" w16du:dateUtc="2026-10-27T01:49:00Z">
            <w:rPr>
              <w:i/>
              <w:iCs/>
            </w:rPr>
          </w:rPrChange>
        </w:rPr>
        <w:t>Cumplimiento de los objetivos específicos</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600"/>
        <w:gridCol w:w="5150"/>
        <w:gridCol w:w="1600"/>
      </w:tblGrid>
      <w:tr w:rsidR="003C53B1" w:rsidRPr="004D4A21" w14:paraId="7BBDF598" w14:textId="77777777">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595" w14:textId="77777777" w:rsidR="003C53B1" w:rsidRPr="004D4A21" w:rsidRDefault="00000000">
            <w:pPr>
              <w:pStyle w:val="Predeterminado"/>
              <w:keepNext/>
              <w:spacing w:before="40" w:after="40" w:line="240" w:lineRule="auto"/>
              <w:jc w:val="center"/>
            </w:pPr>
            <w:r w:rsidRPr="004D4A21">
              <w:rPr>
                <w:b/>
                <w:bCs/>
                <w:sz w:val="16"/>
                <w:szCs w:val="16"/>
              </w:rPr>
              <w:t>Objetivo específico</w:t>
            </w:r>
          </w:p>
        </w:tc>
        <w:tc>
          <w:tcPr>
            <w:tcW w:w="51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596" w14:textId="77777777" w:rsidR="003C53B1" w:rsidRPr="004D4A21" w:rsidRDefault="00000000">
            <w:pPr>
              <w:pStyle w:val="Predeterminado"/>
              <w:keepNext/>
              <w:spacing w:before="40" w:after="40" w:line="240" w:lineRule="auto"/>
              <w:jc w:val="center"/>
            </w:pPr>
            <w:r w:rsidRPr="004D4A21">
              <w:rPr>
                <w:b/>
                <w:bCs/>
                <w:sz w:val="16"/>
                <w:szCs w:val="16"/>
              </w:rPr>
              <w:t>Evidencia</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597" w14:textId="77777777" w:rsidR="003C53B1" w:rsidRPr="004D4A21" w:rsidRDefault="00000000">
            <w:pPr>
              <w:pStyle w:val="Predeterminado"/>
              <w:keepNext/>
              <w:spacing w:before="40" w:after="40" w:line="240" w:lineRule="auto"/>
              <w:jc w:val="center"/>
            </w:pPr>
            <w:r w:rsidRPr="004D4A21">
              <w:rPr>
                <w:b/>
                <w:bCs/>
                <w:sz w:val="16"/>
                <w:szCs w:val="16"/>
              </w:rPr>
              <w:t>Estado</w:t>
            </w:r>
          </w:p>
        </w:tc>
      </w:tr>
      <w:tr w:rsidR="003C53B1" w:rsidRPr="004D4A21" w14:paraId="7BBDF59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99" w14:textId="77777777" w:rsidR="003C53B1" w:rsidRPr="004D4A21" w:rsidRDefault="00000000">
            <w:pPr>
              <w:pStyle w:val="Predeterminado"/>
              <w:spacing w:before="40" w:after="40" w:line="240" w:lineRule="auto"/>
            </w:pPr>
            <w:r w:rsidRPr="004D4A21">
              <w:rPr>
                <w:sz w:val="16"/>
                <w:szCs w:val="16"/>
              </w:rPr>
              <w:t>OE1. Calidad de datos y etiqueta mora_h90</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9A" w14:textId="77777777" w:rsidR="003C53B1" w:rsidRPr="004D4A21" w:rsidRDefault="00000000">
            <w:pPr>
              <w:pStyle w:val="Predeterminado"/>
              <w:spacing w:before="40" w:after="40" w:line="240" w:lineRule="auto"/>
            </w:pPr>
            <w:r w:rsidRPr="004D4A21">
              <w:rPr>
                <w:sz w:val="16"/>
                <w:szCs w:val="16"/>
              </w:rPr>
              <w:t>Panel cliente-mes con 31 predictoras en t−1 y etiqueta mora_h90 en t+1..t+3; faltantes (0,7 % de celdas), desbalance (83,8 % al día) y riesgos de fuga documentados; generador en el Anexo B. Falta aprobar el diccionario con el banco.</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9B" w14:textId="77777777" w:rsidR="003C53B1" w:rsidRPr="004D4A21" w:rsidRDefault="00000000">
            <w:pPr>
              <w:pStyle w:val="Predeterminado"/>
              <w:spacing w:before="40" w:after="40" w:line="240" w:lineRule="auto"/>
            </w:pPr>
            <w:r w:rsidRPr="004D4A21">
              <w:rPr>
                <w:sz w:val="16"/>
                <w:szCs w:val="16"/>
              </w:rPr>
              <w:t>Cumplido parcialmente</w:t>
            </w:r>
          </w:p>
        </w:tc>
      </w:tr>
      <w:tr w:rsidR="003C53B1" w:rsidRPr="004D4A21" w14:paraId="7BBDF5A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9D" w14:textId="77777777" w:rsidR="003C53B1" w:rsidRPr="004D4A21" w:rsidRDefault="00000000">
            <w:pPr>
              <w:pStyle w:val="Predeterminado"/>
              <w:spacing w:before="40" w:after="40" w:line="240" w:lineRule="auto"/>
            </w:pPr>
            <w:r w:rsidRPr="004D4A21">
              <w:rPr>
                <w:sz w:val="16"/>
                <w:szCs w:val="16"/>
              </w:rPr>
              <w:t>OE2. Arquitectura reproducible</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9E" w14:textId="77777777" w:rsidR="003C53B1" w:rsidRPr="004D4A21" w:rsidRDefault="00000000">
            <w:pPr>
              <w:pStyle w:val="Predeterminado"/>
              <w:spacing w:before="40" w:after="40" w:line="240" w:lineRule="auto"/>
            </w:pPr>
            <w:r w:rsidRPr="00CC4203">
              <w:rPr>
                <w:sz w:val="16"/>
                <w:szCs w:val="16"/>
                <w:rPrChange w:id="1495" w:author="(Estudiante) Andres Marcelo Olmedo Coronel" w:date="2026-10-27T02:39:00Z" w16du:dateUtc="2026-10-27T07:39:00Z">
                  <w:rPr/>
                </w:rPrChange>
              </w:rPr>
              <w:t>Scripts versionados con semillas fijas, README, requisitos con versiones y ficha del modelo (Anexos C y D); la aplicación web incorpora reporte de precisión, base de reentrenamiento y envío a Azure ML; DVC y MLflow pendientes.</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9F" w14:textId="77777777" w:rsidR="003C53B1" w:rsidRPr="004D4A21" w:rsidRDefault="00000000">
            <w:pPr>
              <w:pStyle w:val="Predeterminado"/>
              <w:spacing w:before="40" w:after="40" w:line="240" w:lineRule="auto"/>
            </w:pPr>
            <w:r w:rsidRPr="004D4A21">
              <w:rPr>
                <w:sz w:val="16"/>
                <w:szCs w:val="16"/>
              </w:rPr>
              <w:t>Cumplido parcialmente</w:t>
            </w:r>
          </w:p>
        </w:tc>
      </w:tr>
      <w:tr w:rsidR="003C53B1" w:rsidRPr="004D4A21" w14:paraId="7BBDF5A4"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A1" w14:textId="77777777" w:rsidR="003C53B1" w:rsidRPr="004D4A21" w:rsidRDefault="00000000">
            <w:pPr>
              <w:pStyle w:val="Predeterminado"/>
              <w:spacing w:before="40" w:after="40" w:line="240" w:lineRule="auto"/>
            </w:pPr>
            <w:r w:rsidRPr="004D4A21">
              <w:rPr>
                <w:sz w:val="16"/>
                <w:szCs w:val="16"/>
              </w:rPr>
              <w:t>OE3. Líneas base frente a modelos de aprendizaje automático</w:t>
            </w:r>
          </w:p>
        </w:tc>
        <w:tc>
          <w:tcPr>
            <w:tcW w:w="515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A2" w14:textId="77777777" w:rsidR="003C53B1" w:rsidRPr="004D4A21" w:rsidRDefault="00000000">
            <w:pPr>
              <w:pStyle w:val="Predeterminado"/>
              <w:spacing w:before="40" w:after="40" w:line="240" w:lineRule="auto"/>
            </w:pPr>
            <w:r w:rsidRPr="004D4A21">
              <w:rPr>
                <w:sz w:val="16"/>
                <w:szCs w:val="16"/>
              </w:rPr>
              <w:t>Regla institucional y regresión logística frente a cinco modelos con validación temporal de cinco ventanas y embargo; el modelo ordinal supera a ambas líneas base en F1 macro.</w:t>
            </w:r>
          </w:p>
        </w:tc>
        <w:tc>
          <w:tcPr>
            <w:tcW w:w="1600"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7BBDF5A3" w14:textId="77777777" w:rsidR="003C53B1" w:rsidRPr="004D4A21" w:rsidRDefault="00000000">
            <w:pPr>
              <w:pStyle w:val="Predeterminado"/>
              <w:spacing w:before="40" w:after="40" w:line="240" w:lineRule="auto"/>
            </w:pPr>
            <w:r w:rsidRPr="004D4A21">
              <w:rPr>
                <w:sz w:val="16"/>
                <w:szCs w:val="16"/>
              </w:rPr>
              <w:t>Cumplido</w:t>
            </w:r>
          </w:p>
        </w:tc>
      </w:tr>
      <w:tr w:rsidR="003C53B1" w:rsidRPr="004D4A21" w14:paraId="7BBDF5A8"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A5" w14:textId="77777777" w:rsidR="003C53B1" w:rsidRPr="004D4A21" w:rsidRDefault="00000000">
            <w:pPr>
              <w:pStyle w:val="Predeterminado"/>
              <w:spacing w:before="40" w:after="40" w:line="240" w:lineRule="auto"/>
            </w:pPr>
            <w:r w:rsidRPr="004D4A21">
              <w:rPr>
                <w:sz w:val="16"/>
                <w:szCs w:val="16"/>
              </w:rPr>
              <w:t>OE4. Desempeño, calibración, robustez, equidad y explicabilidad</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A6" w14:textId="77777777" w:rsidR="003C53B1" w:rsidRPr="004D4A21" w:rsidRDefault="00000000">
            <w:pPr>
              <w:pStyle w:val="Predeterminado"/>
              <w:spacing w:before="40" w:after="40" w:line="240" w:lineRule="auto"/>
            </w:pPr>
            <w:r w:rsidRPr="004D4A21">
              <w:rPr>
                <w:sz w:val="16"/>
                <w:szCs w:val="16"/>
              </w:rPr>
              <w:t>Evaluación completa con IC, Brier, ECE, recalibración, conjuntos conformes, SHAP local y global, LIME y equidad con IC; no se alcanzan los umbrales de F1 absoluto, calibración ni equidad.</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A7" w14:textId="77777777" w:rsidR="003C53B1" w:rsidRPr="004D4A21" w:rsidRDefault="00000000">
            <w:pPr>
              <w:pStyle w:val="Predeterminado"/>
              <w:spacing w:before="40" w:after="40" w:line="240" w:lineRule="auto"/>
            </w:pPr>
            <w:r w:rsidRPr="004D4A21">
              <w:rPr>
                <w:sz w:val="16"/>
                <w:szCs w:val="16"/>
              </w:rPr>
              <w:t>Cumplido parcialmente</w:t>
            </w:r>
          </w:p>
        </w:tc>
      </w:tr>
      <w:tr w:rsidR="003C53B1" w:rsidRPr="004D4A21" w14:paraId="7BBDF5A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A9" w14:textId="77777777" w:rsidR="003C53B1" w:rsidRPr="004D4A21" w:rsidRDefault="00000000">
            <w:pPr>
              <w:pStyle w:val="Predeterminado"/>
              <w:spacing w:before="40" w:after="40" w:line="240" w:lineRule="auto"/>
            </w:pPr>
            <w:r w:rsidRPr="004D4A21">
              <w:rPr>
                <w:sz w:val="16"/>
                <w:szCs w:val="16"/>
              </w:rPr>
              <w:t>OE5. Despliegue del MVP</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AA" w14:textId="77777777" w:rsidR="003C53B1" w:rsidRPr="004D4A21" w:rsidRDefault="00000000">
            <w:pPr>
              <w:pStyle w:val="Predeterminado"/>
              <w:spacing w:before="40" w:after="40" w:line="240" w:lineRule="auto"/>
            </w:pPr>
            <w:r w:rsidRPr="00CC4203">
              <w:rPr>
                <w:sz w:val="16"/>
                <w:szCs w:val="16"/>
                <w:rPrChange w:id="1496" w:author="(Estudiante) Andres Marcelo Olmedo Coronel" w:date="2026-10-27T02:39:00Z" w16du:dateUtc="2026-10-27T07:39:00Z">
                  <w:rPr/>
                </w:rPrChange>
              </w:rPr>
              <w:t>Aplicación web Gestión de Riesgos desplegada en Azure (ambiente de desarrollo) con inferencia por lotes en Azure Machine Learning, tablero de cartera, reporte de precisión y base de reentrenamiento; latencia p95 del modelo de 16,7 ms. La versión publicada usa cuatro bandas operativas.</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BDF5AB" w14:textId="77777777" w:rsidR="003C53B1" w:rsidRPr="004D4A21" w:rsidRDefault="00000000">
            <w:pPr>
              <w:pStyle w:val="Predeterminado"/>
              <w:spacing w:before="40" w:after="40" w:line="240" w:lineRule="auto"/>
            </w:pPr>
            <w:r w:rsidRPr="00CC4203">
              <w:rPr>
                <w:sz w:val="16"/>
                <w:szCs w:val="16"/>
                <w:rPrChange w:id="1497" w:author="(Estudiante) Andres Marcelo Olmedo Coronel" w:date="2026-10-27T02:39:00Z" w16du:dateUtc="2026-10-27T07:39:00Z">
                  <w:rPr/>
                </w:rPrChange>
              </w:rPr>
              <w:t>Cumplido parcialmente</w:t>
            </w:r>
          </w:p>
        </w:tc>
      </w:tr>
      <w:tr w:rsidR="003C53B1" w:rsidRPr="004D4A21" w14:paraId="7BBDF5B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AD" w14:textId="77777777" w:rsidR="003C53B1" w:rsidRPr="004D4A21" w:rsidRDefault="00000000">
            <w:pPr>
              <w:pStyle w:val="Predeterminado"/>
              <w:keepNext/>
              <w:spacing w:before="40" w:after="40" w:line="240" w:lineRule="auto"/>
            </w:pPr>
            <w:r w:rsidRPr="004D4A21">
              <w:rPr>
                <w:sz w:val="16"/>
                <w:szCs w:val="16"/>
              </w:rPr>
              <w:t>OE6. Integración y UAT</w:t>
            </w:r>
          </w:p>
        </w:tc>
        <w:tc>
          <w:tcPr>
            <w:tcW w:w="515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AE" w14:textId="77777777" w:rsidR="003C53B1" w:rsidRPr="004D4A21" w:rsidRDefault="00000000">
            <w:pPr>
              <w:pStyle w:val="Predeterminado"/>
              <w:keepNext/>
              <w:spacing w:before="40" w:after="40" w:line="240" w:lineRule="auto"/>
            </w:pPr>
            <w:r w:rsidRPr="004D4A21">
              <w:rPr>
                <w:sz w:val="16"/>
                <w:szCs w:val="16"/>
              </w:rPr>
              <w:t>Plan de prueba de aceptación con gestores del Área de Recuperación.</w:t>
            </w:r>
          </w:p>
        </w:tc>
        <w:tc>
          <w:tcPr>
            <w:tcW w:w="1600" w:type="dxa"/>
            <w:tcBorders>
              <w:top w:val="single" w:sz="4" w:space="0" w:color="000000"/>
              <w:left w:val="single" w:sz="4" w:space="0" w:color="000000"/>
              <w:bottom w:val="single" w:sz="4" w:space="0" w:color="000000"/>
              <w:right w:val="single" w:sz="4" w:space="0" w:color="000000"/>
            </w:tcBorders>
            <w:shd w:val="clear" w:color="auto" w:fill="FBE5D6"/>
            <w:vAlign w:val="center"/>
          </w:tcPr>
          <w:p w14:paraId="7BBDF5AF" w14:textId="77777777" w:rsidR="003C53B1" w:rsidRPr="004D4A21" w:rsidRDefault="00000000">
            <w:pPr>
              <w:pStyle w:val="Predeterminado"/>
              <w:keepNext/>
              <w:spacing w:before="40" w:after="40" w:line="240" w:lineRule="auto"/>
            </w:pPr>
            <w:r w:rsidRPr="004D4A21">
              <w:rPr>
                <w:sz w:val="16"/>
                <w:szCs w:val="16"/>
              </w:rPr>
              <w:t>Pendiente (Sprint 4)</w:t>
            </w:r>
          </w:p>
        </w:tc>
      </w:tr>
    </w:tbl>
    <w:p w14:paraId="7BBDF5B1" w14:textId="77777777" w:rsidR="003C53B1" w:rsidRPr="004D4A21" w:rsidRDefault="00000000">
      <w:pPr>
        <w:pStyle w:val="Cuerpo"/>
        <w:jc w:val="left"/>
        <w:rPr>
          <w:lang w:val="es-EC"/>
          <w:rPrChange w:id="1498" w:author="(Estudiante) Andres Marcelo Olmedo Coronel" w:date="2026-10-26T20:49:00Z" w16du:dateUtc="2026-10-27T01:49:00Z">
            <w:rPr/>
          </w:rPrChange>
        </w:rPr>
      </w:pPr>
      <w:r w:rsidRPr="004D4A21">
        <w:rPr>
          <w:i/>
          <w:iCs/>
          <w:lang w:val="es-EC"/>
          <w:rPrChange w:id="1499" w:author="(Estudiante) Andres Marcelo Olmedo Coronel" w:date="2026-10-26T20:49:00Z" w16du:dateUtc="2026-10-27T01:49:00Z">
            <w:rPr>
              <w:i/>
              <w:iCs/>
            </w:rPr>
          </w:rPrChange>
        </w:rPr>
        <w:t xml:space="preserve">Nota. </w:t>
      </w:r>
      <w:r w:rsidRPr="004D4A21">
        <w:rPr>
          <w:lang w:val="es-EC"/>
          <w:rPrChange w:id="1500" w:author="(Estudiante) Andres Marcelo Olmedo Coronel" w:date="2026-10-26T20:49:00Z" w16du:dateUtc="2026-10-27T01:49:00Z">
            <w:rPr/>
          </w:rPrChange>
        </w:rPr>
        <w:t>Elaboración propia.</w:t>
      </w:r>
    </w:p>
    <w:p w14:paraId="7BBDF5B2" w14:textId="77777777" w:rsidR="003C53B1" w:rsidRPr="004D4A21" w:rsidRDefault="00000000">
      <w:pPr>
        <w:pStyle w:val="Cuerpo"/>
        <w:keepNext/>
        <w:spacing w:after="120"/>
        <w:jc w:val="left"/>
        <w:rPr>
          <w:lang w:val="es-EC"/>
          <w:rPrChange w:id="1501" w:author="(Estudiante) Andres Marcelo Olmedo Coronel" w:date="2026-10-26T20:49:00Z" w16du:dateUtc="2026-10-27T01:49:00Z">
            <w:rPr/>
          </w:rPrChange>
        </w:rPr>
      </w:pPr>
      <w:r w:rsidRPr="004D4A21">
        <w:rPr>
          <w:b/>
          <w:bCs/>
          <w:lang w:val="es-EC"/>
          <w:rPrChange w:id="1502" w:author="(Estudiante) Andres Marcelo Olmedo Coronel" w:date="2026-10-26T20:49:00Z" w16du:dateUtc="2026-10-27T01:49:00Z">
            <w:rPr>
              <w:b/>
              <w:bCs/>
            </w:rPr>
          </w:rPrChange>
        </w:rPr>
        <w:t>Discusión</w:t>
      </w:r>
    </w:p>
    <w:p w14:paraId="7BBDF5B3" w14:textId="77777777" w:rsidR="003C53B1" w:rsidRPr="004D4A21" w:rsidRDefault="00000000">
      <w:pPr>
        <w:pStyle w:val="Cuerpo"/>
        <w:rPr>
          <w:lang w:val="es-EC"/>
          <w:rPrChange w:id="1503" w:author="(Estudiante) Andres Marcelo Olmedo Coronel" w:date="2026-10-26T20:49:00Z" w16du:dateUtc="2026-10-27T01:49:00Z">
            <w:rPr/>
          </w:rPrChange>
        </w:rPr>
      </w:pPr>
      <w:r w:rsidRPr="004D4A21">
        <w:rPr>
          <w:lang w:val="es-EC"/>
          <w:rPrChange w:id="1504" w:author="(Estudiante) Andres Marcelo Olmedo Coronel" w:date="2026-10-26T20:49:00Z" w16du:dateUtc="2026-10-27T01:49:00Z">
            <w:rPr/>
          </w:rPrChange>
        </w:rPr>
        <w:t>Los resultados confirman lo señalado por la literatura: los ensambles de árboles aportan una mejora frente a las líneas base, pero esta es moderada cuando la etiqueta es genuinamente futura (Gunnarsson et al., 2021; Alonso Robisco &amp; Carbó Martínez, 2022). La caída del F1 macro desde 0,983 en la etapa diagnóstica hasta 0,353 en la etapa predictiva no representa un deterioro del modelo, sino la diferencia entre describir el estado actual y anticipar la mora futura. La persistencia resulta una línea base exigente, porque la mora tiende a mantenerse, y el modelo la supera principalmente en la detección de la mora grave y en la reducción de la subestimación, que son los errores más costosos para la cobranza. Entre sus limitaciones destacan la naturaleza sintética del panel, cuyas métricas reflejan las reglas del generador; el bajo desempeño en las categorías intermedias; la subconfianza residual de las probabilidades; las brechas de equidad no concluyentes; y la ausencia de evidencia con usuarios.</w:t>
      </w:r>
    </w:p>
    <w:p w14:paraId="7BBDF5B4" w14:textId="77777777" w:rsidR="003C53B1" w:rsidRPr="004D4A21" w:rsidRDefault="00000000" w:rsidP="00567D22">
      <w:pPr>
        <w:pStyle w:val="Ttulo2"/>
        <w:numPr>
          <w:ilvl w:val="1"/>
          <w:numId w:val="1"/>
        </w:numPr>
        <w:rPr>
          <w:rFonts w:eastAsia="Arial"/>
          <w:lang w:val="es-EC"/>
          <w:rPrChange w:id="1505" w:author="(Estudiante) Andres Marcelo Olmedo Coronel" w:date="2026-10-26T20:49:00Z" w16du:dateUtc="2026-10-27T01:49:00Z">
            <w:rPr>
              <w:rFonts w:eastAsia="Arial"/>
            </w:rPr>
          </w:rPrChange>
        </w:rPr>
      </w:pPr>
      <w:bookmarkStart w:id="1506" w:name="_Toc243938851"/>
      <w:r w:rsidRPr="004D4A21">
        <w:rPr>
          <w:rStyle w:val="Ninguno"/>
          <w:u w:color="000000"/>
          <w:lang w:val="es-EC"/>
          <w:rPrChange w:id="1507" w:author="(Estudiante) Andres Marcelo Olmedo Coronel" w:date="2026-10-26T20:49:00Z" w16du:dateUtc="2026-10-27T01:49:00Z">
            <w:rPr>
              <w:rStyle w:val="Ninguno"/>
              <w:u w:color="000000"/>
            </w:rPr>
          </w:rPrChange>
        </w:rPr>
        <w:t>Implicaciones éticas</w:t>
      </w:r>
      <w:bookmarkEnd w:id="1506"/>
    </w:p>
    <w:p w14:paraId="7BBDF5B5" w14:textId="77777777" w:rsidR="003C53B1" w:rsidRPr="004D4A21" w:rsidRDefault="00000000">
      <w:pPr>
        <w:pStyle w:val="Cuerpo"/>
        <w:rPr>
          <w:lang w:val="es-EC"/>
          <w:rPrChange w:id="1508" w:author="(Estudiante) Andres Marcelo Olmedo Coronel" w:date="2026-10-26T20:49:00Z" w16du:dateUtc="2026-10-27T01:49:00Z">
            <w:rPr/>
          </w:rPrChange>
        </w:rPr>
      </w:pPr>
      <w:r w:rsidRPr="004D4A21">
        <w:rPr>
          <w:lang w:val="es-EC"/>
          <w:rPrChange w:id="1509" w:author="(Estudiante) Andres Marcelo Olmedo Coronel" w:date="2026-10-26T20:49:00Z" w16du:dateUtc="2026-10-27T01:49:00Z">
            <w:rPr/>
          </w:rPrChange>
        </w:rPr>
        <w:t>Al tratarse de un sistema que clasifica a personas según su riesgo de incumplimiento, el proyecto aborda los riesgos éticos conforme a la guía ISO/IEC 23894 (ISO/IEC, 2023a) y a los principios de IA responsable en la gestión del riesgo financiero (Fritz-Morgenthal et al., 2022):</w:t>
      </w:r>
    </w:p>
    <w:p w14:paraId="7BBDF5B6" w14:textId="77777777" w:rsidR="003C53B1" w:rsidRPr="004D4A21" w:rsidRDefault="00000000" w:rsidP="00567D22">
      <w:pPr>
        <w:pStyle w:val="Cuerpo"/>
        <w:numPr>
          <w:ilvl w:val="0"/>
          <w:numId w:val="12"/>
        </w:numPr>
        <w:spacing w:after="120"/>
        <w:rPr>
          <w:lang w:val="es-EC"/>
          <w:rPrChange w:id="1510" w:author="(Estudiante) Andres Marcelo Olmedo Coronel" w:date="2026-10-26T20:49:00Z" w16du:dateUtc="2026-10-27T01:49:00Z">
            <w:rPr/>
          </w:rPrChange>
        </w:rPr>
      </w:pPr>
      <w:r w:rsidRPr="004D4A21">
        <w:rPr>
          <w:b/>
          <w:bCs/>
          <w:lang w:val="es-EC"/>
          <w:rPrChange w:id="1511" w:author="(Estudiante) Andres Marcelo Olmedo Coronel" w:date="2026-10-26T20:49:00Z" w16du:dateUtc="2026-10-27T01:49:00Z">
            <w:rPr>
              <w:b/>
              <w:bCs/>
            </w:rPr>
          </w:rPrChange>
        </w:rPr>
        <w:lastRenderedPageBreak/>
        <w:t xml:space="preserve">Privacidad y protección de datos: </w:t>
      </w:r>
      <w:r w:rsidRPr="004D4A21">
        <w:rPr>
          <w:lang w:val="es-EC"/>
          <w:rPrChange w:id="1512" w:author="(Estudiante) Andres Marcelo Olmedo Coronel" w:date="2026-10-26T20:49:00Z" w16du:dateUtc="2026-10-27T01:49:00Z">
            <w:rPr/>
          </w:rPrChange>
        </w:rPr>
        <w:t>el desarrollo se realizó sobre datos sintéticos, sin exponer datos personales reales; los identificadores están seudonimizados y excluidos del modelo. En la fase con datos reales se aplicarán los principios de finalidad, minimización y confidencialidad de la LOPDP (Asamblea Nacional del Ecuador, 2021).</w:t>
      </w:r>
    </w:p>
    <w:p w14:paraId="7BBDF5B7" w14:textId="77777777" w:rsidR="003C53B1" w:rsidRPr="004D4A21" w:rsidRDefault="00000000" w:rsidP="00567D22">
      <w:pPr>
        <w:pStyle w:val="Cuerpo"/>
        <w:numPr>
          <w:ilvl w:val="0"/>
          <w:numId w:val="12"/>
        </w:numPr>
        <w:spacing w:after="120"/>
        <w:rPr>
          <w:lang w:val="es-EC"/>
          <w:rPrChange w:id="1513" w:author="(Estudiante) Andres Marcelo Olmedo Coronel" w:date="2026-10-26T20:49:00Z" w16du:dateUtc="2026-10-27T01:49:00Z">
            <w:rPr/>
          </w:rPrChange>
        </w:rPr>
      </w:pPr>
      <w:r w:rsidRPr="004D4A21">
        <w:rPr>
          <w:b/>
          <w:bCs/>
          <w:lang w:val="es-EC"/>
          <w:rPrChange w:id="1514" w:author="(Estudiante) Andres Marcelo Olmedo Coronel" w:date="2026-10-26T20:49:00Z" w16du:dateUtc="2026-10-27T01:49:00Z">
            <w:rPr>
              <w:b/>
              <w:bCs/>
            </w:rPr>
          </w:rPrChange>
        </w:rPr>
        <w:t xml:space="preserve">Sesgos y no discriminación: </w:t>
      </w:r>
      <w:r w:rsidRPr="004D4A21">
        <w:rPr>
          <w:lang w:val="es-EC"/>
          <w:rPrChange w:id="1515" w:author="(Estudiante) Andres Marcelo Olmedo Coronel" w:date="2026-10-26T20:49:00Z" w16du:dateUtc="2026-10-27T01:49:00Z">
            <w:rPr/>
          </w:rPrChange>
        </w:rPr>
        <w:t>las variables sociodemográficas se excluyeron del modelo y se reservaron para la auditoría. Las brechas residuales de TVP, aunque no concluyentes, obligan a repetir la auditoría con datos reales y en cada reentrenamiento.</w:t>
      </w:r>
    </w:p>
    <w:p w14:paraId="7BBDF5B8" w14:textId="77777777" w:rsidR="003C53B1" w:rsidRPr="004D4A21" w:rsidRDefault="00000000" w:rsidP="00567D22">
      <w:pPr>
        <w:pStyle w:val="Cuerpo"/>
        <w:numPr>
          <w:ilvl w:val="0"/>
          <w:numId w:val="12"/>
        </w:numPr>
        <w:spacing w:after="120"/>
        <w:rPr>
          <w:lang w:val="es-EC"/>
          <w:rPrChange w:id="1516" w:author="(Estudiante) Andres Marcelo Olmedo Coronel" w:date="2026-10-26T20:49:00Z" w16du:dateUtc="2026-10-27T01:49:00Z">
            <w:rPr/>
          </w:rPrChange>
        </w:rPr>
      </w:pPr>
      <w:r w:rsidRPr="004D4A21">
        <w:rPr>
          <w:b/>
          <w:bCs/>
          <w:lang w:val="es-EC"/>
          <w:rPrChange w:id="1517" w:author="(Estudiante) Andres Marcelo Olmedo Coronel" w:date="2026-10-26T20:49:00Z" w16du:dateUtc="2026-10-27T01:49:00Z">
            <w:rPr>
              <w:b/>
              <w:bCs/>
            </w:rPr>
          </w:rPrChange>
        </w:rPr>
        <w:t xml:space="preserve">Explicabilidad: </w:t>
      </w:r>
      <w:r w:rsidRPr="004D4A21">
        <w:rPr>
          <w:lang w:val="es-EC"/>
          <w:rPrChange w:id="1518" w:author="(Estudiante) Andres Marcelo Olmedo Coronel" w:date="2026-10-26T20:49:00Z" w16du:dateUtc="2026-10-27T01:49:00Z">
            <w:rPr/>
          </w:rPrChange>
        </w:rPr>
        <w:t>cada predicción puede acompañarse de su explicación SHAP local, lo que permite al gestor justificar la prioridad asignada y responder ante auditorías (Bücker et al., 2022); las explicaciones LIME se presentan como aproximaciones por su fidelidad moderada.</w:t>
      </w:r>
    </w:p>
    <w:p w14:paraId="7BBDF5B9" w14:textId="77777777" w:rsidR="003C53B1" w:rsidRPr="004D4A21" w:rsidRDefault="00000000" w:rsidP="00567D22">
      <w:pPr>
        <w:pStyle w:val="Cuerpo"/>
        <w:numPr>
          <w:ilvl w:val="0"/>
          <w:numId w:val="12"/>
        </w:numPr>
        <w:spacing w:after="120"/>
        <w:rPr>
          <w:lang w:val="es-EC"/>
          <w:rPrChange w:id="1519" w:author="(Estudiante) Andres Marcelo Olmedo Coronel" w:date="2026-10-26T20:49:00Z" w16du:dateUtc="2026-10-27T01:49:00Z">
            <w:rPr/>
          </w:rPrChange>
        </w:rPr>
      </w:pPr>
      <w:r w:rsidRPr="004D4A21">
        <w:rPr>
          <w:b/>
          <w:bCs/>
          <w:lang w:val="es-EC"/>
          <w:rPrChange w:id="1520" w:author="(Estudiante) Andres Marcelo Olmedo Coronel" w:date="2026-10-26T20:49:00Z" w16du:dateUtc="2026-10-27T01:49:00Z">
            <w:rPr>
              <w:b/>
              <w:bCs/>
            </w:rPr>
          </w:rPrChange>
        </w:rPr>
        <w:t xml:space="preserve">Supervisión humana: </w:t>
      </w:r>
      <w:r w:rsidRPr="004D4A21">
        <w:rPr>
          <w:lang w:val="es-EC"/>
          <w:rPrChange w:id="1521" w:author="(Estudiante) Andres Marcelo Olmedo Coronel" w:date="2026-10-26T20:49:00Z" w16du:dateUtc="2026-10-27T01:49:00Z">
            <w:rPr/>
          </w:rPrChange>
        </w:rPr>
        <w:t>el sistema es una herramienta de apoyo; no ejecuta acciones sobre los clientes ni decide refinanciamientos, castigos o acciones judiciales, en concordancia con el derecho a no ser objeto de decisiones basadas únicamente en valoraciones automatizadas.</w:t>
      </w:r>
    </w:p>
    <w:p w14:paraId="7BBDF5BA" w14:textId="77777777" w:rsidR="003C53B1" w:rsidRPr="004D4A21" w:rsidRDefault="00000000" w:rsidP="00567D22">
      <w:pPr>
        <w:pStyle w:val="Cuerpo"/>
        <w:numPr>
          <w:ilvl w:val="0"/>
          <w:numId w:val="12"/>
        </w:numPr>
        <w:spacing w:after="120"/>
        <w:rPr>
          <w:lang w:val="es-EC"/>
          <w:rPrChange w:id="1522" w:author="(Estudiante) Andres Marcelo Olmedo Coronel" w:date="2026-10-26T20:49:00Z" w16du:dateUtc="2026-10-27T01:49:00Z">
            <w:rPr/>
          </w:rPrChange>
        </w:rPr>
      </w:pPr>
      <w:r w:rsidRPr="004D4A21">
        <w:rPr>
          <w:b/>
          <w:bCs/>
          <w:lang w:val="es-EC"/>
          <w:rPrChange w:id="1523" w:author="(Estudiante) Andres Marcelo Olmedo Coronel" w:date="2026-10-26T20:49:00Z" w16du:dateUtc="2026-10-27T01:49:00Z">
            <w:rPr>
              <w:b/>
              <w:bCs/>
            </w:rPr>
          </w:rPrChange>
        </w:rPr>
        <w:t xml:space="preserve">Control de acceso y trazabilidad: </w:t>
      </w:r>
      <w:r w:rsidRPr="004D4A21">
        <w:rPr>
          <w:lang w:val="es-EC"/>
          <w:rPrChange w:id="1524" w:author="(Estudiante) Andres Marcelo Olmedo Coronel" w:date="2026-10-26T20:49:00Z" w16du:dateUtc="2026-10-27T01:49:00Z">
            <w:rPr/>
          </w:rPrChange>
        </w:rPr>
        <w:t>la aplicación define cuatro roles con permisos diferenciados, exige que toda reasignación de cartera sea aprobada por un supervisor distinto del solicitante y registra quién y cuándo realizó cada asignación y gestión, lo que fortalece la trazabilidad y la rendición de cuentas.</w:t>
      </w:r>
    </w:p>
    <w:p w14:paraId="7BBDF5BB" w14:textId="77777777" w:rsidR="003C53B1" w:rsidRPr="004D4A21" w:rsidRDefault="00000000" w:rsidP="00567D22">
      <w:pPr>
        <w:pStyle w:val="Cuerpo"/>
        <w:numPr>
          <w:ilvl w:val="0"/>
          <w:numId w:val="12"/>
        </w:numPr>
        <w:spacing w:after="120"/>
        <w:rPr>
          <w:lang w:val="es-EC"/>
          <w:rPrChange w:id="1525" w:author="(Estudiante) Andres Marcelo Olmedo Coronel" w:date="2026-10-26T20:49:00Z" w16du:dateUtc="2026-10-27T01:49:00Z">
            <w:rPr/>
          </w:rPrChange>
        </w:rPr>
      </w:pPr>
      <w:r w:rsidRPr="004D4A21">
        <w:rPr>
          <w:b/>
          <w:bCs/>
          <w:lang w:val="es-EC"/>
          <w:rPrChange w:id="1526" w:author="(Estudiante) Andres Marcelo Olmedo Coronel" w:date="2026-10-26T20:49:00Z" w16du:dateUtc="2026-10-27T01:49:00Z">
            <w:rPr>
              <w:b/>
              <w:bCs/>
            </w:rPr>
          </w:rPrChange>
        </w:rPr>
        <w:t xml:space="preserve">Proporcionalidad en la cobranza: </w:t>
      </w:r>
      <w:r w:rsidRPr="004D4A21">
        <w:rPr>
          <w:lang w:val="es-EC"/>
          <w:rPrChange w:id="1527" w:author="(Estudiante) Andres Marcelo Olmedo Coronel" w:date="2026-10-26T20:49:00Z" w16du:dateUtc="2026-10-27T01:49:00Z">
            <w:rPr/>
          </w:rPrChange>
        </w:rPr>
        <w:t>la predicción debe orientar acciones preventivas —recordatorios, reprogramación o asesoría financiera— y no prácticas de cobranza intrusivas.</w:t>
      </w:r>
    </w:p>
    <w:p w14:paraId="7BBDF5BC" w14:textId="77777777" w:rsidR="003C53B1" w:rsidRPr="004D4A21" w:rsidRDefault="00000000" w:rsidP="00567D22">
      <w:pPr>
        <w:pStyle w:val="Cuerpo"/>
        <w:numPr>
          <w:ilvl w:val="0"/>
          <w:numId w:val="12"/>
        </w:numPr>
        <w:spacing w:after="120"/>
        <w:rPr>
          <w:lang w:val="es-EC"/>
          <w:rPrChange w:id="1528" w:author="(Estudiante) Andres Marcelo Olmedo Coronel" w:date="2026-10-26T20:49:00Z" w16du:dateUtc="2026-10-27T01:49:00Z">
            <w:rPr/>
          </w:rPrChange>
        </w:rPr>
      </w:pPr>
      <w:r w:rsidRPr="004D4A21">
        <w:rPr>
          <w:b/>
          <w:bCs/>
          <w:lang w:val="es-EC"/>
          <w:rPrChange w:id="1529" w:author="(Estudiante) Andres Marcelo Olmedo Coronel" w:date="2026-10-26T20:49:00Z" w16du:dateUtc="2026-10-27T01:49:00Z">
            <w:rPr>
              <w:b/>
              <w:bCs/>
            </w:rPr>
          </w:rPrChange>
        </w:rPr>
        <w:t xml:space="preserve">Transparencia: </w:t>
      </w:r>
      <w:r w:rsidRPr="004D4A21">
        <w:rPr>
          <w:lang w:val="es-EC"/>
          <w:rPrChange w:id="1530" w:author="(Estudiante) Andres Marcelo Olmedo Coronel" w:date="2026-10-26T20:49:00Z" w16du:dateUtc="2026-10-27T01:49:00Z">
            <w:rPr/>
          </w:rPrChange>
        </w:rPr>
        <w:t>la ficha del modelo (Anexo C; Mitchell et al., 2019) declara su propósito, datos, métricas por subgrupo, incertidumbre y limitaciones, incluida la naturaleza sintética de los datos.</w:t>
      </w:r>
    </w:p>
    <w:p w14:paraId="7BBDF5BD" w14:textId="77777777" w:rsidR="003C53B1" w:rsidRPr="004D4A21" w:rsidRDefault="00000000" w:rsidP="00567D22">
      <w:pPr>
        <w:pStyle w:val="Cuerpo"/>
        <w:numPr>
          <w:ilvl w:val="0"/>
          <w:numId w:val="12"/>
        </w:numPr>
        <w:spacing w:after="120"/>
        <w:rPr>
          <w:lang w:val="es-EC"/>
          <w:rPrChange w:id="1531" w:author="(Estudiante) Andres Marcelo Olmedo Coronel" w:date="2026-10-26T20:49:00Z" w16du:dateUtc="2026-10-27T01:49:00Z">
            <w:rPr/>
          </w:rPrChange>
        </w:rPr>
      </w:pPr>
      <w:r w:rsidRPr="004D4A21">
        <w:rPr>
          <w:b/>
          <w:bCs/>
          <w:lang w:val="es-EC"/>
          <w:rPrChange w:id="1532" w:author="(Estudiante) Andres Marcelo Olmedo Coronel" w:date="2026-10-26T20:49:00Z" w16du:dateUtc="2026-10-27T01:49:00Z">
            <w:rPr>
              <w:b/>
              <w:bCs/>
            </w:rPr>
          </w:rPrChange>
        </w:rPr>
        <w:t xml:space="preserve">Monitoreo y rendición de cuentas: </w:t>
      </w:r>
      <w:r w:rsidRPr="004D4A21">
        <w:rPr>
          <w:lang w:val="es-EC"/>
          <w:rPrChange w:id="1533" w:author="(Estudiante) Andres Marcelo Olmedo Coronel" w:date="2026-10-26T20:49:00Z" w16du:dateUtc="2026-10-27T01:49:00Z">
            <w:rPr/>
          </w:rPrChange>
        </w:rPr>
        <w:t>el desempeño puede degradarse por cambios en el comportamiento de pago, como el observado durante el periodo de estrés; por ello se prevé monitoreo de drift, umbrales de alerta y un procedimiento de rollback (Bayram et al., 2022), con responsables en el Área de Riesgos.</w:t>
      </w:r>
    </w:p>
    <w:p w14:paraId="7BBDF5BE" w14:textId="77777777" w:rsidR="003C53B1" w:rsidRPr="004D4A21" w:rsidRDefault="00000000" w:rsidP="00567D22">
      <w:pPr>
        <w:pStyle w:val="Ttulo1"/>
        <w:numPr>
          <w:ilvl w:val="0"/>
          <w:numId w:val="1"/>
        </w:numPr>
        <w:rPr>
          <w:rFonts w:eastAsia="Arial"/>
          <w:lang w:val="es-EC"/>
          <w:rPrChange w:id="1534" w:author="(Estudiante) Andres Marcelo Olmedo Coronel" w:date="2026-10-26T20:49:00Z" w16du:dateUtc="2026-10-27T01:49:00Z">
            <w:rPr>
              <w:rFonts w:eastAsia="Arial"/>
            </w:rPr>
          </w:rPrChange>
        </w:rPr>
      </w:pPr>
      <w:bookmarkStart w:id="1535" w:name="_Toc243938852"/>
      <w:r w:rsidRPr="004D4A21">
        <w:rPr>
          <w:rStyle w:val="Ninguno"/>
          <w:lang w:val="es-EC"/>
          <w:rPrChange w:id="1536" w:author="(Estudiante) Andres Marcelo Olmedo Coronel" w:date="2026-10-26T20:49:00Z" w16du:dateUtc="2026-10-27T01:49:00Z">
            <w:rPr>
              <w:rStyle w:val="Ninguno"/>
            </w:rPr>
          </w:rPrChange>
        </w:rPr>
        <w:t>Conclusiones y recomendaciones</w:t>
      </w:r>
      <w:bookmarkEnd w:id="1535"/>
    </w:p>
    <w:p w14:paraId="7BBDF5BF" w14:textId="77777777" w:rsidR="003C53B1" w:rsidRPr="004D4A21" w:rsidRDefault="00000000">
      <w:pPr>
        <w:pStyle w:val="Cuerpo"/>
        <w:keepNext/>
        <w:spacing w:after="120"/>
        <w:jc w:val="left"/>
        <w:rPr>
          <w:lang w:val="es-EC"/>
          <w:rPrChange w:id="1537" w:author="(Estudiante) Andres Marcelo Olmedo Coronel" w:date="2026-10-26T20:49:00Z" w16du:dateUtc="2026-10-27T01:49:00Z">
            <w:rPr/>
          </w:rPrChange>
        </w:rPr>
      </w:pPr>
      <w:r w:rsidRPr="004D4A21">
        <w:rPr>
          <w:b/>
          <w:bCs/>
          <w:lang w:val="es-EC"/>
          <w:rPrChange w:id="1538" w:author="(Estudiante) Andres Marcelo Olmedo Coronel" w:date="2026-10-26T20:49:00Z" w16du:dateUtc="2026-10-27T01:49:00Z">
            <w:rPr>
              <w:b/>
              <w:bCs/>
            </w:rPr>
          </w:rPrChange>
        </w:rPr>
        <w:t>Conclusiones</w:t>
      </w:r>
    </w:p>
    <w:p w14:paraId="7BBDF5C0" w14:textId="77777777" w:rsidR="003C53B1" w:rsidRPr="004D4A21" w:rsidRDefault="00000000" w:rsidP="00567D22">
      <w:pPr>
        <w:pStyle w:val="Cuerpo"/>
        <w:numPr>
          <w:ilvl w:val="0"/>
          <w:numId w:val="12"/>
        </w:numPr>
        <w:spacing w:after="120"/>
        <w:rPr>
          <w:lang w:val="es-EC"/>
          <w:rPrChange w:id="1539" w:author="(Estudiante) Andres Marcelo Olmedo Coronel" w:date="2026-10-26T20:49:00Z" w16du:dateUtc="2026-10-27T01:49:00Z">
            <w:rPr/>
          </w:rPrChange>
        </w:rPr>
      </w:pPr>
      <w:r w:rsidRPr="004D4A21">
        <w:rPr>
          <w:lang w:val="es-EC"/>
          <w:rPrChange w:id="1540" w:author="(Estudiante) Andres Marcelo Olmedo Coronel" w:date="2026-10-26T20:49:00Z" w16du:dateUtc="2026-10-27T01:49:00Z">
            <w:rPr/>
          </w:rPrChange>
        </w:rPr>
        <w:t xml:space="preserve">Se desarrolló un modelo ordinal de aprendizaje automático que predice la peor categoría de mora de cada cliente en los tres meses siguientes con información disponible en t−1. En la prueba futura superó a la regla </w:t>
      </w:r>
      <w:r w:rsidRPr="004D4A21">
        <w:rPr>
          <w:lang w:val="es-EC"/>
          <w:rPrChange w:id="1541" w:author="(Estudiante) Andres Marcelo Olmedo Coronel" w:date="2026-10-26T20:49:00Z" w16du:dateUtc="2026-10-27T01:49:00Z">
            <w:rPr/>
          </w:rPrChange>
        </w:rPr>
        <w:lastRenderedPageBreak/>
        <w:t>institucional en F1 macro (0,353 frente a 0,306) y en recobrado de mora grave (0,766 frente a 0,651), lo que cumple el criterio de superioridad del objetivo general; sin embargo, no alcanzó el umbral absoluto de F1 macro de 0,80, por lo que el objetivo general se cumple parcialmente.</w:t>
      </w:r>
    </w:p>
    <w:p w14:paraId="7BBDF5C1" w14:textId="77777777" w:rsidR="003C53B1" w:rsidRPr="004D4A21" w:rsidRDefault="00000000" w:rsidP="00567D22">
      <w:pPr>
        <w:pStyle w:val="Cuerpo"/>
        <w:numPr>
          <w:ilvl w:val="0"/>
          <w:numId w:val="12"/>
        </w:numPr>
        <w:spacing w:after="120"/>
        <w:rPr>
          <w:lang w:val="es-EC"/>
          <w:rPrChange w:id="1542" w:author="(Estudiante) Andres Marcelo Olmedo Coronel" w:date="2026-10-26T20:49:00Z" w16du:dateUtc="2026-10-27T01:49:00Z">
            <w:rPr/>
          </w:rPrChange>
        </w:rPr>
      </w:pPr>
      <w:r w:rsidRPr="004D4A21">
        <w:rPr>
          <w:lang w:val="es-EC"/>
          <w:rPrChange w:id="1543" w:author="(Estudiante) Andres Marcelo Olmedo Coronel" w:date="2026-10-26T20:49:00Z" w16du:dateUtc="2026-10-27T01:49:00Z">
            <w:rPr/>
          </w:rPrChange>
        </w:rPr>
        <w:t>La construcción del panel cliente-mes y de la etiqueta mora_h90 (OE1) eliminó la dependencia de variables contemporáneas. La comparación con la etapa diagnóstica (F1 macro de 0,983) demuestra que esa cifra era una cota superior que no reflejaba capacidad predictiva.</w:t>
      </w:r>
    </w:p>
    <w:p w14:paraId="7BBDF5C2" w14:textId="77777777" w:rsidR="003C53B1" w:rsidRPr="004D4A21" w:rsidRDefault="00000000" w:rsidP="00567D22">
      <w:pPr>
        <w:pStyle w:val="Cuerpo"/>
        <w:numPr>
          <w:ilvl w:val="0"/>
          <w:numId w:val="12"/>
        </w:numPr>
        <w:spacing w:after="120"/>
        <w:rPr>
          <w:lang w:val="es-EC"/>
          <w:rPrChange w:id="1544" w:author="(Estudiante) Andres Marcelo Olmedo Coronel" w:date="2026-10-26T20:49:00Z" w16du:dateUtc="2026-10-27T01:49:00Z">
            <w:rPr/>
          </w:rPrChange>
        </w:rPr>
      </w:pPr>
      <w:r w:rsidRPr="004D4A21">
        <w:rPr>
          <w:lang w:val="es-EC"/>
          <w:rPrChange w:id="1545" w:author="(Estudiante) Andres Marcelo Olmedo Coronel" w:date="2026-10-26T20:49:00Z" w16du:dateUtc="2026-10-27T01:49:00Z">
            <w:rPr/>
          </w:rPrChange>
        </w:rPr>
        <w:t>El flujo es reproducible —scripts con semillas, README, versiones y ficha del modelo— y está libre de solapamiento temporal entre entrenamiento, calibración y prueba gracias a los periodos de embargo; la aplicación web ya permite reentrenar el modelo con datos propios, mientras que la integración de DVC y MLflow continúa pendiente (OE2).</w:t>
      </w:r>
    </w:p>
    <w:p w14:paraId="7BBDF5C3" w14:textId="77777777" w:rsidR="003C53B1" w:rsidRPr="004D4A21" w:rsidRDefault="00000000" w:rsidP="00567D22">
      <w:pPr>
        <w:pStyle w:val="Cuerpo"/>
        <w:numPr>
          <w:ilvl w:val="0"/>
          <w:numId w:val="12"/>
        </w:numPr>
        <w:spacing w:after="120"/>
        <w:rPr>
          <w:lang w:val="es-EC"/>
          <w:rPrChange w:id="1546" w:author="(Estudiante) Andres Marcelo Olmedo Coronel" w:date="2026-10-26T20:49:00Z" w16du:dateUtc="2026-10-27T01:49:00Z">
            <w:rPr/>
          </w:rPrChange>
        </w:rPr>
      </w:pPr>
      <w:r w:rsidRPr="004D4A21">
        <w:rPr>
          <w:lang w:val="es-EC"/>
          <w:rPrChange w:id="1547" w:author="(Estudiante) Andres Marcelo Olmedo Coronel" w:date="2026-10-26T20:49:00Z" w16du:dateUtc="2026-10-27T01:49:00Z">
            <w:rPr/>
          </w:rPrChange>
        </w:rPr>
        <w:t>El modelado se integró en la aplicación web Gestión de Riesgos, desplegada en un ambiente de desarrollo de Azure, que convierte la predicción en acciones de gestión —seguimientos, compromisos, comité de mora y acciones sugeridas por banda— y permite medir la precisión del modelo frente al comportamiento real a tres meses (OE5); queda pendiente la prueba de aceptación de usuario (OE6).</w:t>
      </w:r>
    </w:p>
    <w:p w14:paraId="7BBDF5C4" w14:textId="77777777" w:rsidR="003C53B1" w:rsidRPr="004D4A21" w:rsidRDefault="00000000" w:rsidP="00567D22">
      <w:pPr>
        <w:pStyle w:val="Cuerpo"/>
        <w:numPr>
          <w:ilvl w:val="0"/>
          <w:numId w:val="12"/>
        </w:numPr>
        <w:spacing w:after="120"/>
        <w:rPr>
          <w:lang w:val="es-EC"/>
          <w:rPrChange w:id="1548" w:author="(Estudiante) Andres Marcelo Olmedo Coronel" w:date="2026-10-26T20:49:00Z" w16du:dateUtc="2026-10-27T01:49:00Z">
            <w:rPr/>
          </w:rPrChange>
        </w:rPr>
      </w:pPr>
      <w:r w:rsidRPr="004D4A21">
        <w:rPr>
          <w:lang w:val="es-EC"/>
          <w:rPrChange w:id="1549" w:author="(Estudiante) Andres Marcelo Olmedo Coronel" w:date="2026-10-26T20:49:00Z" w16du:dateUtc="2026-10-27T01:49:00Z">
            <w:rPr/>
          </w:rPrChange>
        </w:rPr>
        <w:t>El HistGradientBoosting ordinal fue el mejor de los seis modelos en F1 macro, con una ventaja estadísticamente significativa sobre la regla institucional; Random Forest y Extra Trees no la superaron, y la regla mantuvo el mejor acuerdo ordinal en validación (OE3).</w:t>
      </w:r>
    </w:p>
    <w:p w14:paraId="7BBDF5C5" w14:textId="77777777" w:rsidR="003C53B1" w:rsidRPr="004D4A21" w:rsidRDefault="00000000" w:rsidP="00567D22">
      <w:pPr>
        <w:pStyle w:val="Cuerpo"/>
        <w:numPr>
          <w:ilvl w:val="0"/>
          <w:numId w:val="12"/>
        </w:numPr>
        <w:spacing w:after="120"/>
        <w:rPr>
          <w:lang w:val="es-EC"/>
          <w:rPrChange w:id="1550" w:author="(Estudiante) Andres Marcelo Olmedo Coronel" w:date="2026-10-26T20:49:00Z" w16du:dateUtc="2026-10-27T01:49:00Z">
            <w:rPr/>
          </w:rPrChange>
        </w:rPr>
      </w:pPr>
      <w:r w:rsidRPr="004D4A21">
        <w:rPr>
          <w:lang w:val="es-EC"/>
          <w:rPrChange w:id="1551" w:author="(Estudiante) Andres Marcelo Olmedo Coronel" w:date="2026-10-26T20:49:00Z" w16du:dateUtc="2026-10-27T01:49:00Z">
            <w:rPr/>
          </w:rPrChange>
        </w:rPr>
        <w:t>La evaluación integral (OE4) mostró estabilidad temporal y robustez, pero también un desempeño bajo en las categorías intermedias, probabilidades subconfiadas incluso tras la recalibración, conjuntos de incertidumbre amplios y brechas de equidad superiores al umbral, aunque no concluyentes.</w:t>
      </w:r>
    </w:p>
    <w:p w14:paraId="7BBDF5C6" w14:textId="77777777" w:rsidR="003C53B1" w:rsidRPr="004D4A21" w:rsidRDefault="00000000" w:rsidP="00567D22">
      <w:pPr>
        <w:pStyle w:val="Cuerpo"/>
        <w:numPr>
          <w:ilvl w:val="0"/>
          <w:numId w:val="12"/>
        </w:numPr>
        <w:spacing w:after="120"/>
        <w:rPr>
          <w:lang w:val="es-EC"/>
          <w:rPrChange w:id="1552" w:author="(Estudiante) Andres Marcelo Olmedo Coronel" w:date="2026-10-26T20:49:00Z" w16du:dateUtc="2026-10-27T01:49:00Z">
            <w:rPr/>
          </w:rPrChange>
        </w:rPr>
      </w:pPr>
      <w:r w:rsidRPr="004D4A21">
        <w:rPr>
          <w:lang w:val="es-EC"/>
          <w:rPrChange w:id="1553" w:author="(Estudiante) Andres Marcelo Olmedo Coronel" w:date="2026-10-26T20:49:00Z" w16du:dateUtc="2026-10-27T01:49:00Z">
            <w:rPr/>
          </w:rPrChange>
        </w:rPr>
        <w:t>Con una capacidad de gestión limitada, la priorización por días de atraso capturó más casos graves que el modelo; el aporte del modelo es complementario, al anticipar deterioros y reducir la subestimación de la severidad.</w:t>
      </w:r>
    </w:p>
    <w:p w14:paraId="7BBDF5C7" w14:textId="77777777" w:rsidR="003C53B1" w:rsidRPr="004D4A21" w:rsidRDefault="00000000">
      <w:pPr>
        <w:pStyle w:val="Cuerpo"/>
        <w:keepNext/>
        <w:spacing w:after="120"/>
        <w:jc w:val="left"/>
        <w:rPr>
          <w:lang w:val="es-EC"/>
          <w:rPrChange w:id="1554" w:author="(Estudiante) Andres Marcelo Olmedo Coronel" w:date="2026-10-26T20:49:00Z" w16du:dateUtc="2026-10-27T01:49:00Z">
            <w:rPr/>
          </w:rPrChange>
        </w:rPr>
      </w:pPr>
      <w:r w:rsidRPr="004D4A21">
        <w:rPr>
          <w:b/>
          <w:bCs/>
          <w:lang w:val="es-EC"/>
          <w:rPrChange w:id="1555" w:author="(Estudiante) Andres Marcelo Olmedo Coronel" w:date="2026-10-26T20:49:00Z" w16du:dateUtc="2026-10-27T01:49:00Z">
            <w:rPr>
              <w:b/>
              <w:bCs/>
            </w:rPr>
          </w:rPrChange>
        </w:rPr>
        <w:t>Recomendaciones</w:t>
      </w:r>
    </w:p>
    <w:p w14:paraId="7BBDF5C8" w14:textId="77777777" w:rsidR="003C53B1" w:rsidRPr="004D4A21" w:rsidRDefault="00000000" w:rsidP="00567D22">
      <w:pPr>
        <w:pStyle w:val="Cuerpo"/>
        <w:numPr>
          <w:ilvl w:val="0"/>
          <w:numId w:val="12"/>
        </w:numPr>
        <w:spacing w:after="120"/>
        <w:rPr>
          <w:lang w:val="es-EC"/>
          <w:rPrChange w:id="1556" w:author="(Estudiante) Andres Marcelo Olmedo Coronel" w:date="2026-10-26T20:49:00Z" w16du:dateUtc="2026-10-27T01:49:00Z">
            <w:rPr/>
          </w:rPrChange>
        </w:rPr>
      </w:pPr>
      <w:r w:rsidRPr="004D4A21">
        <w:rPr>
          <w:lang w:val="es-EC"/>
          <w:rPrChange w:id="1557" w:author="(Estudiante) Andres Marcelo Olmedo Coronel" w:date="2026-10-26T20:49:00Z" w16du:dateUtc="2026-10-27T01:49:00Z">
            <w:rPr/>
          </w:rPrChange>
        </w:rPr>
        <w:t>Validar el modelo con un panel real de la cartera de Banco ProCredit, extraído con seudonimización y autorización del custodio, antes de cualquier uso operativo.</w:t>
      </w:r>
    </w:p>
    <w:p w14:paraId="7BBDF5C9" w14:textId="77777777" w:rsidR="003C53B1" w:rsidRPr="004D4A21" w:rsidRDefault="00000000" w:rsidP="00567D22">
      <w:pPr>
        <w:pStyle w:val="Cuerpo"/>
        <w:numPr>
          <w:ilvl w:val="0"/>
          <w:numId w:val="12"/>
        </w:numPr>
        <w:spacing w:after="120"/>
        <w:rPr>
          <w:lang w:val="es-EC"/>
          <w:rPrChange w:id="1558" w:author="(Estudiante) Andres Marcelo Olmedo Coronel" w:date="2026-10-26T20:49:00Z" w16du:dateUtc="2026-10-27T01:49:00Z">
            <w:rPr/>
          </w:rPrChange>
        </w:rPr>
      </w:pPr>
      <w:r w:rsidRPr="004D4A21">
        <w:rPr>
          <w:lang w:val="es-EC"/>
          <w:rPrChange w:id="1559" w:author="(Estudiante) Andres Marcelo Olmedo Coronel" w:date="2026-10-26T20:49:00Z" w16du:dateUtc="2026-10-27T01:49:00Z">
            <w:rPr/>
          </w:rPrChange>
        </w:rPr>
        <w:t>Usar el modelo como complemento de la regla vigente: mantener la priorización por días de atraso para la mora actual y utilizar la probabilidad de mora grave para identificar a los clientes al día con riesgo de deterioro.</w:t>
      </w:r>
    </w:p>
    <w:p w14:paraId="7BBDF5CA" w14:textId="77777777" w:rsidR="003C53B1" w:rsidRPr="004D4A21" w:rsidRDefault="00000000" w:rsidP="00567D22">
      <w:pPr>
        <w:pStyle w:val="Cuerpo"/>
        <w:numPr>
          <w:ilvl w:val="0"/>
          <w:numId w:val="12"/>
        </w:numPr>
        <w:spacing w:after="120"/>
        <w:rPr>
          <w:lang w:val="es-EC"/>
          <w:rPrChange w:id="1560" w:author="(Estudiante) Andres Marcelo Olmedo Coronel" w:date="2026-10-26T20:49:00Z" w16du:dateUtc="2026-10-27T01:49:00Z">
            <w:rPr/>
          </w:rPrChange>
        </w:rPr>
      </w:pPr>
      <w:r w:rsidRPr="004D4A21">
        <w:rPr>
          <w:lang w:val="es-EC"/>
          <w:rPrChange w:id="1561" w:author="(Estudiante) Andres Marcelo Olmedo Coronel" w:date="2026-10-26T20:49:00Z" w16du:dateUtc="2026-10-27T01:49:00Z">
            <w:rPr/>
          </w:rPrChange>
        </w:rPr>
        <w:lastRenderedPageBreak/>
        <w:t>Agrupar las categorías intermedias o ajustar umbrales de decisión según una matriz de costos aprobada por el Área de Riesgos, para mejorar su utilidad operativa.</w:t>
      </w:r>
    </w:p>
    <w:p w14:paraId="7BBDF5CB" w14:textId="77777777" w:rsidR="003C53B1" w:rsidRPr="004D4A21" w:rsidRDefault="00000000" w:rsidP="00567D22">
      <w:pPr>
        <w:pStyle w:val="Cuerpo"/>
        <w:numPr>
          <w:ilvl w:val="0"/>
          <w:numId w:val="12"/>
        </w:numPr>
        <w:spacing w:after="120"/>
        <w:rPr>
          <w:lang w:val="es-EC"/>
          <w:rPrChange w:id="1562" w:author="(Estudiante) Andres Marcelo Olmedo Coronel" w:date="2026-10-26T20:49:00Z" w16du:dateUtc="2026-10-27T01:49:00Z">
            <w:rPr/>
          </w:rPrChange>
        </w:rPr>
      </w:pPr>
      <w:r w:rsidRPr="004D4A21">
        <w:rPr>
          <w:lang w:val="es-EC"/>
          <w:rPrChange w:id="1563" w:author="(Estudiante) Andres Marcelo Olmedo Coronel" w:date="2026-10-26T20:49:00Z" w16du:dateUtc="2026-10-27T01:49:00Z">
            <w:rPr/>
          </w:rPrChange>
        </w:rPr>
        <w:t>Publicar en Azure Machine Learning la versión ordinal del modelo desarrollada en esta tesis, con sus seis categorías agrupadas en las cuatro bandas operativas; completar la integración de DVC y MLflow; y ejecutar la UAT con los gestores del Área de Recuperación.</w:t>
      </w:r>
    </w:p>
    <w:p w14:paraId="7BBDF5CC" w14:textId="77777777" w:rsidR="003C53B1" w:rsidRPr="004D4A21" w:rsidRDefault="00000000" w:rsidP="00567D22">
      <w:pPr>
        <w:pStyle w:val="Cuerpo"/>
        <w:numPr>
          <w:ilvl w:val="0"/>
          <w:numId w:val="12"/>
        </w:numPr>
        <w:spacing w:after="120"/>
        <w:rPr>
          <w:lang w:val="es-EC"/>
          <w:rPrChange w:id="1564" w:author="(Estudiante) Andres Marcelo Olmedo Coronel" w:date="2026-10-26T20:49:00Z" w16du:dateUtc="2026-10-27T01:49:00Z">
            <w:rPr/>
          </w:rPrChange>
        </w:rPr>
      </w:pPr>
      <w:r w:rsidRPr="004D4A21">
        <w:rPr>
          <w:lang w:val="es-EC"/>
          <w:rPrChange w:id="1565" w:author="(Estudiante) Andres Marcelo Olmedo Coronel" w:date="2026-10-26T20:49:00Z" w16du:dateUtc="2026-10-27T01:49:00Z">
            <w:rPr/>
          </w:rPrChange>
        </w:rPr>
        <w:t>Definir con el Área de Riesgos una línea base institucional de tasa de recuperación, costo y tiempo por gestión para cuantificar el beneficio económico en un piloto.</w:t>
      </w:r>
    </w:p>
    <w:p w14:paraId="7BBDF5CD" w14:textId="77777777" w:rsidR="003C53B1" w:rsidRPr="004D4A21" w:rsidRDefault="00000000" w:rsidP="00567D22">
      <w:pPr>
        <w:pStyle w:val="Cuerpo"/>
        <w:numPr>
          <w:ilvl w:val="0"/>
          <w:numId w:val="12"/>
        </w:numPr>
        <w:spacing w:after="120"/>
        <w:rPr>
          <w:lang w:val="es-EC"/>
          <w:rPrChange w:id="1566" w:author="(Estudiante) Andres Marcelo Olmedo Coronel" w:date="2026-10-26T20:49:00Z" w16du:dateUtc="2026-10-27T01:49:00Z">
            <w:rPr/>
          </w:rPrChange>
        </w:rPr>
      </w:pPr>
      <w:r w:rsidRPr="004D4A21">
        <w:rPr>
          <w:lang w:val="es-EC"/>
          <w:rPrChange w:id="1567" w:author="(Estudiante) Andres Marcelo Olmedo Coronel" w:date="2026-10-26T20:49:00Z" w16du:dateUtc="2026-10-27T01:49:00Z">
            <w:rPr/>
          </w:rPrChange>
        </w:rPr>
        <w:t>Repetir la auditoría de equidad con datos reales y muestras suficientes en cada subgrupo, y publicar la ficha del modelo actualizada en cada versión.</w:t>
      </w:r>
    </w:p>
    <w:p w14:paraId="7BBDF5CE" w14:textId="77777777" w:rsidR="003C53B1" w:rsidRPr="004D4A21" w:rsidRDefault="00000000" w:rsidP="00567D22">
      <w:pPr>
        <w:pStyle w:val="Ttulo1"/>
        <w:numPr>
          <w:ilvl w:val="0"/>
          <w:numId w:val="1"/>
        </w:numPr>
        <w:rPr>
          <w:rFonts w:eastAsia="Arial"/>
          <w:lang w:val="es-EC"/>
          <w:rPrChange w:id="1568" w:author="(Estudiante) Andres Marcelo Olmedo Coronel" w:date="2026-10-26T20:49:00Z" w16du:dateUtc="2026-10-27T01:49:00Z">
            <w:rPr>
              <w:rFonts w:eastAsia="Arial"/>
            </w:rPr>
          </w:rPrChange>
        </w:rPr>
      </w:pPr>
      <w:bookmarkStart w:id="1569" w:name="_Toc243938853"/>
      <w:r w:rsidRPr="004D4A21">
        <w:rPr>
          <w:rStyle w:val="Ninguno"/>
          <w:lang w:val="es-EC"/>
          <w:rPrChange w:id="1570" w:author="(Estudiante) Andres Marcelo Olmedo Coronel" w:date="2026-10-26T20:49:00Z" w16du:dateUtc="2026-10-27T01:49:00Z">
            <w:rPr>
              <w:rStyle w:val="Ninguno"/>
            </w:rPr>
          </w:rPrChange>
        </w:rPr>
        <w:t>Trabajo futuro</w:t>
      </w:r>
      <w:bookmarkEnd w:id="1569"/>
    </w:p>
    <w:p w14:paraId="7BBDF5CF" w14:textId="77777777" w:rsidR="003C53B1" w:rsidRPr="004D4A21" w:rsidRDefault="00000000">
      <w:pPr>
        <w:pStyle w:val="Cuerpo"/>
        <w:rPr>
          <w:lang w:val="es-EC"/>
          <w:rPrChange w:id="1571" w:author="(Estudiante) Andres Marcelo Olmedo Coronel" w:date="2026-10-26T20:49:00Z" w16du:dateUtc="2026-10-27T01:49:00Z">
            <w:rPr/>
          </w:rPrChange>
        </w:rPr>
      </w:pPr>
      <w:r w:rsidRPr="004D4A21">
        <w:rPr>
          <w:lang w:val="es-EC"/>
          <w:rPrChange w:id="1572" w:author="(Estudiante) Andres Marcelo Olmedo Coronel" w:date="2026-10-26T20:49:00Z" w16du:dateUtc="2026-10-27T01:49:00Z">
            <w:rPr/>
          </w:rPrChange>
        </w:rPr>
        <w:t>Los resultados abren las siguientes líneas de trabajo:</w:t>
      </w:r>
    </w:p>
    <w:p w14:paraId="7BBDF5D0" w14:textId="77777777" w:rsidR="003C53B1" w:rsidRPr="004D4A21" w:rsidRDefault="00000000" w:rsidP="00567D22">
      <w:pPr>
        <w:pStyle w:val="Cuerpo"/>
        <w:numPr>
          <w:ilvl w:val="0"/>
          <w:numId w:val="12"/>
        </w:numPr>
        <w:spacing w:after="120"/>
        <w:rPr>
          <w:lang w:val="es-EC"/>
          <w:rPrChange w:id="1573" w:author="(Estudiante) Andres Marcelo Olmedo Coronel" w:date="2026-10-26T20:49:00Z" w16du:dateUtc="2026-10-27T01:49:00Z">
            <w:rPr/>
          </w:rPrChange>
        </w:rPr>
      </w:pPr>
      <w:r w:rsidRPr="004D4A21">
        <w:rPr>
          <w:b/>
          <w:bCs/>
          <w:lang w:val="es-EC"/>
          <w:rPrChange w:id="1574" w:author="(Estudiante) Andres Marcelo Olmedo Coronel" w:date="2026-10-26T20:49:00Z" w16du:dateUtc="2026-10-27T01:49:00Z">
            <w:rPr>
              <w:b/>
              <w:bCs/>
            </w:rPr>
          </w:rPrChange>
        </w:rPr>
        <w:t xml:space="preserve">Validación con datos reales: </w:t>
      </w:r>
      <w:r w:rsidRPr="004D4A21">
        <w:rPr>
          <w:lang w:val="es-EC"/>
          <w:rPrChange w:id="1575" w:author="(Estudiante) Andres Marcelo Olmedo Coronel" w:date="2026-10-26T20:49:00Z" w16du:dateUtc="2026-10-27T01:49:00Z">
            <w:rPr/>
          </w:rPrChange>
        </w:rPr>
        <w:t>reentrenar el sistema con el panel real de la cartera y comparar horizontes de 30, 60 y 90 días.</w:t>
      </w:r>
    </w:p>
    <w:p w14:paraId="7BBDF5D1" w14:textId="77777777" w:rsidR="003C53B1" w:rsidRPr="004D4A21" w:rsidRDefault="00000000" w:rsidP="00567D22">
      <w:pPr>
        <w:pStyle w:val="Cuerpo"/>
        <w:numPr>
          <w:ilvl w:val="0"/>
          <w:numId w:val="12"/>
        </w:numPr>
        <w:spacing w:after="120"/>
        <w:rPr>
          <w:lang w:val="es-EC"/>
          <w:rPrChange w:id="1576" w:author="(Estudiante) Andres Marcelo Olmedo Coronel" w:date="2026-10-26T20:49:00Z" w16du:dateUtc="2026-10-27T01:49:00Z">
            <w:rPr/>
          </w:rPrChange>
        </w:rPr>
      </w:pPr>
      <w:r w:rsidRPr="004D4A21">
        <w:rPr>
          <w:b/>
          <w:bCs/>
          <w:lang w:val="es-EC"/>
          <w:rPrChange w:id="1577" w:author="(Estudiante) Andres Marcelo Olmedo Coronel" w:date="2026-10-26T20:49:00Z" w16du:dateUtc="2026-10-27T01:49:00Z">
            <w:rPr>
              <w:b/>
              <w:bCs/>
            </w:rPr>
          </w:rPrChange>
        </w:rPr>
        <w:t xml:space="preserve">Mejora de las categorías intermedias: </w:t>
      </w:r>
      <w:r w:rsidRPr="004D4A21">
        <w:rPr>
          <w:lang w:val="es-EC"/>
          <w:rPrChange w:id="1578" w:author="(Estudiante) Andres Marcelo Olmedo Coronel" w:date="2026-10-26T20:49:00Z" w16du:dateUtc="2026-10-27T01:49:00Z">
            <w:rPr/>
          </w:rPrChange>
        </w:rPr>
        <w:t>explorar pérdidas sensibles al costo, modelos ordinales alternativos y variables de comportamiento transaccional de alta frecuencia.</w:t>
      </w:r>
    </w:p>
    <w:p w14:paraId="7BBDF5D2" w14:textId="77777777" w:rsidR="003C53B1" w:rsidRPr="004D4A21" w:rsidRDefault="00000000" w:rsidP="00567D22">
      <w:pPr>
        <w:pStyle w:val="Cuerpo"/>
        <w:numPr>
          <w:ilvl w:val="0"/>
          <w:numId w:val="12"/>
        </w:numPr>
        <w:spacing w:after="120"/>
        <w:rPr>
          <w:lang w:val="es-EC"/>
          <w:rPrChange w:id="1579" w:author="(Estudiante) Andres Marcelo Olmedo Coronel" w:date="2026-10-26T20:49:00Z" w16du:dateUtc="2026-10-27T01:49:00Z">
            <w:rPr/>
          </w:rPrChange>
        </w:rPr>
      </w:pPr>
      <w:r w:rsidRPr="004D4A21">
        <w:rPr>
          <w:b/>
          <w:bCs/>
          <w:lang w:val="es-EC"/>
          <w:rPrChange w:id="1580" w:author="(Estudiante) Andres Marcelo Olmedo Coronel" w:date="2026-10-26T20:49:00Z" w16du:dateUtc="2026-10-27T01:49:00Z">
            <w:rPr>
              <w:b/>
              <w:bCs/>
            </w:rPr>
          </w:rPrChange>
        </w:rPr>
        <w:t xml:space="preserve">Ampliación de algoritmos: </w:t>
      </w:r>
      <w:r w:rsidRPr="004D4A21">
        <w:rPr>
          <w:lang w:val="es-EC"/>
          <w:rPrChange w:id="1581" w:author="(Estudiante) Andres Marcelo Olmedo Coronel" w:date="2026-10-26T20:49:00Z" w16du:dateUtc="2026-10-27T01:49:00Z">
            <w:rPr/>
          </w:rPrChange>
        </w:rPr>
        <w:t>incorporar XGBoost (Chen &amp; Guestrin, 2016) y LightGBM con búsqueda bayesiana de hiperparámetros y validación temporal.</w:t>
      </w:r>
    </w:p>
    <w:p w14:paraId="7BBDF5D3" w14:textId="77777777" w:rsidR="003C53B1" w:rsidRPr="004D4A21" w:rsidRDefault="00000000" w:rsidP="00567D22">
      <w:pPr>
        <w:pStyle w:val="Cuerpo"/>
        <w:numPr>
          <w:ilvl w:val="0"/>
          <w:numId w:val="12"/>
        </w:numPr>
        <w:spacing w:after="120"/>
        <w:rPr>
          <w:lang w:val="es-EC"/>
          <w:rPrChange w:id="1582" w:author="(Estudiante) Andres Marcelo Olmedo Coronel" w:date="2026-10-26T20:49:00Z" w16du:dateUtc="2026-10-27T01:49:00Z">
            <w:rPr/>
          </w:rPrChange>
        </w:rPr>
      </w:pPr>
      <w:r w:rsidRPr="004D4A21">
        <w:rPr>
          <w:b/>
          <w:bCs/>
          <w:lang w:val="es-EC"/>
          <w:rPrChange w:id="1583" w:author="(Estudiante) Andres Marcelo Olmedo Coronel" w:date="2026-10-26T20:49:00Z" w16du:dateUtc="2026-10-27T01:49:00Z">
            <w:rPr>
              <w:b/>
              <w:bCs/>
            </w:rPr>
          </w:rPrChange>
        </w:rPr>
        <w:t xml:space="preserve">Incertidumbre condicionada por clase: </w:t>
      </w:r>
      <w:r w:rsidRPr="004D4A21">
        <w:rPr>
          <w:lang w:val="es-EC"/>
          <w:rPrChange w:id="1584" w:author="(Estudiante) Andres Marcelo Olmedo Coronel" w:date="2026-10-26T20:49:00Z" w16du:dateUtc="2026-10-27T01:49:00Z">
            <w:rPr/>
          </w:rPrChange>
        </w:rPr>
        <w:t>aplicar conjuntos conformes condicionados por categoría para equilibrar la cobertura entre clases.</w:t>
      </w:r>
    </w:p>
    <w:p w14:paraId="7BBDF5D4" w14:textId="77777777" w:rsidR="003C53B1" w:rsidRPr="004D4A21" w:rsidRDefault="00000000" w:rsidP="00567D22">
      <w:pPr>
        <w:pStyle w:val="Cuerpo"/>
        <w:numPr>
          <w:ilvl w:val="0"/>
          <w:numId w:val="12"/>
        </w:numPr>
        <w:spacing w:after="120"/>
        <w:rPr>
          <w:lang w:val="es-EC"/>
          <w:rPrChange w:id="1585" w:author="(Estudiante) Andres Marcelo Olmedo Coronel" w:date="2026-10-26T20:49:00Z" w16du:dateUtc="2026-10-27T01:49:00Z">
            <w:rPr/>
          </w:rPrChange>
        </w:rPr>
      </w:pPr>
      <w:r w:rsidRPr="004D4A21">
        <w:rPr>
          <w:b/>
          <w:bCs/>
          <w:lang w:val="es-EC"/>
          <w:rPrChange w:id="1586" w:author="(Estudiante) Andres Marcelo Olmedo Coronel" w:date="2026-10-26T20:49:00Z" w16du:dateUtc="2026-10-27T01:49:00Z">
            <w:rPr>
              <w:b/>
              <w:bCs/>
            </w:rPr>
          </w:rPrChange>
        </w:rPr>
        <w:t xml:space="preserve">Módulo de gestión operativa: </w:t>
      </w:r>
      <w:r w:rsidRPr="004D4A21">
        <w:rPr>
          <w:lang w:val="es-EC"/>
          <w:rPrChange w:id="1587" w:author="(Estudiante) Andres Marcelo Olmedo Coronel" w:date="2026-10-26T20:49:00Z" w16du:dateUtc="2026-10-27T01:49:00Z">
            <w:rPr/>
          </w:rPrChange>
        </w:rPr>
        <w:t>integrar la predicción con las alertas de compromisos, la priorización diaria y el registro automático de gestiones identificados en la entrevista.</w:t>
      </w:r>
    </w:p>
    <w:p w14:paraId="7BBDF5D5" w14:textId="77777777" w:rsidR="003C53B1" w:rsidRPr="004D4A21" w:rsidRDefault="00000000" w:rsidP="00567D22">
      <w:pPr>
        <w:pStyle w:val="Cuerpo"/>
        <w:numPr>
          <w:ilvl w:val="0"/>
          <w:numId w:val="12"/>
        </w:numPr>
        <w:spacing w:after="120"/>
        <w:rPr>
          <w:lang w:val="es-EC"/>
          <w:rPrChange w:id="1588" w:author="(Estudiante) Andres Marcelo Olmedo Coronel" w:date="2026-10-26T20:49:00Z" w16du:dateUtc="2026-10-27T01:49:00Z">
            <w:rPr/>
          </w:rPrChange>
        </w:rPr>
      </w:pPr>
      <w:r w:rsidRPr="004D4A21">
        <w:rPr>
          <w:b/>
          <w:bCs/>
          <w:lang w:val="es-EC"/>
          <w:rPrChange w:id="1589" w:author="(Estudiante) Andres Marcelo Olmedo Coronel" w:date="2026-10-26T20:49:00Z" w16du:dateUtc="2026-10-27T01:49:00Z">
            <w:rPr>
              <w:b/>
              <w:bCs/>
            </w:rPr>
          </w:rPrChange>
        </w:rPr>
        <w:t xml:space="preserve">Recomendación de acciones de cobranza: </w:t>
      </w:r>
      <w:r w:rsidRPr="004D4A21">
        <w:rPr>
          <w:lang w:val="es-EC"/>
          <w:rPrChange w:id="1590" w:author="(Estudiante) Andres Marcelo Olmedo Coronel" w:date="2026-10-26T20:49:00Z" w16du:dateUtc="2026-10-27T01:49:00Z">
            <w:rPr/>
          </w:rPrChange>
        </w:rPr>
        <w:t>estimar con modelos de impacto qué acción tiene mayor probabilidad de éxito para cada cliente.</w:t>
      </w:r>
    </w:p>
    <w:p w14:paraId="7BBDF5D6" w14:textId="77777777" w:rsidR="003C53B1" w:rsidRPr="004D4A21" w:rsidRDefault="00000000" w:rsidP="00567D22">
      <w:pPr>
        <w:pStyle w:val="Cuerpo"/>
        <w:numPr>
          <w:ilvl w:val="0"/>
          <w:numId w:val="12"/>
        </w:numPr>
        <w:spacing w:after="120"/>
        <w:rPr>
          <w:lang w:val="es-EC"/>
          <w:rPrChange w:id="1591" w:author="(Estudiante) Andres Marcelo Olmedo Coronel" w:date="2026-10-26T20:49:00Z" w16du:dateUtc="2026-10-27T01:49:00Z">
            <w:rPr/>
          </w:rPrChange>
        </w:rPr>
      </w:pPr>
      <w:r w:rsidRPr="004D4A21">
        <w:rPr>
          <w:b/>
          <w:bCs/>
          <w:lang w:val="es-EC"/>
          <w:rPrChange w:id="1592" w:author="(Estudiante) Andres Marcelo Olmedo Coronel" w:date="2026-10-26T20:49:00Z" w16du:dateUtc="2026-10-27T01:49:00Z">
            <w:rPr>
              <w:b/>
              <w:bCs/>
            </w:rPr>
          </w:rPrChange>
        </w:rPr>
        <w:t xml:space="preserve">Monitoreo avanzado: </w:t>
      </w:r>
      <w:r w:rsidRPr="004D4A21">
        <w:rPr>
          <w:lang w:val="es-EC"/>
          <w:rPrChange w:id="1593" w:author="(Estudiante) Andres Marcelo Olmedo Coronel" w:date="2026-10-26T20:49:00Z" w16du:dateUtc="2026-10-27T01:49:00Z">
            <w:rPr/>
          </w:rPrChange>
        </w:rPr>
        <w:t>implementar detectores de drift y reentrenamiento programado (Bayram et al., 2022; Hovakimyan &amp; Bravo, 2024).</w:t>
      </w:r>
    </w:p>
    <w:p w14:paraId="7BBDF5D7" w14:textId="77777777" w:rsidR="003C53B1" w:rsidRPr="004D4A21" w:rsidRDefault="00000000" w:rsidP="00567D22">
      <w:pPr>
        <w:pStyle w:val="Ttulo1"/>
        <w:numPr>
          <w:ilvl w:val="0"/>
          <w:numId w:val="1"/>
        </w:numPr>
        <w:rPr>
          <w:rFonts w:eastAsia="Arial"/>
          <w:lang w:val="es-EC"/>
          <w:rPrChange w:id="1594" w:author="(Estudiante) Andres Marcelo Olmedo Coronel" w:date="2026-10-26T20:49:00Z" w16du:dateUtc="2026-10-27T01:49:00Z">
            <w:rPr>
              <w:rFonts w:eastAsia="Arial"/>
            </w:rPr>
          </w:rPrChange>
        </w:rPr>
      </w:pPr>
      <w:bookmarkStart w:id="1595" w:name="_Toc243938854"/>
      <w:r w:rsidRPr="004D4A21">
        <w:rPr>
          <w:rStyle w:val="Ninguno"/>
          <w:lang w:val="es-EC"/>
          <w:rPrChange w:id="1596" w:author="(Estudiante) Andres Marcelo Olmedo Coronel" w:date="2026-10-26T20:49:00Z" w16du:dateUtc="2026-10-27T01:49:00Z">
            <w:rPr>
              <w:rStyle w:val="Ninguno"/>
            </w:rPr>
          </w:rPrChange>
        </w:rPr>
        <w:t>Referencias</w:t>
      </w:r>
      <w:bookmarkEnd w:id="1595"/>
    </w:p>
    <w:p w14:paraId="7BBDF5D8" w14:textId="77777777" w:rsidR="003C53B1" w:rsidRPr="004D4A21" w:rsidRDefault="00000000">
      <w:pPr>
        <w:pStyle w:val="Cuerpo"/>
        <w:spacing w:after="160"/>
        <w:ind w:left="720" w:hanging="720"/>
        <w:jc w:val="left"/>
        <w:rPr>
          <w:lang w:val="es-EC"/>
          <w:rPrChange w:id="1597" w:author="(Estudiante) Andres Marcelo Olmedo Coronel" w:date="2026-10-26T20:49:00Z" w16du:dateUtc="2026-10-27T01:49:00Z">
            <w:rPr/>
          </w:rPrChange>
        </w:rPr>
      </w:pPr>
      <w:r w:rsidRPr="004D4A21">
        <w:rPr>
          <w:lang w:val="es-EC"/>
          <w:rPrChange w:id="1598" w:author="(Estudiante) Andres Marcelo Olmedo Coronel" w:date="2026-10-26T20:49:00Z" w16du:dateUtc="2026-10-27T01:49:00Z">
            <w:rPr/>
          </w:rPrChange>
        </w:rPr>
        <w:t xml:space="preserve">Alonso Robisco, A., &amp; Carbó Martínez, J. M. (2022). Measuring the model risk-adjusted performance of machine learning algorithms in credit default </w:t>
      </w:r>
      <w:r w:rsidRPr="004D4A21">
        <w:rPr>
          <w:lang w:val="es-EC"/>
          <w:rPrChange w:id="1599" w:author="(Estudiante) Andres Marcelo Olmedo Coronel" w:date="2026-10-26T20:49:00Z" w16du:dateUtc="2026-10-27T01:49:00Z">
            <w:rPr/>
          </w:rPrChange>
        </w:rPr>
        <w:lastRenderedPageBreak/>
        <w:t>prediction. Financial Innovation, 8, Artículo 70. https://doi.org/10.1186/s40854-022-00366-1</w:t>
      </w:r>
    </w:p>
    <w:p w14:paraId="7BBDF5D9" w14:textId="77777777" w:rsidR="003C53B1" w:rsidRPr="004D4A21" w:rsidRDefault="00000000">
      <w:pPr>
        <w:pStyle w:val="Cuerpo"/>
        <w:spacing w:after="160"/>
        <w:ind w:left="720" w:hanging="720"/>
        <w:jc w:val="left"/>
        <w:rPr>
          <w:lang w:val="es-EC"/>
          <w:rPrChange w:id="1600" w:author="(Estudiante) Andres Marcelo Olmedo Coronel" w:date="2026-10-26T20:49:00Z" w16du:dateUtc="2026-10-27T01:49:00Z">
            <w:rPr/>
          </w:rPrChange>
        </w:rPr>
      </w:pPr>
      <w:r w:rsidRPr="004D4A21">
        <w:rPr>
          <w:lang w:val="es-EC"/>
          <w:rPrChange w:id="1601" w:author="(Estudiante) Andres Marcelo Olmedo Coronel" w:date="2026-10-26T20:49:00Z" w16du:dateUtc="2026-10-27T01:49:00Z">
            <w:rPr/>
          </w:rPrChange>
        </w:rPr>
        <w:t>Angelopoulos, A. N., &amp; Bates, S. (2023). Conformal prediction: A gentle introduction. Foundations and Trends in Machine Learning, 16(4), 494–591. https://doi.org/10.1561/2200000101</w:t>
      </w:r>
    </w:p>
    <w:p w14:paraId="7BBDF5DA" w14:textId="77777777" w:rsidR="003C53B1" w:rsidRPr="004D4A21" w:rsidRDefault="00000000">
      <w:pPr>
        <w:pStyle w:val="Cuerpo"/>
        <w:spacing w:after="160"/>
        <w:ind w:left="720" w:hanging="720"/>
        <w:jc w:val="left"/>
        <w:rPr>
          <w:lang w:val="es-EC"/>
          <w:rPrChange w:id="1602" w:author="(Estudiante) Andres Marcelo Olmedo Coronel" w:date="2026-10-26T20:49:00Z" w16du:dateUtc="2026-10-27T01:49:00Z">
            <w:rPr/>
          </w:rPrChange>
        </w:rPr>
      </w:pPr>
      <w:r w:rsidRPr="004D4A21">
        <w:rPr>
          <w:lang w:val="es-EC"/>
          <w:rPrChange w:id="1603" w:author="(Estudiante) Andres Marcelo Olmedo Coronel" w:date="2026-10-26T20:49:00Z" w16du:dateUtc="2026-10-27T01:49:00Z">
            <w:rPr/>
          </w:rPrChange>
        </w:rPr>
        <w:t>Asamblea Nacional del Ecuador. (2021, 26 de mayo). Ley Orgánica de Protección de Datos Personales. Registro Oficial, Quinto Suplemento 459. https://faolex.fao.org/docs/pdf/ecu213345.pdf</w:t>
      </w:r>
    </w:p>
    <w:p w14:paraId="7BBDF5DB" w14:textId="77777777" w:rsidR="003C53B1" w:rsidRPr="004D4A21" w:rsidRDefault="00000000">
      <w:pPr>
        <w:pStyle w:val="Cuerpo"/>
        <w:spacing w:after="160"/>
        <w:ind w:left="720" w:hanging="720"/>
        <w:jc w:val="left"/>
        <w:rPr>
          <w:lang w:val="es-EC"/>
          <w:rPrChange w:id="1604" w:author="(Estudiante) Andres Marcelo Olmedo Coronel" w:date="2026-10-26T20:49:00Z" w16du:dateUtc="2026-10-27T01:49:00Z">
            <w:rPr/>
          </w:rPrChange>
        </w:rPr>
      </w:pPr>
      <w:r w:rsidRPr="004D4A21">
        <w:rPr>
          <w:lang w:val="es-EC"/>
          <w:rPrChange w:id="1605" w:author="(Estudiante) Andres Marcelo Olmedo Coronel" w:date="2026-10-26T20:49:00Z" w16du:dateUtc="2026-10-27T01:49:00Z">
            <w:rPr/>
          </w:rPrChange>
        </w:rPr>
        <w:t>Bayram, F., Ahmed, B. S., &amp; Kassler, A. (2022). From concept drift to model degradation: An overview on performance-aware drift detectors. Knowledge-Based Systems, 245, Artículo 108632. https://doi.org/10.1016/j.knosys.2022.108632</w:t>
      </w:r>
    </w:p>
    <w:p w14:paraId="7BBDF5DC" w14:textId="77777777" w:rsidR="003C53B1" w:rsidRPr="004D4A21" w:rsidRDefault="00000000">
      <w:pPr>
        <w:pStyle w:val="Cuerpo"/>
        <w:spacing w:after="160"/>
        <w:ind w:left="720" w:hanging="720"/>
        <w:jc w:val="left"/>
        <w:rPr>
          <w:lang w:val="es-EC"/>
          <w:rPrChange w:id="1606" w:author="(Estudiante) Andres Marcelo Olmedo Coronel" w:date="2026-10-26T20:49:00Z" w16du:dateUtc="2026-10-27T01:49:00Z">
            <w:rPr/>
          </w:rPrChange>
        </w:rPr>
      </w:pPr>
      <w:r w:rsidRPr="004D4A21">
        <w:rPr>
          <w:lang w:val="es-EC"/>
          <w:rPrChange w:id="1607" w:author="(Estudiante) Andres Marcelo Olmedo Coronel" w:date="2026-10-26T20:49:00Z" w16du:dateUtc="2026-10-27T01:49:00Z">
            <w:rPr/>
          </w:rPrChange>
        </w:rPr>
        <w:t>Breiman, L. (2001). Random forests. Machine Learning, 45(1), 5–32. https://doi.org/10.1023/A:1010933404324</w:t>
      </w:r>
    </w:p>
    <w:p w14:paraId="7BBDF5DD" w14:textId="77777777" w:rsidR="003C53B1" w:rsidRPr="004D4A21" w:rsidRDefault="00000000">
      <w:pPr>
        <w:pStyle w:val="Cuerpo"/>
        <w:spacing w:after="160"/>
        <w:ind w:left="720" w:hanging="720"/>
        <w:jc w:val="left"/>
        <w:rPr>
          <w:lang w:val="es-EC"/>
          <w:rPrChange w:id="1608" w:author="(Estudiante) Andres Marcelo Olmedo Coronel" w:date="2026-10-26T20:49:00Z" w16du:dateUtc="2026-10-27T01:49:00Z">
            <w:rPr/>
          </w:rPrChange>
        </w:rPr>
      </w:pPr>
      <w:r w:rsidRPr="004D4A21">
        <w:rPr>
          <w:lang w:val="es-EC"/>
          <w:rPrChange w:id="1609" w:author="(Estudiante) Andres Marcelo Olmedo Coronel" w:date="2026-10-26T20:49:00Z" w16du:dateUtc="2026-10-27T01:49:00Z">
            <w:rPr/>
          </w:rPrChange>
        </w:rPr>
        <w:t>Brier, G. W. (1950). Verification of forecasts expressed in terms of probability. Monthly Weather Review, 78(1), 1–3. https://doi.org/10.1175/1520-0493(1950)078&lt;0001:VOFEIT&gt;2.0.CO;2</w:t>
      </w:r>
    </w:p>
    <w:p w14:paraId="7BBDF5DE" w14:textId="77777777" w:rsidR="003C53B1" w:rsidRPr="004D4A21" w:rsidRDefault="00000000">
      <w:pPr>
        <w:pStyle w:val="Cuerpo"/>
        <w:spacing w:after="160"/>
        <w:ind w:left="720" w:hanging="720"/>
        <w:jc w:val="left"/>
        <w:rPr>
          <w:lang w:val="es-EC"/>
          <w:rPrChange w:id="1610" w:author="(Estudiante) Andres Marcelo Olmedo Coronel" w:date="2026-10-26T20:49:00Z" w16du:dateUtc="2026-10-27T01:49:00Z">
            <w:rPr/>
          </w:rPrChange>
        </w:rPr>
      </w:pPr>
      <w:r w:rsidRPr="004D4A21">
        <w:rPr>
          <w:lang w:val="es-EC"/>
          <w:rPrChange w:id="1611" w:author="(Estudiante) Andres Marcelo Olmedo Coronel" w:date="2026-10-26T20:49:00Z" w16du:dateUtc="2026-10-27T01:49:00Z">
            <w:rPr/>
          </w:rPrChange>
        </w:rPr>
        <w:t>Bücker, M., Szepannek, G., Gosiewska, A., &amp; Biecek, P. (2022). Transparency, auditability, and explainability of machine learning models in credit scoring. Journal of the Operational Research Society, 73(1), 70–90. https://doi.org/10.1080/01605682.2021.1922098</w:t>
      </w:r>
    </w:p>
    <w:p w14:paraId="7BBDF5DF" w14:textId="77777777" w:rsidR="003C53B1" w:rsidRPr="004D4A21" w:rsidRDefault="00000000">
      <w:pPr>
        <w:pStyle w:val="Cuerpo"/>
        <w:spacing w:after="160"/>
        <w:ind w:left="720" w:hanging="720"/>
        <w:jc w:val="left"/>
        <w:rPr>
          <w:lang w:val="es-EC"/>
          <w:rPrChange w:id="1612" w:author="(Estudiante) Andres Marcelo Olmedo Coronel" w:date="2026-10-26T20:49:00Z" w16du:dateUtc="2026-10-27T01:49:00Z">
            <w:rPr/>
          </w:rPrChange>
        </w:rPr>
      </w:pPr>
      <w:r w:rsidRPr="004D4A21">
        <w:rPr>
          <w:lang w:val="es-EC"/>
          <w:rPrChange w:id="1613" w:author="(Estudiante) Andres Marcelo Olmedo Coronel" w:date="2026-10-26T20:49:00Z" w16du:dateUtc="2026-10-27T01:49:00Z">
            <w:rPr/>
          </w:rPrChange>
        </w:rPr>
        <w:t>Bussmann, N., Giudici, P., Marinelli, D., &amp; Papenbrock, J. (2021). Explainable machine learning in credit risk management. Computational Economics, 57(1), 203–216. https://doi.org/10.1007/s10614-020-10042-0</w:t>
      </w:r>
    </w:p>
    <w:p w14:paraId="7BBDF5E0" w14:textId="77777777" w:rsidR="003C53B1" w:rsidRPr="004D4A21" w:rsidRDefault="00000000">
      <w:pPr>
        <w:pStyle w:val="Cuerpo"/>
        <w:spacing w:after="160"/>
        <w:ind w:left="720" w:hanging="720"/>
        <w:jc w:val="left"/>
        <w:rPr>
          <w:lang w:val="es-EC"/>
          <w:rPrChange w:id="1614" w:author="(Estudiante) Andres Marcelo Olmedo Coronel" w:date="2026-10-26T20:49:00Z" w16du:dateUtc="2026-10-27T01:49:00Z">
            <w:rPr/>
          </w:rPrChange>
        </w:rPr>
      </w:pPr>
      <w:r w:rsidRPr="004D4A21">
        <w:rPr>
          <w:lang w:val="es-EC"/>
          <w:rPrChange w:id="1615" w:author="(Estudiante) Andres Marcelo Olmedo Coronel" w:date="2026-10-26T20:49:00Z" w16du:dateUtc="2026-10-27T01:49:00Z">
            <w:rPr/>
          </w:rPrChange>
        </w:rPr>
        <w:t>Chen, T., &amp; Guestrin, C. (2016). XGBoost: A scalable tree boosting system. En Proceedings of the 22nd ACM SIGKDD International Conference on Knowledge Discovery and Data Mining (pp. 785–794). ACM. https://doi.org/10.1145/2939672.2939785</w:t>
      </w:r>
    </w:p>
    <w:p w14:paraId="7BBDF5E1" w14:textId="77777777" w:rsidR="003C53B1" w:rsidRPr="004D4A21" w:rsidRDefault="00000000">
      <w:pPr>
        <w:pStyle w:val="Cuerpo"/>
        <w:spacing w:after="160"/>
        <w:ind w:left="720" w:hanging="720"/>
        <w:jc w:val="left"/>
        <w:rPr>
          <w:lang w:val="es-EC"/>
          <w:rPrChange w:id="1616" w:author="(Estudiante) Andres Marcelo Olmedo Coronel" w:date="2026-10-26T20:49:00Z" w16du:dateUtc="2026-10-27T01:49:00Z">
            <w:rPr/>
          </w:rPrChange>
        </w:rPr>
      </w:pPr>
      <w:r w:rsidRPr="004D4A21">
        <w:rPr>
          <w:lang w:val="es-EC"/>
          <w:rPrChange w:id="1617" w:author="(Estudiante) Andres Marcelo Olmedo Coronel" w:date="2026-10-26T20:49:00Z" w16du:dateUtc="2026-10-27T01:49:00Z">
            <w:rPr/>
          </w:rPrChange>
        </w:rPr>
        <w:t>Cohen, J. (1968). Weighted kappa: Nominal scale agreement provision for scaled disagreement or partial credit. Psychological Bulletin, 70(4), 213–220. https://doi.org/10.1037/h0026256</w:t>
      </w:r>
    </w:p>
    <w:p w14:paraId="7BBDF5E2" w14:textId="77777777" w:rsidR="003C53B1" w:rsidRPr="004D4A21" w:rsidRDefault="00000000">
      <w:pPr>
        <w:pStyle w:val="Cuerpo"/>
        <w:spacing w:after="160"/>
        <w:ind w:left="720" w:hanging="720"/>
        <w:jc w:val="left"/>
        <w:rPr>
          <w:lang w:val="es-EC"/>
          <w:rPrChange w:id="1618" w:author="(Estudiante) Andres Marcelo Olmedo Coronel" w:date="2026-10-26T20:49:00Z" w16du:dateUtc="2026-10-27T01:49:00Z">
            <w:rPr/>
          </w:rPrChange>
        </w:rPr>
      </w:pPr>
      <w:r w:rsidRPr="004D4A21">
        <w:rPr>
          <w:lang w:val="es-EC"/>
          <w:rPrChange w:id="1619" w:author="(Estudiante) Andres Marcelo Olmedo Coronel" w:date="2026-10-26T20:49:00Z" w16du:dateUtc="2026-10-27T01:49:00Z">
            <w:rPr/>
          </w:rPrChange>
        </w:rPr>
        <w:t>Dastile, X., Celik, T., &amp; Potsane, M. (2020). Statistical and machine learning models in credit scoring: A systematic literature survey. Applied Soft Computing, 91, Artículo 106263. https://doi.org/10.1016/j.asoc.2020.106263</w:t>
      </w:r>
    </w:p>
    <w:p w14:paraId="7BBDF5E3" w14:textId="77777777" w:rsidR="003C53B1" w:rsidRPr="004D4A21" w:rsidRDefault="00000000">
      <w:pPr>
        <w:pStyle w:val="Cuerpo"/>
        <w:spacing w:after="160"/>
        <w:ind w:left="720" w:hanging="720"/>
        <w:jc w:val="left"/>
        <w:rPr>
          <w:lang w:val="es-EC"/>
          <w:rPrChange w:id="1620" w:author="(Estudiante) Andres Marcelo Olmedo Coronel" w:date="2026-10-26T20:49:00Z" w16du:dateUtc="2026-10-27T01:49:00Z">
            <w:rPr/>
          </w:rPrChange>
        </w:rPr>
      </w:pPr>
      <w:r w:rsidRPr="004D4A21">
        <w:rPr>
          <w:lang w:val="es-EC"/>
          <w:rPrChange w:id="1621" w:author="(Estudiante) Andres Marcelo Olmedo Coronel" w:date="2026-10-26T20:49:00Z" w16du:dateUtc="2026-10-27T01:49:00Z">
            <w:rPr/>
          </w:rPrChange>
        </w:rPr>
        <w:t xml:space="preserve">de Lange, P. E., Melsom, B., Vennerød, C. B., &amp; Westgaard, S. (2022). Explainable AI for credit assessment in banks. Journal of Risk and </w:t>
      </w:r>
      <w:r w:rsidRPr="004D4A21">
        <w:rPr>
          <w:lang w:val="es-EC"/>
          <w:rPrChange w:id="1622" w:author="(Estudiante) Andres Marcelo Olmedo Coronel" w:date="2026-10-26T20:49:00Z" w16du:dateUtc="2026-10-27T01:49:00Z">
            <w:rPr/>
          </w:rPrChange>
        </w:rPr>
        <w:lastRenderedPageBreak/>
        <w:t>Financial Management, 15(12), Artículo 556. https://doi.org/10.3390/jrfm15120556</w:t>
      </w:r>
    </w:p>
    <w:p w14:paraId="7BBDF5E4" w14:textId="77777777" w:rsidR="003C53B1" w:rsidRPr="004D4A21" w:rsidRDefault="00000000">
      <w:pPr>
        <w:pStyle w:val="Cuerpo"/>
        <w:spacing w:after="160"/>
        <w:ind w:left="720" w:hanging="720"/>
        <w:jc w:val="left"/>
        <w:rPr>
          <w:lang w:val="es-EC"/>
          <w:rPrChange w:id="1623" w:author="(Estudiante) Andres Marcelo Olmedo Coronel" w:date="2026-10-26T20:49:00Z" w16du:dateUtc="2026-10-27T01:49:00Z">
            <w:rPr/>
          </w:rPrChange>
        </w:rPr>
      </w:pPr>
      <w:r w:rsidRPr="004D4A21">
        <w:rPr>
          <w:lang w:val="es-EC"/>
          <w:rPrChange w:id="1624" w:author="(Estudiante) Andres Marcelo Olmedo Coronel" w:date="2026-10-26T20:49:00Z" w16du:dateUtc="2026-10-27T01:49:00Z">
            <w:rPr/>
          </w:rPrChange>
        </w:rPr>
        <w:t>Efron, B., &amp; Tibshirani, R. J. (1993). An introduction to the bootstrap. Chapman &amp; Hall/CRC. https://doi.org/10.1201/9780429246593</w:t>
      </w:r>
    </w:p>
    <w:p w14:paraId="7BBDF5E5" w14:textId="77777777" w:rsidR="003C53B1" w:rsidRPr="004D4A21" w:rsidRDefault="00000000">
      <w:pPr>
        <w:pStyle w:val="Cuerpo"/>
        <w:spacing w:after="160"/>
        <w:ind w:left="720" w:hanging="720"/>
        <w:jc w:val="left"/>
        <w:rPr>
          <w:lang w:val="es-EC"/>
          <w:rPrChange w:id="1625" w:author="(Estudiante) Andres Marcelo Olmedo Coronel" w:date="2026-10-26T20:49:00Z" w16du:dateUtc="2026-10-27T01:49:00Z">
            <w:rPr/>
          </w:rPrChange>
        </w:rPr>
      </w:pPr>
      <w:r w:rsidRPr="004D4A21">
        <w:rPr>
          <w:lang w:val="es-EC"/>
          <w:rPrChange w:id="1626" w:author="(Estudiante) Andres Marcelo Olmedo Coronel" w:date="2026-10-26T20:49:00Z" w16du:dateUtc="2026-10-27T01:49:00Z">
            <w:rPr/>
          </w:rPrChange>
        </w:rPr>
        <w:t>Frank, E., &amp; Hall, M. (2001). A simple approach to ordinal classification. En L. De Raedt &amp; P. Flach (Eds.), Machine learning: ECML 2001 (pp. 145–156). Springer. https://doi.org/10.1007/3-540-44795-4_13</w:t>
      </w:r>
    </w:p>
    <w:p w14:paraId="7BBDF5E6" w14:textId="77777777" w:rsidR="003C53B1" w:rsidRPr="004D4A21" w:rsidRDefault="00000000">
      <w:pPr>
        <w:pStyle w:val="Cuerpo"/>
        <w:spacing w:after="160"/>
        <w:ind w:left="720" w:hanging="720"/>
        <w:jc w:val="left"/>
        <w:rPr>
          <w:lang w:val="es-EC"/>
          <w:rPrChange w:id="1627" w:author="(Estudiante) Andres Marcelo Olmedo Coronel" w:date="2026-10-26T20:49:00Z" w16du:dateUtc="2026-10-27T01:49:00Z">
            <w:rPr/>
          </w:rPrChange>
        </w:rPr>
      </w:pPr>
      <w:r w:rsidRPr="004D4A21">
        <w:rPr>
          <w:lang w:val="es-EC"/>
          <w:rPrChange w:id="1628" w:author="(Estudiante) Andres Marcelo Olmedo Coronel" w:date="2026-10-26T20:49:00Z" w16du:dateUtc="2026-10-27T01:49:00Z">
            <w:rPr/>
          </w:rPrChange>
        </w:rPr>
        <w:t>Friedman, J. H. (2001). Greedy function approximation: A gradient boosting machine. The Annals of Statistics, 29(5), 1189–1232. https://doi.org/10.1214/aos/1013203451</w:t>
      </w:r>
    </w:p>
    <w:p w14:paraId="7BBDF5E7" w14:textId="77777777" w:rsidR="003C53B1" w:rsidRPr="004D4A21" w:rsidRDefault="00000000">
      <w:pPr>
        <w:pStyle w:val="Cuerpo"/>
        <w:spacing w:after="160"/>
        <w:ind w:left="720" w:hanging="720"/>
        <w:jc w:val="left"/>
        <w:rPr>
          <w:lang w:val="es-EC"/>
          <w:rPrChange w:id="1629" w:author="(Estudiante) Andres Marcelo Olmedo Coronel" w:date="2026-10-26T20:49:00Z" w16du:dateUtc="2026-10-27T01:49:00Z">
            <w:rPr/>
          </w:rPrChange>
        </w:rPr>
      </w:pPr>
      <w:r w:rsidRPr="004D4A21">
        <w:rPr>
          <w:lang w:val="es-EC"/>
          <w:rPrChange w:id="1630" w:author="(Estudiante) Andres Marcelo Olmedo Coronel" w:date="2026-10-26T20:49:00Z" w16du:dateUtc="2026-10-27T01:49:00Z">
            <w:rPr/>
          </w:rPrChange>
        </w:rPr>
        <w:t>Fritz-Morgenthal, S., Hein, B., &amp; Papenbrock, J. (2022). Financial risk management and explainable, trustworthy, responsible AI. Frontiers in Artificial Intelligence, 5, Artículo 779799. https://doi.org/10.3389/frai.2022.779799</w:t>
      </w:r>
    </w:p>
    <w:p w14:paraId="7BBDF5E8" w14:textId="77777777" w:rsidR="003C53B1" w:rsidRPr="004D4A21" w:rsidRDefault="00000000">
      <w:pPr>
        <w:pStyle w:val="Cuerpo"/>
        <w:spacing w:after="160"/>
        <w:ind w:left="720" w:hanging="720"/>
        <w:jc w:val="left"/>
        <w:rPr>
          <w:lang w:val="es-EC"/>
          <w:rPrChange w:id="1631" w:author="(Estudiante) Andres Marcelo Olmedo Coronel" w:date="2026-10-26T20:49:00Z" w16du:dateUtc="2026-10-27T01:49:00Z">
            <w:rPr/>
          </w:rPrChange>
        </w:rPr>
      </w:pPr>
      <w:r w:rsidRPr="004D4A21">
        <w:rPr>
          <w:lang w:val="es-EC"/>
          <w:rPrChange w:id="1632" w:author="(Estudiante) Andres Marcelo Olmedo Coronel" w:date="2026-10-26T20:49:00Z" w16du:dateUtc="2026-10-27T01:49:00Z">
            <w:rPr/>
          </w:rPrChange>
        </w:rPr>
        <w:t>Geurts, P., Ernst, D., &amp; Wehenkel, L. (2006). Extremely randomized trees. Machine Learning, 63(1), 3–42. https://doi.org/10.1007/s10994-006-6226-1</w:t>
      </w:r>
    </w:p>
    <w:p w14:paraId="7BBDF5E9" w14:textId="77777777" w:rsidR="003C53B1" w:rsidRPr="004D4A21" w:rsidRDefault="00000000">
      <w:pPr>
        <w:pStyle w:val="Cuerpo"/>
        <w:spacing w:after="160"/>
        <w:ind w:left="720" w:hanging="720"/>
        <w:jc w:val="left"/>
        <w:rPr>
          <w:lang w:val="es-EC"/>
          <w:rPrChange w:id="1633" w:author="(Estudiante) Andres Marcelo Olmedo Coronel" w:date="2026-10-26T20:49:00Z" w16du:dateUtc="2026-10-27T01:49:00Z">
            <w:rPr/>
          </w:rPrChange>
        </w:rPr>
      </w:pPr>
      <w:r w:rsidRPr="004D4A21">
        <w:rPr>
          <w:lang w:val="es-EC"/>
          <w:rPrChange w:id="1634" w:author="(Estudiante) Andres Marcelo Olmedo Coronel" w:date="2026-10-26T20:49:00Z" w16du:dateUtc="2026-10-27T01:49:00Z">
            <w:rPr/>
          </w:rPrChange>
        </w:rPr>
        <w:t>Gunnarsson, B. R., vanden Broucke, S., Baesens, B., Óskarsdóttir, M., &amp; Lemahieu, W. (2021). Deep learning for credit scoring: Do or don’t? European Journal of Operational Research, 295(1), 292–305. https://doi.org/10.1016/j.ejor.2021.03.006</w:t>
      </w:r>
    </w:p>
    <w:p w14:paraId="7BBDF5EA" w14:textId="77777777" w:rsidR="003C53B1" w:rsidRPr="004D4A21" w:rsidRDefault="00000000">
      <w:pPr>
        <w:pStyle w:val="Cuerpo"/>
        <w:spacing w:after="160"/>
        <w:ind w:left="720" w:hanging="720"/>
        <w:jc w:val="left"/>
        <w:rPr>
          <w:lang w:val="es-EC"/>
          <w:rPrChange w:id="1635" w:author="(Estudiante) Andres Marcelo Olmedo Coronel" w:date="2026-10-26T20:49:00Z" w16du:dateUtc="2026-10-27T01:49:00Z">
            <w:rPr/>
          </w:rPrChange>
        </w:rPr>
      </w:pPr>
      <w:r w:rsidRPr="004D4A21">
        <w:rPr>
          <w:lang w:val="es-EC"/>
          <w:rPrChange w:id="1636" w:author="(Estudiante) Andres Marcelo Olmedo Coronel" w:date="2026-10-26T20:49:00Z" w16du:dateUtc="2026-10-27T01:49:00Z">
            <w:rPr/>
          </w:rPrChange>
        </w:rPr>
        <w:t>Guo, C., Pleiss, G., Sun, Y., &amp; Weinberger, K. Q. (2017). On calibration of modern neural networks. En Proceedings of the 34th International Conference on Machine Learning (pp. 1321–1330). PMLR. https://arxiv.org/abs/1706.04599</w:t>
      </w:r>
    </w:p>
    <w:p w14:paraId="7BBDF5EB" w14:textId="77777777" w:rsidR="003C53B1" w:rsidRPr="004D4A21" w:rsidRDefault="00000000">
      <w:pPr>
        <w:pStyle w:val="Cuerpo"/>
        <w:spacing w:after="160"/>
        <w:ind w:left="720" w:hanging="720"/>
        <w:jc w:val="left"/>
        <w:rPr>
          <w:lang w:val="es-EC"/>
          <w:rPrChange w:id="1637" w:author="(Estudiante) Andres Marcelo Olmedo Coronel" w:date="2026-10-26T20:49:00Z" w16du:dateUtc="2026-10-27T01:49:00Z">
            <w:rPr/>
          </w:rPrChange>
        </w:rPr>
      </w:pPr>
      <w:r w:rsidRPr="004D4A21">
        <w:rPr>
          <w:lang w:val="es-EC"/>
          <w:rPrChange w:id="1638" w:author="(Estudiante) Andres Marcelo Olmedo Coronel" w:date="2026-10-26T20:49:00Z" w16du:dateUtc="2026-10-27T01:49:00Z">
            <w:rPr/>
          </w:rPrChange>
        </w:rPr>
        <w:t>Hardt, M., Price, E., &amp; Srebro, N. (2016). Equality of opportunity in supervised learning. En Advances in Neural Information Processing Systems 29 (pp. 3315–3323). https://arxiv.org/abs/1610.02413</w:t>
      </w:r>
    </w:p>
    <w:p w14:paraId="7BBDF5EC" w14:textId="77777777" w:rsidR="003C53B1" w:rsidRPr="004D4A21" w:rsidRDefault="00000000">
      <w:pPr>
        <w:pStyle w:val="Cuerpo"/>
        <w:spacing w:after="160"/>
        <w:ind w:left="720" w:hanging="720"/>
        <w:jc w:val="left"/>
        <w:rPr>
          <w:lang w:val="es-EC"/>
          <w:rPrChange w:id="1639" w:author="(Estudiante) Andres Marcelo Olmedo Coronel" w:date="2026-10-26T20:49:00Z" w16du:dateUtc="2026-10-27T01:49:00Z">
            <w:rPr/>
          </w:rPrChange>
        </w:rPr>
      </w:pPr>
      <w:r w:rsidRPr="004D4A21">
        <w:rPr>
          <w:lang w:val="es-EC"/>
          <w:rPrChange w:id="1640" w:author="(Estudiante) Andres Marcelo Olmedo Coronel" w:date="2026-10-26T20:49:00Z" w16du:dateUtc="2026-10-27T01:49:00Z">
            <w:rPr/>
          </w:rPrChange>
        </w:rPr>
        <w:t>Hovakimyan, G., &amp; Bravo, J. M. (2024). Evolving strategies in machine learning: A systematic review of concept drift detection. Information, 15(12), Artículo 786. https://doi.org/10.3390/info15120786</w:t>
      </w:r>
    </w:p>
    <w:p w14:paraId="7BBDF5ED" w14:textId="77777777" w:rsidR="003C53B1" w:rsidRPr="004D4A21" w:rsidRDefault="00000000">
      <w:pPr>
        <w:pStyle w:val="Cuerpo"/>
        <w:spacing w:after="160"/>
        <w:ind w:left="720" w:hanging="720"/>
        <w:jc w:val="left"/>
        <w:rPr>
          <w:lang w:val="es-EC"/>
          <w:rPrChange w:id="1641" w:author="(Estudiante) Andres Marcelo Olmedo Coronel" w:date="2026-10-26T20:49:00Z" w16du:dateUtc="2026-10-27T01:49:00Z">
            <w:rPr/>
          </w:rPrChange>
        </w:rPr>
      </w:pPr>
      <w:r w:rsidRPr="004D4A21">
        <w:rPr>
          <w:lang w:val="es-EC"/>
          <w:rPrChange w:id="1642" w:author="(Estudiante) Andres Marcelo Olmedo Coronel" w:date="2026-10-26T20:49:00Z" w16du:dateUtc="2026-10-27T01:49:00Z">
            <w:rPr/>
          </w:rPrChange>
        </w:rPr>
        <w:t>International Organization for Standardization &amp; International Electrotechnical Commission. (2011). Systems and software engineering — Systems and software Quality Requirements and Evaluation (SQuaRE) — System and software quality models (ISO/IEC 25010:2011). https://www.iso.org/standard/35733.html</w:t>
      </w:r>
    </w:p>
    <w:p w14:paraId="7BBDF5EE" w14:textId="77777777" w:rsidR="003C53B1" w:rsidRPr="004D4A21" w:rsidRDefault="00000000">
      <w:pPr>
        <w:pStyle w:val="Cuerpo"/>
        <w:spacing w:after="160"/>
        <w:ind w:left="720" w:hanging="720"/>
        <w:jc w:val="left"/>
        <w:rPr>
          <w:lang w:val="es-EC"/>
          <w:rPrChange w:id="1643" w:author="(Estudiante) Andres Marcelo Olmedo Coronel" w:date="2026-10-26T20:49:00Z" w16du:dateUtc="2026-10-27T01:49:00Z">
            <w:rPr/>
          </w:rPrChange>
        </w:rPr>
      </w:pPr>
      <w:r w:rsidRPr="004D4A21">
        <w:rPr>
          <w:lang w:val="es-EC"/>
          <w:rPrChange w:id="1644" w:author="(Estudiante) Andres Marcelo Olmedo Coronel" w:date="2026-10-26T20:49:00Z" w16du:dateUtc="2026-10-27T01:49:00Z">
            <w:rPr/>
          </w:rPrChange>
        </w:rPr>
        <w:lastRenderedPageBreak/>
        <w:t>International Organization for Standardization &amp; International Electrotechnical Commission. (2023a). Information technology — Artificial intelligence — Guidance on risk management (ISO/IEC 23894:2023). https://www.iso.org/standard/77304.html</w:t>
      </w:r>
    </w:p>
    <w:p w14:paraId="7BBDF5EF" w14:textId="77777777" w:rsidR="003C53B1" w:rsidRPr="004D4A21" w:rsidRDefault="00000000">
      <w:pPr>
        <w:pStyle w:val="Cuerpo"/>
        <w:spacing w:after="160"/>
        <w:ind w:left="720" w:hanging="720"/>
        <w:jc w:val="left"/>
        <w:rPr>
          <w:lang w:val="es-EC"/>
          <w:rPrChange w:id="1645" w:author="(Estudiante) Andres Marcelo Olmedo Coronel" w:date="2026-10-26T20:49:00Z" w16du:dateUtc="2026-10-27T01:49:00Z">
            <w:rPr/>
          </w:rPrChange>
        </w:rPr>
      </w:pPr>
      <w:r w:rsidRPr="004D4A21">
        <w:rPr>
          <w:lang w:val="es-EC"/>
          <w:rPrChange w:id="1646" w:author="(Estudiante) Andres Marcelo Olmedo Coronel" w:date="2026-10-26T20:49:00Z" w16du:dateUtc="2026-10-27T01:49:00Z">
            <w:rPr/>
          </w:rPrChange>
        </w:rPr>
        <w:t>International Organization for Standardization &amp; International Electrotechnical Commission. (2023b). Software engineering — Systems and software Quality Requirements and Evaluation (SQuaRE) — Quality model for AI systems (ISO/IEC 25059:2023). https://www.iso.org/standard/80655.html</w:t>
      </w:r>
    </w:p>
    <w:p w14:paraId="7BBDF5F0" w14:textId="77777777" w:rsidR="003C53B1" w:rsidRPr="004D4A21" w:rsidRDefault="00000000">
      <w:pPr>
        <w:pStyle w:val="Cuerpo"/>
        <w:spacing w:after="160"/>
        <w:ind w:left="720" w:hanging="720"/>
        <w:jc w:val="left"/>
        <w:rPr>
          <w:lang w:val="es-EC"/>
          <w:rPrChange w:id="1647" w:author="(Estudiante) Andres Marcelo Olmedo Coronel" w:date="2026-10-26T20:49:00Z" w16du:dateUtc="2026-10-27T01:49:00Z">
            <w:rPr/>
          </w:rPrChange>
        </w:rPr>
      </w:pPr>
      <w:r w:rsidRPr="004D4A21">
        <w:rPr>
          <w:lang w:val="es-EC"/>
          <w:rPrChange w:id="1648" w:author="(Estudiante) Andres Marcelo Olmedo Coronel" w:date="2026-10-26T20:49:00Z" w16du:dateUtc="2026-10-27T01:49:00Z">
            <w:rPr/>
          </w:rPrChange>
        </w:rPr>
        <w:t>Kaufman, S., Rosset, S., Perlich, C., &amp; Stitelman, O. (2012). Leakage in data mining: Formulation, detection, and avoidance. ACM Transactions on Knowledge Discovery from Data, 6(4), Artículo 15. https://doi.org/10.1145/2382577.2382579</w:t>
      </w:r>
    </w:p>
    <w:p w14:paraId="7BBDF5F1" w14:textId="77777777" w:rsidR="003C53B1" w:rsidRPr="004D4A21" w:rsidRDefault="00000000">
      <w:pPr>
        <w:pStyle w:val="Cuerpo"/>
        <w:spacing w:after="160"/>
        <w:ind w:left="720" w:hanging="720"/>
        <w:jc w:val="left"/>
        <w:rPr>
          <w:lang w:val="es-EC"/>
          <w:rPrChange w:id="1649" w:author="(Estudiante) Andres Marcelo Olmedo Coronel" w:date="2026-10-26T20:49:00Z" w16du:dateUtc="2026-10-27T01:49:00Z">
            <w:rPr/>
          </w:rPrChange>
        </w:rPr>
      </w:pPr>
      <w:r w:rsidRPr="004D4A21">
        <w:rPr>
          <w:lang w:val="es-EC"/>
          <w:rPrChange w:id="1650" w:author="(Estudiante) Andres Marcelo Olmedo Coronel" w:date="2026-10-26T20:49:00Z" w16du:dateUtc="2026-10-27T01:49:00Z">
            <w:rPr/>
          </w:rPrChange>
        </w:rPr>
        <w:t>Ke, G., Meng, Q., Finley, T., Wang, T., Chen, W., Ma, W., Ye, Q., &amp; Liu, T.-Y. (2017). LightGBM: A highly efficient gradient boosting decision tree. En Advances in Neural Information Processing Systems 30 (pp. 3146–3154). https://papers.nips.cc/paper/6907-lightgbm-a-highly-efficient-gradient-boosting-decision-tree</w:t>
      </w:r>
    </w:p>
    <w:p w14:paraId="7BBDF5F2" w14:textId="77777777" w:rsidR="003C53B1" w:rsidRPr="004D4A21" w:rsidRDefault="00000000">
      <w:pPr>
        <w:pStyle w:val="Cuerpo"/>
        <w:spacing w:after="160"/>
        <w:ind w:left="720" w:hanging="720"/>
        <w:jc w:val="left"/>
        <w:rPr>
          <w:lang w:val="es-EC"/>
          <w:rPrChange w:id="1651" w:author="(Estudiante) Andres Marcelo Olmedo Coronel" w:date="2026-10-26T20:49:00Z" w16du:dateUtc="2026-10-27T01:49:00Z">
            <w:rPr/>
          </w:rPrChange>
        </w:rPr>
      </w:pPr>
      <w:r w:rsidRPr="004D4A21">
        <w:rPr>
          <w:lang w:val="es-EC"/>
          <w:rPrChange w:id="1652" w:author="(Estudiante) Andres Marcelo Olmedo Coronel" w:date="2026-10-26T20:49:00Z" w16du:dateUtc="2026-10-27T01:49:00Z">
            <w:rPr/>
          </w:rPrChange>
        </w:rPr>
        <w:t>Kreuzberger, D., Kühl, N., &amp; Hirschl, S. (2023). Machine learning operations (MLOps): Overview, definition, and architecture. IEEE Access, 11, 31866–31879. https://doi.org/10.1109/ACCESS.2023.3262138</w:t>
      </w:r>
    </w:p>
    <w:p w14:paraId="7BBDF5F3" w14:textId="77777777" w:rsidR="003C53B1" w:rsidRPr="004D4A21" w:rsidRDefault="00000000">
      <w:pPr>
        <w:pStyle w:val="Cuerpo"/>
        <w:spacing w:after="160"/>
        <w:ind w:left="720" w:hanging="720"/>
        <w:jc w:val="left"/>
        <w:rPr>
          <w:lang w:val="es-EC"/>
          <w:rPrChange w:id="1653" w:author="(Estudiante) Andres Marcelo Olmedo Coronel" w:date="2026-10-26T20:49:00Z" w16du:dateUtc="2026-10-27T01:49:00Z">
            <w:rPr/>
          </w:rPrChange>
        </w:rPr>
      </w:pPr>
      <w:r w:rsidRPr="004D4A21">
        <w:rPr>
          <w:lang w:val="es-EC"/>
          <w:rPrChange w:id="1654" w:author="(Estudiante) Andres Marcelo Olmedo Coronel" w:date="2026-10-26T20:49:00Z" w16du:dateUtc="2026-10-27T01:49:00Z">
            <w:rPr/>
          </w:rPrChange>
        </w:rPr>
        <w:t>Lessmann, S., Baesens, B., Seow, H.-V., &amp; Thomas, L. C. (2015). Benchmarking state-of-the-art classification algorithms for credit scoring: An update of research. European Journal of Operational Research, 247(1), 124–136. https://doi.org/10.1016/j.ejor.2015.05.030</w:t>
      </w:r>
    </w:p>
    <w:p w14:paraId="7BBDF5F4" w14:textId="77777777" w:rsidR="003C53B1" w:rsidRPr="004D4A21" w:rsidRDefault="00000000">
      <w:pPr>
        <w:pStyle w:val="Cuerpo"/>
        <w:spacing w:after="160"/>
        <w:ind w:left="720" w:hanging="720"/>
        <w:jc w:val="left"/>
        <w:rPr>
          <w:lang w:val="es-EC"/>
          <w:rPrChange w:id="1655" w:author="(Estudiante) Andres Marcelo Olmedo Coronel" w:date="2026-10-26T20:49:00Z" w16du:dateUtc="2026-10-27T01:49:00Z">
            <w:rPr/>
          </w:rPrChange>
        </w:rPr>
      </w:pPr>
      <w:r w:rsidRPr="004D4A21">
        <w:rPr>
          <w:lang w:val="es-EC"/>
          <w:rPrChange w:id="1656" w:author="(Estudiante) Andres Marcelo Olmedo Coronel" w:date="2026-10-26T20:49:00Z" w16du:dateUtc="2026-10-27T01:49:00Z">
            <w:rPr/>
          </w:rPrChange>
        </w:rPr>
        <w:t>Lundberg, S. M., &amp; Lee, S.-I. (2017). A unified approach to interpreting model predictions. En Advances in Neural Information Processing Systems 30 (pp. 4765–4774). https://arxiv.org/abs/1705.07874</w:t>
      </w:r>
    </w:p>
    <w:p w14:paraId="7BBDF5F5" w14:textId="77777777" w:rsidR="003C53B1" w:rsidRPr="004D4A21" w:rsidRDefault="00000000">
      <w:pPr>
        <w:pStyle w:val="Cuerpo"/>
        <w:spacing w:after="160"/>
        <w:ind w:left="720" w:hanging="720"/>
        <w:jc w:val="left"/>
        <w:rPr>
          <w:lang w:val="es-EC"/>
          <w:rPrChange w:id="1657" w:author="(Estudiante) Andres Marcelo Olmedo Coronel" w:date="2026-10-26T20:49:00Z" w16du:dateUtc="2026-10-27T01:49:00Z">
            <w:rPr/>
          </w:rPrChange>
        </w:rPr>
      </w:pPr>
      <w:r w:rsidRPr="004D4A21">
        <w:rPr>
          <w:lang w:val="es-EC"/>
          <w:rPrChange w:id="1658" w:author="(Estudiante) Andres Marcelo Olmedo Coronel" w:date="2026-10-26T20:49:00Z" w16du:dateUtc="2026-10-27T01:49:00Z">
            <w:rPr/>
          </w:rPrChange>
        </w:rPr>
        <w:t>Mitchell, M., Wu, S., Zaldivar, A., Barnes, P., Vasserman, L., Hutchinson, B., Spitzer, E., Raji, I. D., &amp; Gebru, T. (2019). Model cards for model reporting. En Proceedings of the Conference on Fairness, Accountability, and Transparency (pp. 220–229). ACM. https://doi.org/10.1145/3287560.3287596</w:t>
      </w:r>
    </w:p>
    <w:p w14:paraId="7BBDF5F6" w14:textId="77777777" w:rsidR="003C53B1" w:rsidRPr="004D4A21" w:rsidRDefault="00000000">
      <w:pPr>
        <w:pStyle w:val="Cuerpo"/>
        <w:spacing w:after="160"/>
        <w:ind w:left="720" w:hanging="720"/>
        <w:jc w:val="left"/>
        <w:rPr>
          <w:lang w:val="es-EC"/>
          <w:rPrChange w:id="1659" w:author="(Estudiante) Andres Marcelo Olmedo Coronel" w:date="2026-10-26T20:49:00Z" w16du:dateUtc="2026-10-27T01:49:00Z">
            <w:rPr/>
          </w:rPrChange>
        </w:rPr>
      </w:pPr>
      <w:r w:rsidRPr="004D4A21">
        <w:rPr>
          <w:lang w:val="es-EC"/>
          <w:rPrChange w:id="1660" w:author="(Estudiante) Andres Marcelo Olmedo Coronel" w:date="2026-10-26T20:49:00Z" w16du:dateUtc="2026-10-27T01:49:00Z">
            <w:rPr/>
          </w:rPrChange>
        </w:rPr>
        <w:t>Niculescu-Mizil, A., &amp; Caruana, R. (2005). Predicting good probabilities with supervised learning. En Proceedings of the 22nd International Conference on Machine Learning (pp. 625–632). ACM. https://doi.org/10.1145/1102351.1102430</w:t>
      </w:r>
    </w:p>
    <w:p w14:paraId="7BBDF5F7" w14:textId="77777777" w:rsidR="003C53B1" w:rsidRPr="004D4A21" w:rsidRDefault="00000000">
      <w:pPr>
        <w:pStyle w:val="Cuerpo"/>
        <w:spacing w:after="160"/>
        <w:ind w:left="720" w:hanging="720"/>
        <w:jc w:val="left"/>
        <w:rPr>
          <w:lang w:val="es-EC"/>
          <w:rPrChange w:id="1661" w:author="(Estudiante) Andres Marcelo Olmedo Coronel" w:date="2026-10-26T20:49:00Z" w16du:dateUtc="2026-10-27T01:49:00Z">
            <w:rPr/>
          </w:rPrChange>
        </w:rPr>
      </w:pPr>
      <w:r w:rsidRPr="004D4A21">
        <w:rPr>
          <w:lang w:val="es-EC"/>
          <w:rPrChange w:id="1662" w:author="(Estudiante) Andres Marcelo Olmedo Coronel" w:date="2026-10-26T20:49:00Z" w16du:dateUtc="2026-10-27T01:49:00Z">
            <w:rPr/>
          </w:rPrChange>
        </w:rPr>
        <w:t xml:space="preserve">Pedregosa, F., Varoquaux, G., Gramfort, A., Michel, V., Thirion, B., Grisel, O., Blondel, M., Prettenhofer, P., Weiss, R., Dubourg, V., Vanderplas, J., </w:t>
      </w:r>
      <w:r w:rsidRPr="004D4A21">
        <w:rPr>
          <w:lang w:val="es-EC"/>
          <w:rPrChange w:id="1663" w:author="(Estudiante) Andres Marcelo Olmedo Coronel" w:date="2026-10-26T20:49:00Z" w16du:dateUtc="2026-10-27T01:49:00Z">
            <w:rPr/>
          </w:rPrChange>
        </w:rPr>
        <w:lastRenderedPageBreak/>
        <w:t>Passos, A., Cournapeau, D., Brucher, M., Perrot, M., &amp; Duchesnay, É. (2011). Scikit-learn: Machine learning in Python. Journal of Machine Learning Research, 12, 2825–2830. https://jmlr.org/papers/v12/pedregosa11a.html</w:t>
      </w:r>
    </w:p>
    <w:p w14:paraId="7BBDF5F8" w14:textId="77777777" w:rsidR="003C53B1" w:rsidRPr="004D4A21" w:rsidRDefault="00000000">
      <w:pPr>
        <w:pStyle w:val="Cuerpo"/>
        <w:spacing w:after="160"/>
        <w:ind w:left="720" w:hanging="720"/>
        <w:jc w:val="left"/>
        <w:rPr>
          <w:lang w:val="es-EC"/>
          <w:rPrChange w:id="1664" w:author="(Estudiante) Andres Marcelo Olmedo Coronel" w:date="2026-10-26T20:49:00Z" w16du:dateUtc="2026-10-27T01:49:00Z">
            <w:rPr/>
          </w:rPrChange>
        </w:rPr>
      </w:pPr>
      <w:r w:rsidRPr="004D4A21">
        <w:rPr>
          <w:lang w:val="es-EC"/>
          <w:rPrChange w:id="1665" w:author="(Estudiante) Andres Marcelo Olmedo Coronel" w:date="2026-10-26T20:49:00Z" w16du:dateUtc="2026-10-27T01:49:00Z">
            <w:rPr/>
          </w:rPrChange>
        </w:rPr>
        <w:t>Primicias. (2026, 26 de agosto). Morosidad en los bancos de Ecuador cae; el sector está listo para enfrentar un inminente fenómeno de El Niño, dice Superintendente. https://www.primicias.ec/economia/morosidad-bancos-cobertura-credito-fenomeno-nino-superintendente-131096/</w:t>
      </w:r>
    </w:p>
    <w:p w14:paraId="7BBDF5F9" w14:textId="77777777" w:rsidR="003C53B1" w:rsidRPr="004D4A21" w:rsidRDefault="00000000">
      <w:pPr>
        <w:pStyle w:val="Cuerpo"/>
        <w:spacing w:after="160"/>
        <w:ind w:left="720" w:hanging="720"/>
        <w:jc w:val="left"/>
        <w:rPr>
          <w:lang w:val="es-EC"/>
          <w:rPrChange w:id="1666" w:author="(Estudiante) Andres Marcelo Olmedo Coronel" w:date="2026-10-26T20:49:00Z" w16du:dateUtc="2026-10-27T01:49:00Z">
            <w:rPr/>
          </w:rPrChange>
        </w:rPr>
      </w:pPr>
      <w:r w:rsidRPr="004D4A21">
        <w:rPr>
          <w:lang w:val="es-EC"/>
          <w:rPrChange w:id="1667" w:author="(Estudiante) Andres Marcelo Olmedo Coronel" w:date="2026-10-26T20:49:00Z" w16du:dateUtc="2026-10-27T01:49:00Z">
            <w:rPr/>
          </w:rPrChange>
        </w:rPr>
        <w:t>Ribeiro, M. T., Singh, S., &amp; Guestrin, C. (2016). “Why should I trust you?”: Explaining the predictions of any classifier. En Proceedings of the 22nd ACM SIGKDD International Conference on Knowledge Discovery and Data Mining (pp. 1135–1144). ACM. https://doi.org/10.1145/2939672.2939778</w:t>
      </w:r>
    </w:p>
    <w:p w14:paraId="7BBDF5FA" w14:textId="77777777" w:rsidR="003C53B1" w:rsidRPr="004D4A21" w:rsidRDefault="00000000">
      <w:pPr>
        <w:pStyle w:val="Cuerpo"/>
        <w:spacing w:after="160"/>
        <w:ind w:left="720" w:hanging="720"/>
        <w:jc w:val="left"/>
        <w:rPr>
          <w:lang w:val="es-EC"/>
          <w:rPrChange w:id="1668" w:author="(Estudiante) Andres Marcelo Olmedo Coronel" w:date="2026-10-26T20:49:00Z" w16du:dateUtc="2026-10-27T01:49:00Z">
            <w:rPr/>
          </w:rPrChange>
        </w:rPr>
      </w:pPr>
      <w:r w:rsidRPr="004D4A21">
        <w:rPr>
          <w:lang w:val="es-EC"/>
          <w:rPrChange w:id="1669" w:author="(Estudiante) Andres Marcelo Olmedo Coronel" w:date="2026-10-26T20:49:00Z" w16du:dateUtc="2026-10-27T01:49:00Z">
            <w:rPr/>
          </w:rPrChange>
        </w:rPr>
        <w:t>Romano, Y., Sesia, M., &amp; Candès, E. J. (2020). Classification with valid and adaptive coverage. En Advances in Neural Information Processing Systems 33 (pp. 3581–3591). https://arxiv.org/abs/2006.02544</w:t>
      </w:r>
    </w:p>
    <w:p w14:paraId="7BBDF5FB" w14:textId="77777777" w:rsidR="003C53B1" w:rsidRPr="004D4A21" w:rsidRDefault="00000000">
      <w:pPr>
        <w:pStyle w:val="Cuerpo"/>
        <w:spacing w:after="160"/>
        <w:ind w:left="720" w:hanging="720"/>
        <w:jc w:val="left"/>
        <w:rPr>
          <w:lang w:val="es-EC"/>
          <w:rPrChange w:id="1670" w:author="(Estudiante) Andres Marcelo Olmedo Coronel" w:date="2026-10-26T20:49:00Z" w16du:dateUtc="2026-10-27T01:49:00Z">
            <w:rPr/>
          </w:rPrChange>
        </w:rPr>
      </w:pPr>
      <w:r w:rsidRPr="004D4A21">
        <w:rPr>
          <w:lang w:val="es-EC"/>
          <w:rPrChange w:id="1671" w:author="(Estudiante) Andres Marcelo Olmedo Coronel" w:date="2026-10-26T20:49:00Z" w16du:dateUtc="2026-10-27T01:49:00Z">
            <w:rPr/>
          </w:rPrChange>
        </w:rPr>
        <w:t>Schröer, C., Kruse, F., &amp; Gómez, J. M. (2021). A systematic literature review on applying CRISP-DM process model. Procedia Computer Science, 181, 526–534. https://doi.org/10.1016/j.procs.2021.01.199</w:t>
      </w:r>
    </w:p>
    <w:p w14:paraId="7BBDF5FC" w14:textId="77777777" w:rsidR="003C53B1" w:rsidRPr="004D4A21" w:rsidRDefault="00000000">
      <w:pPr>
        <w:pStyle w:val="Cuerpo"/>
        <w:spacing w:after="160"/>
        <w:ind w:left="720" w:hanging="720"/>
        <w:jc w:val="left"/>
        <w:rPr>
          <w:lang w:val="es-EC"/>
          <w:rPrChange w:id="1672" w:author="(Estudiante) Andres Marcelo Olmedo Coronel" w:date="2026-10-26T20:49:00Z" w16du:dateUtc="2026-10-27T01:49:00Z">
            <w:rPr/>
          </w:rPrChange>
        </w:rPr>
      </w:pPr>
      <w:r w:rsidRPr="004D4A21">
        <w:rPr>
          <w:lang w:val="es-EC"/>
          <w:rPrChange w:id="1673" w:author="(Estudiante) Andres Marcelo Olmedo Coronel" w:date="2026-10-26T20:49:00Z" w16du:dateUtc="2026-10-27T01:49:00Z">
            <w:rPr/>
          </w:rPrChange>
        </w:rPr>
        <w:t>Sculley, D., Holt, G., Golovin, D., Davydov, E., Phillips, T., Ebner, D., Chaudhary, V., Young, M., Crespo, J.-F., &amp; Dennison, D. (2015). Hidden technical debt in machine learning systems. En Advances in Neural Information Processing Systems 28 (pp. 2503–2511). https://papers.nips.cc/paper/5656-hidden-technical-debt-in-machine-learning-systems</w:t>
      </w:r>
    </w:p>
    <w:p w14:paraId="7BBDF5FD" w14:textId="77777777" w:rsidR="003C53B1" w:rsidRPr="004D4A21" w:rsidRDefault="00000000">
      <w:pPr>
        <w:pStyle w:val="Cuerpo"/>
        <w:jc w:val="left"/>
        <w:rPr>
          <w:lang w:val="es-EC"/>
          <w:rPrChange w:id="1674" w:author="(Estudiante) Andres Marcelo Olmedo Coronel" w:date="2026-10-26T20:49:00Z" w16du:dateUtc="2026-10-27T01:49:00Z">
            <w:rPr/>
          </w:rPrChange>
        </w:rPr>
      </w:pPr>
      <w:r w:rsidRPr="004D4A21">
        <w:rPr>
          <w:i/>
          <w:iCs/>
          <w:lang w:val="es-EC"/>
          <w:rPrChange w:id="1675" w:author="(Estudiante) Andres Marcelo Olmedo Coronel" w:date="2026-10-26T20:49:00Z" w16du:dateUtc="2026-10-27T01:49:00Z">
            <w:rPr>
              <w:i/>
              <w:iCs/>
            </w:rPr>
          </w:rPrChange>
        </w:rPr>
        <w:t xml:space="preserve">Nota. </w:t>
      </w:r>
      <w:r w:rsidRPr="004D4A21">
        <w:rPr>
          <w:lang w:val="es-EC"/>
          <w:rPrChange w:id="1676" w:author="(Estudiante) Andres Marcelo Olmedo Coronel" w:date="2026-10-26T20:49:00Z" w16du:dateUtc="2026-10-27T01:49:00Z">
            <w:rPr/>
          </w:rPrChange>
        </w:rPr>
        <w:t>La entrevista al Área de Recuperación (N. Gutiérrez, comunicación personal, 4 de septiembre de 2026) se cita como comunicación personal y, conforme a APA 7, no se incluye en la lista de referencias.</w:t>
      </w:r>
    </w:p>
    <w:p w14:paraId="7BBDF5FE" w14:textId="77777777" w:rsidR="003C53B1" w:rsidRPr="004D4A21" w:rsidRDefault="00000000" w:rsidP="00567D22">
      <w:pPr>
        <w:pStyle w:val="Ttulo1"/>
        <w:numPr>
          <w:ilvl w:val="0"/>
          <w:numId w:val="1"/>
        </w:numPr>
        <w:rPr>
          <w:rFonts w:eastAsia="Arial"/>
          <w:lang w:val="es-EC"/>
          <w:rPrChange w:id="1677" w:author="(Estudiante) Andres Marcelo Olmedo Coronel" w:date="2026-10-26T20:49:00Z" w16du:dateUtc="2026-10-27T01:49:00Z">
            <w:rPr>
              <w:rFonts w:eastAsia="Arial"/>
            </w:rPr>
          </w:rPrChange>
        </w:rPr>
      </w:pPr>
      <w:bookmarkStart w:id="1678" w:name="_Toc243938855"/>
      <w:r w:rsidRPr="004D4A21">
        <w:rPr>
          <w:rStyle w:val="Ninguno"/>
          <w:lang w:val="es-EC"/>
          <w:rPrChange w:id="1679" w:author="(Estudiante) Andres Marcelo Olmedo Coronel" w:date="2026-10-26T20:49:00Z" w16du:dateUtc="2026-10-27T01:49:00Z">
            <w:rPr>
              <w:rStyle w:val="Ninguno"/>
            </w:rPr>
          </w:rPrChange>
        </w:rPr>
        <w:t>Anexos</w:t>
      </w:r>
      <w:bookmarkEnd w:id="1678"/>
    </w:p>
    <w:p w14:paraId="7BBDF5FF" w14:textId="4D92CA0A" w:rsidR="003C53B1" w:rsidRPr="004D4A21" w:rsidRDefault="00000000">
      <w:pPr>
        <w:pStyle w:val="Cuerpo"/>
        <w:keepNext/>
        <w:rPr>
          <w:lang w:val="es-EC"/>
          <w:rPrChange w:id="1680" w:author="(Estudiante) Andres Marcelo Olmedo Coronel" w:date="2026-10-26T20:49:00Z" w16du:dateUtc="2026-10-27T01:49:00Z">
            <w:rPr/>
          </w:rPrChange>
        </w:rPr>
      </w:pPr>
      <w:r w:rsidRPr="004D4A21">
        <w:rPr>
          <w:b/>
          <w:bCs/>
          <w:lang w:val="es-EC"/>
          <w:rPrChange w:id="1681" w:author="(Estudiante) Andres Marcelo Olmedo Coronel" w:date="2026-10-26T20:49:00Z" w16du:dateUtc="2026-10-27T01:49:00Z">
            <w:rPr>
              <w:b/>
              <w:bCs/>
            </w:rPr>
          </w:rPrChange>
        </w:rPr>
        <w:t>Anexo A. Resumen de la entrevista realizada al Área de Recuperación de</w:t>
      </w:r>
      <w:ins w:id="1682" w:author="(Estudiante) Andres Marcelo Olmedo Coronel" w:date="2026-10-27T03:54:00Z" w16du:dateUtc="2026-10-27T08:54:00Z">
        <w:r w:rsidR="009C2CC9">
          <w:rPr>
            <w:b/>
            <w:bCs/>
            <w:lang w:val="es-EC"/>
          </w:rPr>
          <w:t>l</w:t>
        </w:r>
      </w:ins>
      <w:r w:rsidRPr="004D4A21">
        <w:rPr>
          <w:b/>
          <w:bCs/>
          <w:lang w:val="es-EC"/>
          <w:rPrChange w:id="1683" w:author="(Estudiante) Andres Marcelo Olmedo Coronel" w:date="2026-10-26T20:49:00Z" w16du:dateUtc="2026-10-27T01:49:00Z">
            <w:rPr>
              <w:b/>
              <w:bCs/>
            </w:rPr>
          </w:rPrChange>
        </w:rPr>
        <w:t xml:space="preserve"> Banco</w:t>
      </w:r>
      <w:del w:id="1684" w:author="(Estudiante) Andres Marcelo Olmedo Coronel" w:date="2026-10-27T03:54:00Z" w16du:dateUtc="2026-10-27T08:54:00Z">
        <w:r w:rsidRPr="004D4A21" w:rsidDel="009C2CC9">
          <w:rPr>
            <w:b/>
            <w:bCs/>
            <w:lang w:val="es-EC"/>
            <w:rPrChange w:id="1685" w:author="(Estudiante) Andres Marcelo Olmedo Coronel" w:date="2026-10-26T20:49:00Z" w16du:dateUtc="2026-10-27T01:49:00Z">
              <w:rPr>
                <w:b/>
                <w:bCs/>
              </w:rPr>
            </w:rPrChange>
          </w:rPr>
          <w:delText xml:space="preserve"> ProCredit</w:delText>
        </w:r>
      </w:del>
    </w:p>
    <w:p w14:paraId="7BBDF600" w14:textId="77777777" w:rsidR="003C53B1" w:rsidRPr="004D4A21" w:rsidRDefault="00000000">
      <w:pPr>
        <w:pStyle w:val="Cuerpo"/>
        <w:rPr>
          <w:lang w:val="es-EC"/>
          <w:rPrChange w:id="1686" w:author="(Estudiante) Andres Marcelo Olmedo Coronel" w:date="2026-10-26T20:49:00Z" w16du:dateUtc="2026-10-27T01:49:00Z">
            <w:rPr/>
          </w:rPrChange>
        </w:rPr>
      </w:pPr>
      <w:r w:rsidRPr="004D4A21">
        <w:rPr>
          <w:rStyle w:val="Ninguno"/>
          <w:lang w:val="es-EC"/>
          <w:rPrChange w:id="1687" w:author="(Estudiante) Andres Marcelo Olmedo Coronel" w:date="2026-10-26T20:49:00Z" w16du:dateUtc="2026-10-27T01:49:00Z">
            <w:rPr>
              <w:rStyle w:val="Ninguno"/>
            </w:rPr>
          </w:rPrChange>
        </w:rPr>
        <w:t>Entrevistado: Néstor Gutiérrez, Jefe de Recuperación de Cartera (Calidad de Cartera). Entrevistador: Andrés Olmedo (equipo de proyecto). Fecha: 4 de septiembre de 2026. Objetivo del levantamiento: requerimientos para un sistema de predicción y seguimiento de mora basado en Machine Learning.</w:t>
      </w:r>
    </w:p>
    <w:p w14:paraId="7BBDF601" w14:textId="77777777" w:rsidR="003C53B1" w:rsidRPr="004D4A21" w:rsidRDefault="00000000">
      <w:pPr>
        <w:pStyle w:val="Cuerpo"/>
        <w:rPr>
          <w:lang w:val="es-EC"/>
          <w:rPrChange w:id="1688" w:author="(Estudiante) Andres Marcelo Olmedo Coronel" w:date="2026-10-26T20:49:00Z" w16du:dateUtc="2026-10-27T01:49:00Z">
            <w:rPr/>
          </w:rPrChange>
        </w:rPr>
      </w:pPr>
      <w:r w:rsidRPr="004D4A21">
        <w:rPr>
          <w:rStyle w:val="Ninguno"/>
          <w:i/>
          <w:iCs/>
          <w:lang w:val="es-EC"/>
          <w:rPrChange w:id="1689" w:author="(Estudiante) Andres Marcelo Olmedo Coronel" w:date="2026-10-26T20:49:00Z" w16du:dateUtc="2026-10-27T01:49:00Z">
            <w:rPr>
              <w:rStyle w:val="Ninguno"/>
              <w:i/>
              <w:iCs/>
            </w:rPr>
          </w:rPrChange>
        </w:rPr>
        <w:t>Conclusión principal: el sistema debe permitir anticiparse al riesgo de mora, priorizar acciones preventivas y asegurar la trazabilidad completa de la gestión.</w:t>
      </w:r>
    </w:p>
    <w:p w14:paraId="7BBDF602" w14:textId="77777777" w:rsidR="003C53B1" w:rsidRPr="004D4A21" w:rsidRDefault="00000000">
      <w:pPr>
        <w:pStyle w:val="Cuerpo"/>
        <w:rPr>
          <w:lang w:val="es-EC"/>
          <w:rPrChange w:id="1690" w:author="(Estudiante) Andres Marcelo Olmedo Coronel" w:date="2026-10-26T20:49:00Z" w16du:dateUtc="2026-10-27T01:49:00Z">
            <w:rPr/>
          </w:rPrChange>
        </w:rPr>
      </w:pPr>
      <w:r w:rsidRPr="004D4A21">
        <w:rPr>
          <w:rStyle w:val="Ninguno"/>
          <w:b/>
          <w:bCs/>
          <w:lang w:val="es-EC"/>
          <w:rPrChange w:id="1691" w:author="(Estudiante) Andres Marcelo Olmedo Coronel" w:date="2026-10-26T20:49:00Z" w16du:dateUtc="2026-10-27T01:49:00Z">
            <w:rPr>
              <w:rStyle w:val="Ninguno"/>
              <w:b/>
              <w:bCs/>
            </w:rPr>
          </w:rPrChange>
        </w:rPr>
        <w:lastRenderedPageBreak/>
        <w:t>1. Objetivo de la entrevista</w:t>
      </w:r>
    </w:p>
    <w:p w14:paraId="7BBDF603" w14:textId="77777777" w:rsidR="003C53B1" w:rsidRPr="004D4A21" w:rsidRDefault="00000000">
      <w:pPr>
        <w:pStyle w:val="Cuerpo"/>
        <w:rPr>
          <w:lang w:val="es-EC"/>
          <w:rPrChange w:id="1692" w:author="(Estudiante) Andres Marcelo Olmedo Coronel" w:date="2026-10-26T20:49:00Z" w16du:dateUtc="2026-10-27T01:49:00Z">
            <w:rPr/>
          </w:rPrChange>
        </w:rPr>
      </w:pPr>
      <w:r w:rsidRPr="004D4A21">
        <w:rPr>
          <w:rStyle w:val="Ninguno"/>
          <w:lang w:val="es-EC"/>
          <w:rPrChange w:id="1693" w:author="(Estudiante) Andres Marcelo Olmedo Coronel" w:date="2026-10-26T20:49:00Z" w16du:dateUtc="2026-10-27T01:49:00Z">
            <w:rPr>
              <w:rStyle w:val="Ninguno"/>
            </w:rPr>
          </w:rPrChange>
        </w:rPr>
        <w:t>Comprender el proceso actual de seguimiento y recuperación de cartera, identificar los criterios utilizados para reconocer clientes con riesgo de mora y levantar los requerimientos para una solución tecnológica con capacidades predictivas, dashboards y control de gestión.</w:t>
      </w:r>
    </w:p>
    <w:p w14:paraId="7BBDF604" w14:textId="77777777" w:rsidR="003C53B1" w:rsidRPr="004D4A21" w:rsidRDefault="00000000">
      <w:pPr>
        <w:pStyle w:val="Cuerpo"/>
        <w:rPr>
          <w:lang w:val="es-EC"/>
          <w:rPrChange w:id="1694" w:author="(Estudiante) Andres Marcelo Olmedo Coronel" w:date="2026-10-26T20:49:00Z" w16du:dateUtc="2026-10-27T01:49:00Z">
            <w:rPr/>
          </w:rPrChange>
        </w:rPr>
      </w:pPr>
      <w:r w:rsidRPr="004D4A21">
        <w:rPr>
          <w:rStyle w:val="Ninguno"/>
          <w:b/>
          <w:bCs/>
          <w:lang w:val="es-EC"/>
          <w:rPrChange w:id="1695" w:author="(Estudiante) Andres Marcelo Olmedo Coronel" w:date="2026-10-26T20:49:00Z" w16du:dateUtc="2026-10-27T01:49:00Z">
            <w:rPr>
              <w:rStyle w:val="Ninguno"/>
              <w:b/>
              <w:bCs/>
            </w:rPr>
          </w:rPrChange>
        </w:rPr>
        <w:t>2. Gestión actual de la mora</w:t>
      </w:r>
    </w:p>
    <w:p w14:paraId="7BBDF605" w14:textId="77777777" w:rsidR="003C53B1" w:rsidRPr="004D4A21" w:rsidRDefault="00000000">
      <w:pPr>
        <w:pStyle w:val="Cuerpo"/>
        <w:rPr>
          <w:lang w:val="es-EC"/>
          <w:rPrChange w:id="1696" w:author="(Estudiante) Andres Marcelo Olmedo Coronel" w:date="2026-10-26T20:49:00Z" w16du:dateUtc="2026-10-27T01:49:00Z">
            <w:rPr/>
          </w:rPrChange>
        </w:rPr>
      </w:pPr>
      <w:r w:rsidRPr="004D4A21">
        <w:rPr>
          <w:rStyle w:val="Ninguno"/>
          <w:lang w:val="es-EC"/>
          <w:rPrChange w:id="1697" w:author="(Estudiante) Andres Marcelo Olmedo Coronel" w:date="2026-10-26T20:49:00Z" w16du:dateUtc="2026-10-27T01:49:00Z">
            <w:rPr>
              <w:rStyle w:val="Ninguno"/>
            </w:rPr>
          </w:rPrChange>
        </w:rPr>
        <w:t>La gestión se organiza en etapas: preventiva o premora, mora temprana, gestión reactiva o problemática y, cuando corresponde, recuperación prejudicial o judicial. En premora se prioriza a clientes recurrentes mediante recordatorios por WhatsApp, correo electrónico y mensajes de texto. En etapas posteriores, los casos se revisan en comités de mora para definir alternativas como cambio de fecha o cuota, refinanciamiento, novación, reestructuración y otras acciones de recuperación.</w:t>
      </w:r>
    </w:p>
    <w:p w14:paraId="7BBDF606" w14:textId="77777777" w:rsidR="003C53B1" w:rsidRPr="004D4A21" w:rsidRDefault="00000000">
      <w:pPr>
        <w:pStyle w:val="Cuerpo"/>
        <w:rPr>
          <w:lang w:val="es-EC"/>
          <w:rPrChange w:id="1698" w:author="(Estudiante) Andres Marcelo Olmedo Coronel" w:date="2026-10-26T20:49:00Z" w16du:dateUtc="2026-10-27T01:49:00Z">
            <w:rPr/>
          </w:rPrChange>
        </w:rPr>
      </w:pPr>
      <w:r w:rsidRPr="004D4A21">
        <w:rPr>
          <w:rStyle w:val="Ninguno"/>
          <w:b/>
          <w:bCs/>
          <w:lang w:val="es-EC"/>
          <w:rPrChange w:id="1699" w:author="(Estudiante) Andres Marcelo Olmedo Coronel" w:date="2026-10-26T20:49:00Z" w16du:dateUtc="2026-10-27T01:49:00Z">
            <w:rPr>
              <w:rStyle w:val="Ninguno"/>
              <w:b/>
              <w:bCs/>
            </w:rPr>
          </w:rPrChange>
        </w:rPr>
        <w:t>3. Criterios actuales para identificar riesgo</w:t>
      </w:r>
    </w:p>
    <w:p w14:paraId="7BBDF607" w14:textId="77777777" w:rsidR="003C53B1" w:rsidRPr="004D4A21" w:rsidRDefault="00000000">
      <w:pPr>
        <w:pStyle w:val="Cuerpo"/>
        <w:rPr>
          <w:lang w:val="es-EC"/>
          <w:rPrChange w:id="1700" w:author="(Estudiante) Andres Marcelo Olmedo Coronel" w:date="2026-10-26T20:49:00Z" w16du:dateUtc="2026-10-27T01:49:00Z">
            <w:rPr/>
          </w:rPrChange>
        </w:rPr>
      </w:pPr>
      <w:r w:rsidRPr="004D4A21">
        <w:rPr>
          <w:rStyle w:val="Ninguno"/>
          <w:lang w:val="es-EC"/>
          <w:rPrChange w:id="1701" w:author="(Estudiante) Andres Marcelo Olmedo Coronel" w:date="2026-10-26T20:49:00Z" w16du:dateUtc="2026-10-27T01:49:00Z">
            <w:rPr>
              <w:rStyle w:val="Ninguno"/>
            </w:rPr>
          </w:rPrChange>
        </w:rPr>
        <w:t>Los criterios más relevantes son la recurrencia en mora, la frecuencia de atrasos, los días acumulados dentro del mes, la evolución del atraso entre meses, el cruce del umbral de 30 días, la fecha de desembolso y la existencia de refinanciamientos o reestructuraciones previas. La recurrencia tiene un peso importante: un atraso aislado puede ser menos crítico que un cliente que repite atrasos y aumenta progresivamente sus días de mora.</w:t>
      </w:r>
    </w:p>
    <w:p w14:paraId="7BBDF608" w14:textId="77777777" w:rsidR="003C53B1" w:rsidRPr="004D4A21" w:rsidRDefault="00000000">
      <w:pPr>
        <w:pStyle w:val="Cuerpo"/>
        <w:rPr>
          <w:lang w:val="es-EC"/>
          <w:rPrChange w:id="1702" w:author="(Estudiante) Andres Marcelo Olmedo Coronel" w:date="2026-10-26T20:49:00Z" w16du:dateUtc="2026-10-27T01:49:00Z">
            <w:rPr/>
          </w:rPrChange>
        </w:rPr>
      </w:pPr>
      <w:r w:rsidRPr="004D4A21">
        <w:rPr>
          <w:rStyle w:val="Ninguno"/>
          <w:b/>
          <w:bCs/>
          <w:lang w:val="es-EC"/>
          <w:rPrChange w:id="1703" w:author="(Estudiante) Andres Marcelo Olmedo Coronel" w:date="2026-10-26T20:49:00Z" w16du:dateUtc="2026-10-27T01:49:00Z">
            <w:rPr>
              <w:rStyle w:val="Ninguno"/>
              <w:b/>
              <w:bCs/>
            </w:rPr>
          </w:rPrChange>
        </w:rPr>
        <w:t>4. Roles involucrados</w:t>
      </w:r>
    </w:p>
    <w:p w14:paraId="7BBDF609" w14:textId="77777777" w:rsidR="003C53B1" w:rsidRPr="004D4A21" w:rsidRDefault="00000000">
      <w:pPr>
        <w:pStyle w:val="Cuerpo"/>
        <w:rPr>
          <w:lang w:val="es-EC"/>
          <w:rPrChange w:id="1704" w:author="(Estudiante) Andres Marcelo Olmedo Coronel" w:date="2026-10-26T20:49:00Z" w16du:dateUtc="2026-10-27T01:49:00Z">
            <w:rPr/>
          </w:rPrChange>
        </w:rPr>
      </w:pPr>
      <w:r w:rsidRPr="004D4A21">
        <w:rPr>
          <w:rStyle w:val="Ninguno"/>
          <w:lang w:val="es-EC"/>
          <w:rPrChange w:id="1705" w:author="(Estudiante) Andres Marcelo Olmedo Coronel" w:date="2026-10-26T20:49:00Z" w16du:dateUtc="2026-10-27T01:49:00Z">
            <w:rPr>
              <w:rStyle w:val="Ninguno"/>
            </w:rPr>
          </w:rPrChange>
        </w:rPr>
        <w:t>El asesor de negocio mantiene la responsabilidad principal de la recuperación durante todo el ciclo de la operación. Recibe apoyo del jefe o gerente de agencia, responsables de segmento, especialistas o gestores de Calidad de Cartera y, en casos complejos, abogados para gestiones prejudiciales o judiciales.</w:t>
      </w:r>
    </w:p>
    <w:p w14:paraId="7BBDF60A" w14:textId="77777777" w:rsidR="003C53B1" w:rsidRPr="004D4A21" w:rsidRDefault="00000000">
      <w:pPr>
        <w:pStyle w:val="Cuerpo"/>
        <w:rPr>
          <w:lang w:val="es-EC"/>
          <w:rPrChange w:id="1706" w:author="(Estudiante) Andres Marcelo Olmedo Coronel" w:date="2026-10-26T20:49:00Z" w16du:dateUtc="2026-10-27T01:49:00Z">
            <w:rPr/>
          </w:rPrChange>
        </w:rPr>
      </w:pPr>
      <w:r w:rsidRPr="004D4A21">
        <w:rPr>
          <w:rStyle w:val="Ninguno"/>
          <w:b/>
          <w:bCs/>
          <w:lang w:val="es-EC"/>
          <w:rPrChange w:id="1707" w:author="(Estudiante) Andres Marcelo Olmedo Coronel" w:date="2026-10-26T20:49:00Z" w16du:dateUtc="2026-10-27T01:49:00Z">
            <w:rPr>
              <w:rStyle w:val="Ninguno"/>
              <w:b/>
              <w:bCs/>
            </w:rPr>
          </w:rPrChange>
        </w:rPr>
        <w:t>5. Registro y seguimiento actual</w:t>
      </w:r>
    </w:p>
    <w:p w14:paraId="7BBDF60B" w14:textId="77777777" w:rsidR="003C53B1" w:rsidRPr="004D4A21" w:rsidRDefault="00000000">
      <w:pPr>
        <w:pStyle w:val="Cuerpo"/>
        <w:rPr>
          <w:lang w:val="es-EC"/>
          <w:rPrChange w:id="1708" w:author="(Estudiante) Andres Marcelo Olmedo Coronel" w:date="2026-10-26T20:49:00Z" w16du:dateUtc="2026-10-27T01:49:00Z">
            <w:rPr/>
          </w:rPrChange>
        </w:rPr>
      </w:pPr>
      <w:r w:rsidRPr="004D4A21">
        <w:rPr>
          <w:rStyle w:val="Ninguno"/>
          <w:lang w:val="es-EC"/>
          <w:rPrChange w:id="1709" w:author="(Estudiante) Andres Marcelo Olmedo Coronel" w:date="2026-10-26T20:49:00Z" w16du:dateUtc="2026-10-27T01:49:00Z">
            <w:rPr>
              <w:rStyle w:val="Ninguno"/>
            </w:rPr>
          </w:rPrChange>
        </w:rPr>
        <w:t>El aplicativo web interno permite documentar visitas, razones de mora, compromisos, acciones acordadas y fechas de revisión. No obstante, el registro no se realiza de forma uniforme para todos los clientes y el control se concentra principalmente en los comités mensuales. La entrevista evidencia oportunidades para fortalecer las alertas, el control de compromisos vencidos, la supervisión de seguimientos no realizados y el registro automático de interacciones digitales.</w:t>
      </w:r>
    </w:p>
    <w:p w14:paraId="7BBDF60C" w14:textId="77777777" w:rsidR="003C53B1" w:rsidRPr="004D4A21" w:rsidRDefault="00000000">
      <w:pPr>
        <w:pStyle w:val="Cuerpo"/>
        <w:rPr>
          <w:lang w:val="es-EC"/>
          <w:rPrChange w:id="1710" w:author="(Estudiante) Andres Marcelo Olmedo Coronel" w:date="2026-10-26T20:49:00Z" w16du:dateUtc="2026-10-27T01:49:00Z">
            <w:rPr/>
          </w:rPrChange>
        </w:rPr>
      </w:pPr>
      <w:r w:rsidRPr="004D4A21">
        <w:rPr>
          <w:rStyle w:val="Ninguno"/>
          <w:b/>
          <w:bCs/>
          <w:lang w:val="es-EC"/>
          <w:rPrChange w:id="1711" w:author="(Estudiante) Andres Marcelo Olmedo Coronel" w:date="2026-10-26T20:49:00Z" w16du:dateUtc="2026-10-27T01:49:00Z">
            <w:rPr>
              <w:rStyle w:val="Ninguno"/>
              <w:b/>
              <w:bCs/>
            </w:rPr>
          </w:rPrChange>
        </w:rPr>
        <w:t>6. Requerimientos funcionales identificados</w:t>
      </w:r>
    </w:p>
    <w:p w14:paraId="7BBDF60D" w14:textId="77777777" w:rsidR="003C53B1" w:rsidRPr="004D4A21" w:rsidRDefault="00000000">
      <w:pPr>
        <w:pStyle w:val="Cuerpo"/>
        <w:keepNext/>
        <w:spacing w:after="0"/>
        <w:jc w:val="left"/>
        <w:rPr>
          <w:lang w:val="es-EC"/>
          <w:rPrChange w:id="1712" w:author="(Estudiante) Andres Marcelo Olmedo Coronel" w:date="2026-10-26T20:49:00Z" w16du:dateUtc="2026-10-27T01:49:00Z">
            <w:rPr/>
          </w:rPrChange>
        </w:rPr>
      </w:pPr>
      <w:r w:rsidRPr="004D4A21">
        <w:rPr>
          <w:b/>
          <w:bCs/>
          <w:lang w:val="es-EC"/>
          <w:rPrChange w:id="1713" w:author="(Estudiante) Andres Marcelo Olmedo Coronel" w:date="2026-10-26T20:49:00Z" w16du:dateUtc="2026-10-27T01:49:00Z">
            <w:rPr>
              <w:b/>
              <w:bCs/>
            </w:rPr>
          </w:rPrChange>
        </w:rPr>
        <w:lastRenderedPageBreak/>
        <w:t>Tabla A1</w:t>
      </w:r>
    </w:p>
    <w:p w14:paraId="7BBDF60E" w14:textId="77777777" w:rsidR="003C53B1" w:rsidRPr="004D4A21" w:rsidRDefault="00000000">
      <w:pPr>
        <w:pStyle w:val="Cuerpo"/>
        <w:keepNext/>
        <w:jc w:val="left"/>
        <w:rPr>
          <w:lang w:val="es-EC"/>
          <w:rPrChange w:id="1714" w:author="(Estudiante) Andres Marcelo Olmedo Coronel" w:date="2026-10-26T20:49:00Z" w16du:dateUtc="2026-10-27T01:49:00Z">
            <w:rPr/>
          </w:rPrChange>
        </w:rPr>
      </w:pPr>
      <w:r w:rsidRPr="004D4A21">
        <w:rPr>
          <w:i/>
          <w:iCs/>
          <w:lang w:val="es-EC"/>
          <w:rPrChange w:id="1715" w:author="(Estudiante) Andres Marcelo Olmedo Coronel" w:date="2026-10-26T20:49:00Z" w16du:dateUtc="2026-10-27T01:49:00Z">
            <w:rPr>
              <w:i/>
              <w:iCs/>
            </w:rPr>
          </w:rPrChange>
        </w:rPr>
        <w:t>Requerimientos funcionales identificados en la entrevista</w:t>
      </w:r>
    </w:p>
    <w:tbl>
      <w:tblPr>
        <w:tblStyle w:val="TableNormal1"/>
        <w:tblW w:w="9350" w:type="dxa"/>
        <w:tblInd w:w="108" w:type="dxa"/>
        <w:tblLayout w:type="fixed"/>
        <w:tblCellMar>
          <w:top w:w="80" w:type="dxa"/>
          <w:left w:w="80" w:type="dxa"/>
          <w:bottom w:w="80" w:type="dxa"/>
          <w:right w:w="80" w:type="dxa"/>
        </w:tblCellMar>
        <w:tblLook w:val="04A0" w:firstRow="1" w:lastRow="0" w:firstColumn="1" w:lastColumn="0" w:noHBand="0" w:noVBand="1"/>
      </w:tblPr>
      <w:tblGrid>
        <w:gridCol w:w="2675"/>
        <w:gridCol w:w="6675"/>
      </w:tblGrid>
      <w:tr w:rsidR="003C53B1" w:rsidRPr="004D4A21" w14:paraId="7BBDF611" w14:textId="77777777">
        <w:tc>
          <w:tcPr>
            <w:tcW w:w="2675" w:type="dxa"/>
            <w:tcBorders>
              <w:top w:val="single" w:sz="4" w:space="0" w:color="000000"/>
              <w:left w:val="single" w:sz="4" w:space="0" w:color="000000"/>
              <w:bottom w:val="single" w:sz="4" w:space="0" w:color="000000"/>
              <w:right w:val="single" w:sz="4" w:space="0" w:color="000000"/>
            </w:tcBorders>
            <w:shd w:val="clear" w:color="auto" w:fill="D9E2F3"/>
          </w:tcPr>
          <w:p w14:paraId="7BBDF60F" w14:textId="77777777" w:rsidR="003C53B1" w:rsidRPr="004D4A21" w:rsidRDefault="00000000">
            <w:pPr>
              <w:pStyle w:val="Predeterminado"/>
            </w:pPr>
            <w:r w:rsidRPr="004D4A21">
              <w:rPr>
                <w:rStyle w:val="Ninguno"/>
                <w:b/>
                <w:bCs/>
                <w:sz w:val="20"/>
                <w:szCs w:val="20"/>
              </w:rPr>
              <w:t>Componente</w:t>
            </w:r>
          </w:p>
        </w:tc>
        <w:tc>
          <w:tcPr>
            <w:tcW w:w="6674" w:type="dxa"/>
            <w:tcBorders>
              <w:top w:val="single" w:sz="4" w:space="0" w:color="000000"/>
              <w:left w:val="single" w:sz="4" w:space="0" w:color="000000"/>
              <w:bottom w:val="single" w:sz="4" w:space="0" w:color="000000"/>
              <w:right w:val="single" w:sz="4" w:space="0" w:color="000000"/>
            </w:tcBorders>
            <w:shd w:val="clear" w:color="auto" w:fill="D9E2F3"/>
          </w:tcPr>
          <w:p w14:paraId="7BBDF610" w14:textId="77777777" w:rsidR="003C53B1" w:rsidRPr="004D4A21" w:rsidRDefault="00000000">
            <w:pPr>
              <w:pStyle w:val="Predeterminado"/>
            </w:pPr>
            <w:r w:rsidRPr="004D4A21">
              <w:rPr>
                <w:rStyle w:val="Ninguno"/>
                <w:b/>
                <w:bCs/>
                <w:sz w:val="20"/>
                <w:szCs w:val="20"/>
              </w:rPr>
              <w:t>Necesidad identificada</w:t>
            </w:r>
          </w:p>
        </w:tc>
      </w:tr>
      <w:tr w:rsidR="003C53B1" w:rsidRPr="004D4A21" w14:paraId="7BBDF614" w14:textId="77777777">
        <w:tc>
          <w:tcPr>
            <w:tcW w:w="2675" w:type="dxa"/>
            <w:tcBorders>
              <w:top w:val="single" w:sz="4" w:space="0" w:color="000000"/>
              <w:left w:val="single" w:sz="4" w:space="0" w:color="000000"/>
              <w:bottom w:val="single" w:sz="4" w:space="0" w:color="000000"/>
              <w:right w:val="single" w:sz="4" w:space="0" w:color="000000"/>
            </w:tcBorders>
          </w:tcPr>
          <w:p w14:paraId="7BBDF612" w14:textId="77777777" w:rsidR="003C53B1" w:rsidRPr="004D4A21" w:rsidRDefault="00000000">
            <w:pPr>
              <w:pStyle w:val="Predeterminado"/>
            </w:pPr>
            <w:r w:rsidRPr="004D4A21">
              <w:rPr>
                <w:rStyle w:val="Ninguno"/>
                <w:sz w:val="20"/>
                <w:szCs w:val="20"/>
              </w:rPr>
              <w:t>Predicción temprana</w:t>
            </w:r>
          </w:p>
        </w:tc>
        <w:tc>
          <w:tcPr>
            <w:tcW w:w="6674" w:type="dxa"/>
            <w:tcBorders>
              <w:top w:val="single" w:sz="4" w:space="0" w:color="000000"/>
              <w:left w:val="single" w:sz="4" w:space="0" w:color="000000"/>
              <w:bottom w:val="single" w:sz="4" w:space="0" w:color="000000"/>
              <w:right w:val="single" w:sz="4" w:space="0" w:color="000000"/>
            </w:tcBorders>
          </w:tcPr>
          <w:p w14:paraId="7BBDF613" w14:textId="77777777" w:rsidR="003C53B1" w:rsidRPr="004D4A21" w:rsidRDefault="00000000">
            <w:pPr>
              <w:pStyle w:val="Predeterminado"/>
            </w:pPr>
            <w:r w:rsidRPr="004D4A21">
              <w:rPr>
                <w:rStyle w:val="Ninguno"/>
                <w:sz w:val="20"/>
                <w:szCs w:val="20"/>
              </w:rPr>
              <w:t>Mostrar la probabilidad de que un cliente entre o profundice su mora, utilizando variables históricas y de comportamiento.</w:t>
            </w:r>
          </w:p>
        </w:tc>
      </w:tr>
      <w:tr w:rsidR="003C53B1" w:rsidRPr="004D4A21" w14:paraId="7BBDF617" w14:textId="77777777">
        <w:tc>
          <w:tcPr>
            <w:tcW w:w="2675" w:type="dxa"/>
            <w:tcBorders>
              <w:top w:val="single" w:sz="4" w:space="0" w:color="000000"/>
              <w:left w:val="single" w:sz="4" w:space="0" w:color="000000"/>
              <w:bottom w:val="single" w:sz="4" w:space="0" w:color="000000"/>
              <w:right w:val="single" w:sz="4" w:space="0" w:color="000000"/>
            </w:tcBorders>
          </w:tcPr>
          <w:p w14:paraId="7BBDF615" w14:textId="77777777" w:rsidR="003C53B1" w:rsidRPr="004D4A21" w:rsidRDefault="00000000">
            <w:pPr>
              <w:pStyle w:val="Predeterminado"/>
            </w:pPr>
            <w:r w:rsidRPr="004D4A21">
              <w:rPr>
                <w:rStyle w:val="Ninguno"/>
                <w:sz w:val="20"/>
                <w:szCs w:val="20"/>
              </w:rPr>
              <w:t>Alertas automáticas</w:t>
            </w:r>
          </w:p>
        </w:tc>
        <w:tc>
          <w:tcPr>
            <w:tcW w:w="6674" w:type="dxa"/>
            <w:tcBorders>
              <w:top w:val="single" w:sz="4" w:space="0" w:color="000000"/>
              <w:left w:val="single" w:sz="4" w:space="0" w:color="000000"/>
              <w:bottom w:val="single" w:sz="4" w:space="0" w:color="000000"/>
              <w:right w:val="single" w:sz="4" w:space="0" w:color="000000"/>
            </w:tcBorders>
          </w:tcPr>
          <w:p w14:paraId="7BBDF616" w14:textId="77777777" w:rsidR="003C53B1" w:rsidRPr="004D4A21" w:rsidRDefault="00000000">
            <w:pPr>
              <w:pStyle w:val="Predeterminado"/>
            </w:pPr>
            <w:r w:rsidRPr="004D4A21">
              <w:rPr>
                <w:rStyle w:val="Ninguno"/>
                <w:sz w:val="20"/>
                <w:szCs w:val="20"/>
              </w:rPr>
              <w:t>Notificar seguimientos pendientes, fechas de revisión vencidas y compromisos de pago incumplidos.</w:t>
            </w:r>
          </w:p>
        </w:tc>
      </w:tr>
      <w:tr w:rsidR="003C53B1" w:rsidRPr="004D4A21" w14:paraId="7BBDF61A" w14:textId="77777777">
        <w:tc>
          <w:tcPr>
            <w:tcW w:w="2675" w:type="dxa"/>
            <w:tcBorders>
              <w:top w:val="single" w:sz="4" w:space="0" w:color="000000"/>
              <w:left w:val="single" w:sz="4" w:space="0" w:color="000000"/>
              <w:bottom w:val="single" w:sz="4" w:space="0" w:color="000000"/>
              <w:right w:val="single" w:sz="4" w:space="0" w:color="000000"/>
            </w:tcBorders>
          </w:tcPr>
          <w:p w14:paraId="7BBDF618" w14:textId="77777777" w:rsidR="003C53B1" w:rsidRPr="004D4A21" w:rsidRDefault="00000000">
            <w:pPr>
              <w:pStyle w:val="Predeterminado"/>
            </w:pPr>
            <w:r w:rsidRPr="004D4A21">
              <w:rPr>
                <w:rStyle w:val="Ninguno"/>
                <w:sz w:val="20"/>
                <w:szCs w:val="20"/>
              </w:rPr>
              <w:t>Priorización diaria</w:t>
            </w:r>
          </w:p>
        </w:tc>
        <w:tc>
          <w:tcPr>
            <w:tcW w:w="6674" w:type="dxa"/>
            <w:tcBorders>
              <w:top w:val="single" w:sz="4" w:space="0" w:color="000000"/>
              <w:left w:val="single" w:sz="4" w:space="0" w:color="000000"/>
              <w:bottom w:val="single" w:sz="4" w:space="0" w:color="000000"/>
              <w:right w:val="single" w:sz="4" w:space="0" w:color="000000"/>
            </w:tcBorders>
          </w:tcPr>
          <w:p w14:paraId="7BBDF619" w14:textId="77777777" w:rsidR="003C53B1" w:rsidRPr="004D4A21" w:rsidRDefault="00000000">
            <w:pPr>
              <w:pStyle w:val="Predeterminado"/>
            </w:pPr>
            <w:r w:rsidRPr="004D4A21">
              <w:rPr>
                <w:rStyle w:val="Ninguno"/>
                <w:sz w:val="20"/>
                <w:szCs w:val="20"/>
              </w:rPr>
              <w:t>Ordenar primero compromisos incumplidos, luego seguimientos pendientes y finalmente casos nuevos.</w:t>
            </w:r>
          </w:p>
        </w:tc>
      </w:tr>
      <w:tr w:rsidR="003C53B1" w:rsidRPr="004D4A21" w14:paraId="7BBDF61D" w14:textId="77777777">
        <w:tc>
          <w:tcPr>
            <w:tcW w:w="2675" w:type="dxa"/>
            <w:tcBorders>
              <w:top w:val="single" w:sz="4" w:space="0" w:color="000000"/>
              <w:left w:val="single" w:sz="4" w:space="0" w:color="000000"/>
              <w:bottom w:val="single" w:sz="4" w:space="0" w:color="000000"/>
              <w:right w:val="single" w:sz="4" w:space="0" w:color="000000"/>
            </w:tcBorders>
          </w:tcPr>
          <w:p w14:paraId="7BBDF61B" w14:textId="77777777" w:rsidR="003C53B1" w:rsidRPr="004D4A21" w:rsidRDefault="00000000">
            <w:pPr>
              <w:pStyle w:val="Predeterminado"/>
            </w:pPr>
            <w:r w:rsidRPr="004D4A21">
              <w:rPr>
                <w:rStyle w:val="Ninguno"/>
                <w:sz w:val="20"/>
                <w:szCs w:val="20"/>
              </w:rPr>
              <w:t>Trazabilidad integral</w:t>
            </w:r>
          </w:p>
        </w:tc>
        <w:tc>
          <w:tcPr>
            <w:tcW w:w="6674" w:type="dxa"/>
            <w:tcBorders>
              <w:top w:val="single" w:sz="4" w:space="0" w:color="000000"/>
              <w:left w:val="single" w:sz="4" w:space="0" w:color="000000"/>
              <w:bottom w:val="single" w:sz="4" w:space="0" w:color="000000"/>
              <w:right w:val="single" w:sz="4" w:space="0" w:color="000000"/>
            </w:tcBorders>
          </w:tcPr>
          <w:p w14:paraId="7BBDF61C" w14:textId="77777777" w:rsidR="003C53B1" w:rsidRPr="004D4A21" w:rsidRDefault="00000000">
            <w:pPr>
              <w:pStyle w:val="Predeterminado"/>
            </w:pPr>
            <w:r w:rsidRPr="004D4A21">
              <w:rPr>
                <w:rStyle w:val="Ninguno"/>
                <w:sz w:val="20"/>
                <w:szCs w:val="20"/>
              </w:rPr>
              <w:t>Registrar gestiones manuales y automáticas efectuadas por WhatsApp, SMS, correo o bot.</w:t>
            </w:r>
          </w:p>
        </w:tc>
      </w:tr>
      <w:tr w:rsidR="003C53B1" w:rsidRPr="004D4A21" w14:paraId="7BBDF620" w14:textId="77777777">
        <w:tc>
          <w:tcPr>
            <w:tcW w:w="2675" w:type="dxa"/>
            <w:tcBorders>
              <w:top w:val="single" w:sz="4" w:space="0" w:color="000000"/>
              <w:left w:val="single" w:sz="4" w:space="0" w:color="000000"/>
              <w:bottom w:val="single" w:sz="4" w:space="0" w:color="000000"/>
              <w:right w:val="single" w:sz="4" w:space="0" w:color="000000"/>
            </w:tcBorders>
          </w:tcPr>
          <w:p w14:paraId="7BBDF61E" w14:textId="77777777" w:rsidR="003C53B1" w:rsidRPr="004D4A21" w:rsidRDefault="00000000">
            <w:pPr>
              <w:pStyle w:val="Predeterminado"/>
            </w:pPr>
            <w:r w:rsidRPr="004D4A21">
              <w:rPr>
                <w:rStyle w:val="Ninguno"/>
                <w:sz w:val="20"/>
                <w:szCs w:val="20"/>
              </w:rPr>
              <w:t>Segmentación</w:t>
            </w:r>
          </w:p>
        </w:tc>
        <w:tc>
          <w:tcPr>
            <w:tcW w:w="6674" w:type="dxa"/>
            <w:tcBorders>
              <w:top w:val="single" w:sz="4" w:space="0" w:color="000000"/>
              <w:left w:val="single" w:sz="4" w:space="0" w:color="000000"/>
              <w:bottom w:val="single" w:sz="4" w:space="0" w:color="000000"/>
              <w:right w:val="single" w:sz="4" w:space="0" w:color="000000"/>
            </w:tcBorders>
          </w:tcPr>
          <w:p w14:paraId="7BBDF61F" w14:textId="77777777" w:rsidR="003C53B1" w:rsidRPr="004D4A21" w:rsidRDefault="00000000">
            <w:pPr>
              <w:pStyle w:val="Predeterminado"/>
            </w:pPr>
            <w:r w:rsidRPr="004D4A21">
              <w:rPr>
                <w:rStyle w:val="Ninguno"/>
                <w:sz w:val="20"/>
                <w:szCs w:val="20"/>
              </w:rPr>
              <w:t>Definir estrategias según riesgo, recurrencia, tipo de cliente, etapa de mora, asesor, agencia, zona y supervisor.</w:t>
            </w:r>
          </w:p>
        </w:tc>
      </w:tr>
      <w:tr w:rsidR="003C53B1" w:rsidRPr="004D4A21" w14:paraId="7BBDF623" w14:textId="77777777">
        <w:tc>
          <w:tcPr>
            <w:tcW w:w="2675" w:type="dxa"/>
            <w:tcBorders>
              <w:top w:val="single" w:sz="4" w:space="0" w:color="000000"/>
              <w:left w:val="single" w:sz="4" w:space="0" w:color="000000"/>
              <w:bottom w:val="single" w:sz="4" w:space="0" w:color="000000"/>
              <w:right w:val="single" w:sz="4" w:space="0" w:color="000000"/>
            </w:tcBorders>
          </w:tcPr>
          <w:p w14:paraId="7BBDF621" w14:textId="77777777" w:rsidR="003C53B1" w:rsidRPr="004D4A21" w:rsidRDefault="00000000">
            <w:pPr>
              <w:pStyle w:val="Predeterminado"/>
            </w:pPr>
            <w:r w:rsidRPr="004D4A21">
              <w:rPr>
                <w:rStyle w:val="Ninguno"/>
                <w:sz w:val="20"/>
                <w:szCs w:val="20"/>
              </w:rPr>
              <w:t>Dashboards</w:t>
            </w:r>
          </w:p>
        </w:tc>
        <w:tc>
          <w:tcPr>
            <w:tcW w:w="6674" w:type="dxa"/>
            <w:tcBorders>
              <w:top w:val="single" w:sz="4" w:space="0" w:color="000000"/>
              <w:left w:val="single" w:sz="4" w:space="0" w:color="000000"/>
              <w:bottom w:val="single" w:sz="4" w:space="0" w:color="000000"/>
              <w:right w:val="single" w:sz="4" w:space="0" w:color="000000"/>
            </w:tcBorders>
          </w:tcPr>
          <w:p w14:paraId="7BBDF622" w14:textId="77777777" w:rsidR="003C53B1" w:rsidRPr="004D4A21" w:rsidRDefault="00000000">
            <w:pPr>
              <w:pStyle w:val="Predeterminado"/>
            </w:pPr>
            <w:r w:rsidRPr="004D4A21">
              <w:rPr>
                <w:rStyle w:val="Ninguno"/>
                <w:sz w:val="20"/>
                <w:szCs w:val="20"/>
              </w:rPr>
              <w:t>Visualizar comportamiento, tendencias, picos de riesgo, cartera por asesor y estado de las gestiones.</w:t>
            </w:r>
          </w:p>
        </w:tc>
      </w:tr>
      <w:tr w:rsidR="003C53B1" w:rsidRPr="004D4A21" w14:paraId="7BBDF626" w14:textId="77777777">
        <w:tc>
          <w:tcPr>
            <w:tcW w:w="2675" w:type="dxa"/>
            <w:tcBorders>
              <w:top w:val="single" w:sz="4" w:space="0" w:color="000000"/>
              <w:left w:val="single" w:sz="4" w:space="0" w:color="000000"/>
              <w:bottom w:val="single" w:sz="4" w:space="0" w:color="000000"/>
              <w:right w:val="single" w:sz="4" w:space="0" w:color="000000"/>
            </w:tcBorders>
          </w:tcPr>
          <w:p w14:paraId="7BBDF624" w14:textId="77777777" w:rsidR="003C53B1" w:rsidRPr="004D4A21" w:rsidRDefault="00000000">
            <w:pPr>
              <w:pStyle w:val="Predeterminado"/>
            </w:pPr>
            <w:r w:rsidRPr="004D4A21">
              <w:rPr>
                <w:rStyle w:val="Ninguno"/>
                <w:sz w:val="20"/>
                <w:szCs w:val="20"/>
              </w:rPr>
              <w:t>Comité de mora</w:t>
            </w:r>
          </w:p>
        </w:tc>
        <w:tc>
          <w:tcPr>
            <w:tcW w:w="6674" w:type="dxa"/>
            <w:tcBorders>
              <w:top w:val="single" w:sz="4" w:space="0" w:color="000000"/>
              <w:left w:val="single" w:sz="4" w:space="0" w:color="000000"/>
              <w:bottom w:val="single" w:sz="4" w:space="0" w:color="000000"/>
              <w:right w:val="single" w:sz="4" w:space="0" w:color="000000"/>
            </w:tcBorders>
          </w:tcPr>
          <w:p w14:paraId="7BBDF625" w14:textId="77777777" w:rsidR="003C53B1" w:rsidRPr="004D4A21" w:rsidRDefault="00000000">
            <w:pPr>
              <w:pStyle w:val="Predeterminado"/>
            </w:pPr>
            <w:r w:rsidRPr="004D4A21">
              <w:rPr>
                <w:rStyle w:val="Ninguno"/>
                <w:sz w:val="20"/>
                <w:szCs w:val="20"/>
              </w:rPr>
              <w:t>Seleccionar clientes, documentar decisiones y exportar el resumen de casos efectivamente revisados.</w:t>
            </w:r>
          </w:p>
        </w:tc>
      </w:tr>
      <w:tr w:rsidR="003C53B1" w:rsidRPr="004D4A21" w14:paraId="7BBDF629" w14:textId="77777777">
        <w:tc>
          <w:tcPr>
            <w:tcW w:w="2675" w:type="dxa"/>
            <w:tcBorders>
              <w:top w:val="single" w:sz="4" w:space="0" w:color="000000"/>
              <w:left w:val="single" w:sz="4" w:space="0" w:color="000000"/>
              <w:bottom w:val="single" w:sz="4" w:space="0" w:color="000000"/>
              <w:right w:val="single" w:sz="4" w:space="0" w:color="000000"/>
            </w:tcBorders>
          </w:tcPr>
          <w:p w14:paraId="7BBDF627" w14:textId="77777777" w:rsidR="003C53B1" w:rsidRPr="004D4A21" w:rsidRDefault="00000000">
            <w:pPr>
              <w:pStyle w:val="Predeterminado"/>
              <w:keepNext/>
            </w:pPr>
            <w:r w:rsidRPr="004D4A21">
              <w:rPr>
                <w:rStyle w:val="Ninguno"/>
                <w:sz w:val="20"/>
                <w:szCs w:val="20"/>
              </w:rPr>
              <w:t>Gestión de compromisos</w:t>
            </w:r>
          </w:p>
        </w:tc>
        <w:tc>
          <w:tcPr>
            <w:tcW w:w="6674" w:type="dxa"/>
            <w:tcBorders>
              <w:top w:val="single" w:sz="4" w:space="0" w:color="000000"/>
              <w:left w:val="single" w:sz="4" w:space="0" w:color="000000"/>
              <w:bottom w:val="single" w:sz="4" w:space="0" w:color="000000"/>
              <w:right w:val="single" w:sz="4" w:space="0" w:color="000000"/>
            </w:tcBorders>
          </w:tcPr>
          <w:p w14:paraId="7BBDF628" w14:textId="77777777" w:rsidR="003C53B1" w:rsidRPr="004D4A21" w:rsidRDefault="00000000">
            <w:pPr>
              <w:pStyle w:val="Predeterminado"/>
              <w:keepNext/>
            </w:pPr>
            <w:r w:rsidRPr="004D4A21">
              <w:rPr>
                <w:rStyle w:val="Ninguno"/>
                <w:sz w:val="20"/>
                <w:szCs w:val="20"/>
              </w:rPr>
              <w:t>Diferenciar fecha del compromiso y fecha de revisión, controlar vigencia, cumplimiento e incumplimiento y mantener historial.</w:t>
            </w:r>
          </w:p>
        </w:tc>
      </w:tr>
    </w:tbl>
    <w:p w14:paraId="7BBDF62A" w14:textId="77777777" w:rsidR="003C53B1" w:rsidRPr="004D4A21" w:rsidRDefault="00000000">
      <w:pPr>
        <w:pStyle w:val="Cuerpo"/>
        <w:keepNext/>
        <w:jc w:val="left"/>
        <w:rPr>
          <w:lang w:val="es-EC"/>
          <w:rPrChange w:id="1716" w:author="(Estudiante) Andres Marcelo Olmedo Coronel" w:date="2026-10-26T20:49:00Z" w16du:dateUtc="2026-10-27T01:49:00Z">
            <w:rPr/>
          </w:rPrChange>
        </w:rPr>
      </w:pPr>
      <w:r w:rsidRPr="004D4A21">
        <w:rPr>
          <w:i/>
          <w:iCs/>
          <w:lang w:val="es-EC"/>
          <w:rPrChange w:id="1717" w:author="(Estudiante) Andres Marcelo Olmedo Coronel" w:date="2026-10-26T20:49:00Z" w16du:dateUtc="2026-10-27T01:49:00Z">
            <w:rPr>
              <w:i/>
              <w:iCs/>
            </w:rPr>
          </w:rPrChange>
        </w:rPr>
        <w:t xml:space="preserve">Nota. </w:t>
      </w:r>
      <w:r w:rsidRPr="004D4A21">
        <w:rPr>
          <w:lang w:val="es-EC"/>
          <w:rPrChange w:id="1718" w:author="(Estudiante) Andres Marcelo Olmedo Coronel" w:date="2026-10-26T20:49:00Z" w16du:dateUtc="2026-10-27T01:49:00Z">
            <w:rPr/>
          </w:rPrChange>
        </w:rPr>
        <w:t>Elaboración propia a partir de la entrevista al Área de Recuperación.</w:t>
      </w:r>
    </w:p>
    <w:p w14:paraId="7BBDF62B" w14:textId="77777777" w:rsidR="003C53B1" w:rsidRPr="004D4A21" w:rsidRDefault="00000000">
      <w:pPr>
        <w:pStyle w:val="Cuerpo"/>
        <w:rPr>
          <w:lang w:val="es-EC"/>
          <w:rPrChange w:id="1719" w:author="(Estudiante) Andres Marcelo Olmedo Coronel" w:date="2026-10-26T20:49:00Z" w16du:dateUtc="2026-10-27T01:49:00Z">
            <w:rPr/>
          </w:rPrChange>
        </w:rPr>
      </w:pPr>
      <w:r w:rsidRPr="004D4A21">
        <w:rPr>
          <w:rStyle w:val="Ninguno"/>
          <w:b/>
          <w:bCs/>
          <w:lang w:val="es-EC"/>
          <w:rPrChange w:id="1720" w:author="(Estudiante) Andres Marcelo Olmedo Coronel" w:date="2026-10-26T20:49:00Z" w16du:dateUtc="2026-10-27T01:49:00Z">
            <w:rPr>
              <w:rStyle w:val="Ninguno"/>
              <w:b/>
              <w:bCs/>
            </w:rPr>
          </w:rPrChange>
        </w:rPr>
        <w:t>7. Beneficios esperados</w:t>
      </w:r>
    </w:p>
    <w:p w14:paraId="7BBDF62C" w14:textId="77777777" w:rsidR="003C53B1" w:rsidRPr="004D4A21" w:rsidRDefault="00000000">
      <w:pPr>
        <w:pStyle w:val="Cuerpo"/>
        <w:rPr>
          <w:lang w:val="es-EC"/>
          <w:rPrChange w:id="1721" w:author="(Estudiante) Andres Marcelo Olmedo Coronel" w:date="2026-10-26T20:49:00Z" w16du:dateUtc="2026-10-27T01:49:00Z">
            <w:rPr/>
          </w:rPrChange>
        </w:rPr>
      </w:pPr>
      <w:r w:rsidRPr="004D4A21">
        <w:rPr>
          <w:rStyle w:val="Ninguno"/>
          <w:lang w:val="es-EC"/>
          <w:rPrChange w:id="1722" w:author="(Estudiante) Andres Marcelo Olmedo Coronel" w:date="2026-10-26T20:49:00Z" w16du:dateUtc="2026-10-27T01:49:00Z">
            <w:rPr>
              <w:rStyle w:val="Ninguno"/>
            </w:rPr>
          </w:rPrChange>
        </w:rPr>
        <w:t>El entrevistado destacó como beneficio principal la anticipación del riesgo para tomar decisiones con mayor rapidez. Como resultados asociados se esperan una mejor priorización de recursos, mayor disciplina operativa, mejor trazabilidad y reducción de los indicadores de mora.</w:t>
      </w:r>
    </w:p>
    <w:p w14:paraId="7BBDF62D" w14:textId="77777777" w:rsidR="003C53B1" w:rsidRPr="004D4A21" w:rsidRDefault="00000000">
      <w:pPr>
        <w:pStyle w:val="Cuerpo"/>
        <w:rPr>
          <w:lang w:val="es-EC"/>
          <w:rPrChange w:id="1723" w:author="(Estudiante) Andres Marcelo Olmedo Coronel" w:date="2026-10-26T20:49:00Z" w16du:dateUtc="2026-10-27T01:49:00Z">
            <w:rPr/>
          </w:rPrChange>
        </w:rPr>
      </w:pPr>
      <w:r w:rsidRPr="004D4A21">
        <w:rPr>
          <w:rStyle w:val="Ninguno"/>
          <w:b/>
          <w:bCs/>
          <w:lang w:val="es-EC"/>
          <w:rPrChange w:id="1724" w:author="(Estudiante) Andres Marcelo Olmedo Coronel" w:date="2026-10-26T20:49:00Z" w16du:dateUtc="2026-10-27T01:49:00Z">
            <w:rPr>
              <w:rStyle w:val="Ninguno"/>
              <w:b/>
              <w:bCs/>
            </w:rPr>
          </w:rPrChange>
        </w:rPr>
        <w:t>8. Hallazgos clave para la tesis</w:t>
      </w:r>
    </w:p>
    <w:p w14:paraId="7BBDF62E" w14:textId="77777777" w:rsidR="003C53B1" w:rsidRPr="004D4A21" w:rsidRDefault="00000000">
      <w:pPr>
        <w:pStyle w:val="Cuerpo"/>
        <w:rPr>
          <w:lang w:val="es-EC"/>
          <w:rPrChange w:id="1725" w:author="(Estudiante) Andres Marcelo Olmedo Coronel" w:date="2026-10-26T20:49:00Z" w16du:dateUtc="2026-10-27T01:49:00Z">
            <w:rPr/>
          </w:rPrChange>
        </w:rPr>
      </w:pPr>
      <w:r w:rsidRPr="004D4A21">
        <w:rPr>
          <w:rStyle w:val="Ninguno"/>
          <w:lang w:val="es-EC"/>
          <w:rPrChange w:id="1726" w:author="(Estudiante) Andres Marcelo Olmedo Coronel" w:date="2026-10-26T20:49:00Z" w16du:dateUtc="2026-10-27T01:49:00Z">
            <w:rPr>
              <w:rStyle w:val="Ninguno"/>
            </w:rPr>
          </w:rPrChange>
        </w:rPr>
        <w:t>La solución no debe limitarse a predecir la mora: debe convertir la predicción en acciones concretas, alertas oportunas, prioridades diarias y evidencia de seguimiento. El valor del modelo dependerá de su integración con el proceso operativo, la calidad del registro y la capacidad de supervisar compromisos, gestiones y decisiones del comité. La segmentación por comportamiento, etapa de mora, zona, agencia y responsable permitirá adaptar las estrategias de cobranza y evitar gestiones innecesarias sobre clientes de bajo riesgo.</w:t>
      </w:r>
    </w:p>
    <w:p w14:paraId="7BBDF62F" w14:textId="77777777" w:rsidR="003C53B1" w:rsidRPr="004D4A21" w:rsidRDefault="00000000">
      <w:pPr>
        <w:pStyle w:val="Cuerpo"/>
        <w:rPr>
          <w:lang w:val="es-EC"/>
          <w:rPrChange w:id="1727" w:author="(Estudiante) Andres Marcelo Olmedo Coronel" w:date="2026-10-26T20:49:00Z" w16du:dateUtc="2026-10-27T01:49:00Z">
            <w:rPr/>
          </w:rPrChange>
        </w:rPr>
      </w:pPr>
      <w:r w:rsidRPr="004D4A21">
        <w:rPr>
          <w:rStyle w:val="Ninguno"/>
          <w:b/>
          <w:bCs/>
          <w:lang w:val="es-EC"/>
          <w:rPrChange w:id="1728" w:author="(Estudiante) Andres Marcelo Olmedo Coronel" w:date="2026-10-26T20:49:00Z" w16du:dateUtc="2026-10-27T01:49:00Z">
            <w:rPr>
              <w:rStyle w:val="Ninguno"/>
              <w:b/>
              <w:bCs/>
            </w:rPr>
          </w:rPrChange>
        </w:rPr>
        <w:lastRenderedPageBreak/>
        <w:t>9. Conclusión</w:t>
      </w:r>
    </w:p>
    <w:p w14:paraId="7BBDF630" w14:textId="77777777" w:rsidR="003C53B1" w:rsidRPr="004D4A21" w:rsidRDefault="00000000">
      <w:pPr>
        <w:pStyle w:val="Cuerpo"/>
        <w:rPr>
          <w:lang w:val="es-EC"/>
          <w:rPrChange w:id="1729" w:author="(Estudiante) Andres Marcelo Olmedo Coronel" w:date="2026-10-26T20:49:00Z" w16du:dateUtc="2026-10-27T01:49:00Z">
            <w:rPr/>
          </w:rPrChange>
        </w:rPr>
      </w:pPr>
      <w:r w:rsidRPr="004D4A21">
        <w:rPr>
          <w:rStyle w:val="Ninguno"/>
          <w:lang w:val="es-EC"/>
          <w:rPrChange w:id="1730" w:author="(Estudiante) Andres Marcelo Olmedo Coronel" w:date="2026-10-26T20:49:00Z" w16du:dateUtc="2026-10-27T01:49:00Z">
            <w:rPr>
              <w:rStyle w:val="Ninguno"/>
            </w:rPr>
          </w:rPrChange>
        </w:rPr>
        <w:t>La entrevista valida la utilidad de un sistema predictivo de mora con seguimiento operativo. El objetivo prioritario es anticipar el deterioro de la cartera y orientar acciones preventivas antes de que el atraso se profundice. La trazabilidad, las alertas y el control de compromisos son elementos esenciales para transformar la predicción en resultados de recuperación.</w:t>
      </w:r>
    </w:p>
    <w:p w14:paraId="7BBDF631" w14:textId="77777777" w:rsidR="003C53B1" w:rsidRPr="004D4A21" w:rsidRDefault="00000000">
      <w:pPr>
        <w:pStyle w:val="Cuerpo"/>
        <w:keepNext/>
        <w:pageBreakBefore/>
        <w:jc w:val="left"/>
        <w:rPr>
          <w:lang w:val="es-EC"/>
          <w:rPrChange w:id="1731" w:author="(Estudiante) Andres Marcelo Olmedo Coronel" w:date="2026-10-26T20:49:00Z" w16du:dateUtc="2026-10-27T01:49:00Z">
            <w:rPr/>
          </w:rPrChange>
        </w:rPr>
      </w:pPr>
      <w:r w:rsidRPr="004D4A21">
        <w:rPr>
          <w:b/>
          <w:bCs/>
          <w:lang w:val="es-EC"/>
          <w:rPrChange w:id="1732" w:author="(Estudiante) Andres Marcelo Olmedo Coronel" w:date="2026-10-26T20:49:00Z" w16du:dateUtc="2026-10-27T01:49:00Z">
            <w:rPr>
              <w:b/>
              <w:bCs/>
            </w:rPr>
          </w:rPrChange>
        </w:rPr>
        <w:lastRenderedPageBreak/>
        <w:t>Anexo B. Documentación del generador del panel sintético</w:t>
      </w:r>
    </w:p>
    <w:p w14:paraId="7BBDF632" w14:textId="77777777" w:rsidR="003C53B1" w:rsidRPr="004D4A21" w:rsidRDefault="00000000">
      <w:pPr>
        <w:pStyle w:val="Cuerpo"/>
        <w:rPr>
          <w:lang w:val="es-EC"/>
          <w:rPrChange w:id="1733" w:author="(Estudiante) Andres Marcelo Olmedo Coronel" w:date="2026-10-26T20:49:00Z" w16du:dateUtc="2026-10-27T01:49:00Z">
            <w:rPr/>
          </w:rPrChange>
        </w:rPr>
      </w:pPr>
      <w:r w:rsidRPr="004D4A21">
        <w:rPr>
          <w:lang w:val="es-EC"/>
          <w:rPrChange w:id="1734" w:author="(Estudiante) Andres Marcelo Olmedo Coronel" w:date="2026-10-26T20:49:00Z" w16du:dateUtc="2026-10-27T01:49:00Z">
            <w:rPr/>
          </w:rPrChange>
        </w:rPr>
        <w:t>El panel se genera con el script generar_panel_mora.py. Los parámetros se fijaron para producir una distribución de mora y una dinámica de transiciones plausibles para una cartera PYME, sin calibrarse con datos reales del banco; por ello, las métricas obtenidas reflejan las reglas del generador y no deben extrapolarse a la cartera real. En las fórmulas, σ es la función logística, r el riesgo latente, u la utilización de la línea, v la variación de ingresos, m el choque macroeconómico, d los días de atraso del mes anterior y h6 el número de meses con atraso en los últimos seis.</w:t>
      </w:r>
    </w:p>
    <w:p w14:paraId="7BBDF633" w14:textId="77777777" w:rsidR="003C53B1" w:rsidRPr="004D4A21" w:rsidRDefault="00000000">
      <w:pPr>
        <w:pStyle w:val="Cuerpo"/>
        <w:keepNext/>
        <w:spacing w:after="0"/>
        <w:jc w:val="left"/>
        <w:rPr>
          <w:lang w:val="es-EC"/>
          <w:rPrChange w:id="1735" w:author="(Estudiante) Andres Marcelo Olmedo Coronel" w:date="2026-10-26T20:49:00Z" w16du:dateUtc="2026-10-27T01:49:00Z">
            <w:rPr/>
          </w:rPrChange>
        </w:rPr>
      </w:pPr>
      <w:r w:rsidRPr="004D4A21">
        <w:rPr>
          <w:b/>
          <w:bCs/>
          <w:lang w:val="es-EC"/>
          <w:rPrChange w:id="1736" w:author="(Estudiante) Andres Marcelo Olmedo Coronel" w:date="2026-10-26T20:49:00Z" w16du:dateUtc="2026-10-27T01:49:00Z">
            <w:rPr>
              <w:b/>
              <w:bCs/>
            </w:rPr>
          </w:rPrChange>
        </w:rPr>
        <w:t>Tabla B1</w:t>
      </w:r>
    </w:p>
    <w:p w14:paraId="7BBDF634" w14:textId="77777777" w:rsidR="003C53B1" w:rsidRPr="004D4A21" w:rsidRDefault="00000000">
      <w:pPr>
        <w:pStyle w:val="Cuerpo"/>
        <w:keepNext/>
        <w:jc w:val="left"/>
        <w:rPr>
          <w:lang w:val="es-EC"/>
          <w:rPrChange w:id="1737" w:author="(Estudiante) Andres Marcelo Olmedo Coronel" w:date="2026-10-26T20:49:00Z" w16du:dateUtc="2026-10-27T01:49:00Z">
            <w:rPr/>
          </w:rPrChange>
        </w:rPr>
      </w:pPr>
      <w:r w:rsidRPr="004D4A21">
        <w:rPr>
          <w:i/>
          <w:iCs/>
          <w:lang w:val="es-EC"/>
          <w:rPrChange w:id="1738" w:author="(Estudiante) Andres Marcelo Olmedo Coronel" w:date="2026-10-26T20:49:00Z" w16du:dateUtc="2026-10-27T01:49:00Z">
            <w:rPr>
              <w:i/>
              <w:iCs/>
            </w:rPr>
          </w:rPrChange>
        </w:rPr>
        <w:t>Componentes y parámetros del generador sintético</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400"/>
        <w:gridCol w:w="6950"/>
      </w:tblGrid>
      <w:tr w:rsidR="003C53B1" w:rsidRPr="004D4A21" w14:paraId="7BBDF637"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635" w14:textId="77777777" w:rsidR="003C53B1" w:rsidRPr="004D4A21" w:rsidRDefault="00000000">
            <w:pPr>
              <w:pStyle w:val="Predeterminado"/>
              <w:keepNext/>
              <w:spacing w:before="40" w:after="40" w:line="240" w:lineRule="auto"/>
              <w:jc w:val="center"/>
            </w:pPr>
            <w:r w:rsidRPr="004D4A21">
              <w:rPr>
                <w:b/>
                <w:bCs/>
                <w:sz w:val="18"/>
                <w:szCs w:val="18"/>
              </w:rPr>
              <w:t>Componente</w:t>
            </w:r>
          </w:p>
        </w:tc>
        <w:tc>
          <w:tcPr>
            <w:tcW w:w="69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636" w14:textId="77777777" w:rsidR="003C53B1" w:rsidRPr="004D4A21" w:rsidRDefault="00000000">
            <w:pPr>
              <w:pStyle w:val="Predeterminado"/>
              <w:keepNext/>
              <w:spacing w:before="40" w:after="40" w:line="240" w:lineRule="auto"/>
              <w:jc w:val="center"/>
            </w:pPr>
            <w:r w:rsidRPr="004D4A21">
              <w:rPr>
                <w:b/>
                <w:bCs/>
                <w:sz w:val="18"/>
                <w:szCs w:val="18"/>
              </w:rPr>
              <w:t>Especificación</w:t>
            </w:r>
          </w:p>
        </w:tc>
      </w:tr>
      <w:tr w:rsidR="003C53B1" w:rsidRPr="004D4A21" w14:paraId="7BBDF63A"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38" w14:textId="77777777" w:rsidR="003C53B1" w:rsidRPr="004D4A21" w:rsidRDefault="00000000">
            <w:pPr>
              <w:pStyle w:val="Predeterminado"/>
              <w:spacing w:before="40" w:after="40" w:line="240" w:lineRule="auto"/>
            </w:pPr>
            <w:r w:rsidRPr="004D4A21">
              <w:rPr>
                <w:sz w:val="18"/>
                <w:szCs w:val="18"/>
              </w:rPr>
              <w:t>Unidad y periodo</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39" w14:textId="77777777" w:rsidR="003C53B1" w:rsidRPr="004D4A21" w:rsidRDefault="00000000">
            <w:pPr>
              <w:pStyle w:val="Predeterminado"/>
              <w:spacing w:before="40" w:after="40" w:line="240" w:lineRule="auto"/>
            </w:pPr>
            <w:r w:rsidRPr="004D4A21">
              <w:rPr>
                <w:sz w:val="18"/>
                <w:szCs w:val="18"/>
              </w:rPr>
              <w:t>3.000 clientes observados mensualmente de septiembre de 2023 a agosto de 2026 (36 meses); semilla 20261022</w:t>
            </w:r>
          </w:p>
        </w:tc>
      </w:tr>
      <w:tr w:rsidR="003C53B1" w:rsidRPr="004D4A21" w14:paraId="7BBDF63D"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3B" w14:textId="77777777" w:rsidR="003C53B1" w:rsidRPr="004D4A21" w:rsidRDefault="00000000">
            <w:pPr>
              <w:pStyle w:val="Predeterminado"/>
              <w:spacing w:before="40" w:after="40" w:line="240" w:lineRule="auto"/>
            </w:pPr>
            <w:r w:rsidRPr="004D4A21">
              <w:rPr>
                <w:sz w:val="18"/>
                <w:szCs w:val="18"/>
              </w:rPr>
              <w:t>Riesgo latente</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3C" w14:textId="77777777" w:rsidR="003C53B1" w:rsidRPr="004D4A21" w:rsidRDefault="00000000">
            <w:pPr>
              <w:pStyle w:val="Predeterminado"/>
              <w:spacing w:before="40" w:after="40" w:line="240" w:lineRule="auto"/>
            </w:pPr>
            <w:r w:rsidRPr="004D4A21">
              <w:rPr>
                <w:sz w:val="18"/>
                <w:szCs w:val="18"/>
              </w:rPr>
              <w:t>r = 0,85·z + 0,25·[sin ahorro] − 0,20·[ahorro alto] + 0,15·[consumo] − 0,15·[vivienda], con z ~ N(0, 1); no se entrega al modelo</w:t>
            </w:r>
          </w:p>
        </w:tc>
      </w:tr>
      <w:tr w:rsidR="003C53B1" w:rsidRPr="004D4A21" w14:paraId="7BBDF640"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3E" w14:textId="77777777" w:rsidR="003C53B1" w:rsidRPr="004D4A21" w:rsidRDefault="00000000">
            <w:pPr>
              <w:pStyle w:val="Predeterminado"/>
              <w:spacing w:before="40" w:after="40" w:line="240" w:lineRule="auto"/>
            </w:pPr>
            <w:r w:rsidRPr="004D4A21">
              <w:rPr>
                <w:sz w:val="18"/>
                <w:szCs w:val="18"/>
              </w:rPr>
              <w:t>Choque macroeconómico</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3F" w14:textId="77777777" w:rsidR="003C53B1" w:rsidRPr="004D4A21" w:rsidRDefault="00000000">
            <w:pPr>
              <w:pStyle w:val="Predeterminado"/>
              <w:spacing w:before="40" w:after="40" w:line="240" w:lineRule="auto"/>
            </w:pPr>
            <w:r w:rsidRPr="004D4A21">
              <w:rPr>
                <w:sz w:val="18"/>
                <w:szCs w:val="18"/>
              </w:rPr>
              <w:t>AR(1) con coeficiente 0,6 y desviación 0,08, más un estrés de +0,35 entre octubre de 2025 y abril de 2026</w:t>
            </w:r>
          </w:p>
        </w:tc>
      </w:tr>
      <w:tr w:rsidR="003C53B1" w:rsidRPr="004D4A21" w14:paraId="7BBDF64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41" w14:textId="77777777" w:rsidR="003C53B1" w:rsidRPr="004D4A21" w:rsidRDefault="00000000">
            <w:pPr>
              <w:pStyle w:val="Predeterminado"/>
              <w:spacing w:before="40" w:after="40" w:line="240" w:lineRule="auto"/>
            </w:pPr>
            <w:r w:rsidRPr="004D4A21">
              <w:rPr>
                <w:sz w:val="18"/>
                <w:szCs w:val="18"/>
              </w:rPr>
              <w:t>Dinámica financiera</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42" w14:textId="77777777" w:rsidR="003C53B1" w:rsidRPr="004D4A21" w:rsidRDefault="00000000">
            <w:pPr>
              <w:pStyle w:val="Predeterminado"/>
              <w:spacing w:before="40" w:after="40" w:line="240" w:lineRule="auto"/>
            </w:pPr>
            <w:r w:rsidRPr="004D4A21">
              <w:rPr>
                <w:sz w:val="18"/>
                <w:szCs w:val="18"/>
              </w:rPr>
              <w:t>Variación de ingresos AR(1) (0,7; 0,06); utilización de la línea con deriva según riesgo, choque y variación de ingresos</w:t>
            </w:r>
          </w:p>
        </w:tc>
      </w:tr>
      <w:tr w:rsidR="003C53B1" w:rsidRPr="004D4A21" w14:paraId="7BBDF646"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44" w14:textId="77777777" w:rsidR="003C53B1" w:rsidRPr="004D4A21" w:rsidRDefault="00000000">
            <w:pPr>
              <w:pStyle w:val="Predeterminado"/>
              <w:spacing w:before="40" w:after="40" w:line="240" w:lineRule="auto"/>
            </w:pPr>
            <w:r w:rsidRPr="004D4A21">
              <w:rPr>
                <w:sz w:val="18"/>
                <w:szCs w:val="18"/>
              </w:rPr>
              <w:t>Entrada en mora</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45" w14:textId="77777777" w:rsidR="003C53B1" w:rsidRPr="004D4A21" w:rsidRDefault="00000000">
            <w:pPr>
              <w:pStyle w:val="Predeterminado"/>
              <w:spacing w:before="40" w:after="40" w:line="240" w:lineRule="auto"/>
            </w:pPr>
            <w:r w:rsidRPr="004D4A21">
              <w:rPr>
                <w:sz w:val="18"/>
                <w:szCs w:val="18"/>
              </w:rPr>
              <w:t>P = σ(−4,15 + 0,95·r + 1,3·(u − 0,5) − 3,0·v + 1,6·m + 0,30·h6), con días iniciales entre 2 y 25</w:t>
            </w:r>
          </w:p>
        </w:tc>
      </w:tr>
      <w:tr w:rsidR="003C53B1" w:rsidRPr="004D4A21" w14:paraId="7BBDF649"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47" w14:textId="77777777" w:rsidR="003C53B1" w:rsidRPr="004D4A21" w:rsidRDefault="00000000">
            <w:pPr>
              <w:pStyle w:val="Predeterminado"/>
              <w:spacing w:before="40" w:after="40" w:line="240" w:lineRule="auto"/>
            </w:pPr>
            <w:r w:rsidRPr="004D4A21">
              <w:rPr>
                <w:sz w:val="18"/>
                <w:szCs w:val="18"/>
              </w:rPr>
              <w:t>Cura</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48" w14:textId="77777777" w:rsidR="003C53B1" w:rsidRPr="004D4A21" w:rsidRDefault="00000000">
            <w:pPr>
              <w:pStyle w:val="Predeterminado"/>
              <w:spacing w:before="40" w:after="40" w:line="240" w:lineRule="auto"/>
            </w:pPr>
            <w:r w:rsidRPr="004D4A21">
              <w:rPr>
                <w:sz w:val="18"/>
                <w:szCs w:val="18"/>
              </w:rPr>
              <w:t>P = σ(1,25 − 0,75·r − 0,028·d + 2,0·v − 1,2·m)</w:t>
            </w:r>
          </w:p>
        </w:tc>
      </w:tr>
      <w:tr w:rsidR="003C53B1" w:rsidRPr="004D4A21" w14:paraId="7BBDF64C"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4A" w14:textId="77777777" w:rsidR="003C53B1" w:rsidRPr="004D4A21" w:rsidRDefault="00000000">
            <w:pPr>
              <w:pStyle w:val="Predeterminado"/>
              <w:spacing w:before="40" w:after="40" w:line="240" w:lineRule="auto"/>
            </w:pPr>
            <w:r w:rsidRPr="004D4A21">
              <w:rPr>
                <w:sz w:val="18"/>
                <w:szCs w:val="18"/>
              </w:rPr>
              <w:t>Agravamiento</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4B" w14:textId="77777777" w:rsidR="003C53B1" w:rsidRPr="004D4A21" w:rsidRDefault="00000000">
            <w:pPr>
              <w:pStyle w:val="Predeterminado"/>
              <w:spacing w:before="40" w:after="40" w:line="240" w:lineRule="auto"/>
            </w:pPr>
            <w:r w:rsidRPr="004D4A21">
              <w:rPr>
                <w:sz w:val="18"/>
                <w:szCs w:val="18"/>
              </w:rPr>
              <w:t>P = σ(−0,95 + 0,65·r + 0,012·d + 1,4·m − 2,0·v); suma 30 días; en otro caso los días varían ±5</w:t>
            </w:r>
          </w:p>
        </w:tc>
      </w:tr>
      <w:tr w:rsidR="003C53B1" w:rsidRPr="004D4A21" w14:paraId="7BBDF64F"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4D" w14:textId="77777777" w:rsidR="003C53B1" w:rsidRPr="004D4A21" w:rsidRDefault="00000000">
            <w:pPr>
              <w:pStyle w:val="Predeterminado"/>
              <w:spacing w:before="40" w:after="40" w:line="240" w:lineRule="auto"/>
            </w:pPr>
            <w:r w:rsidRPr="004D4A21">
              <w:rPr>
                <w:sz w:val="18"/>
                <w:szCs w:val="18"/>
              </w:rPr>
              <w:t>Reestructuración</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4E" w14:textId="77777777" w:rsidR="003C53B1" w:rsidRPr="004D4A21" w:rsidRDefault="00000000">
            <w:pPr>
              <w:pStyle w:val="Predeterminado"/>
              <w:spacing w:before="40" w:after="40" w:line="240" w:lineRule="auto"/>
            </w:pPr>
            <w:r w:rsidRPr="004D4A21">
              <w:rPr>
                <w:sz w:val="18"/>
                <w:szCs w:val="18"/>
              </w:rPr>
              <w:t>7 % mensual de los clientes con más de 60 días; los días vuelven a cero y se incrementa el contador</w:t>
            </w:r>
          </w:p>
        </w:tc>
      </w:tr>
      <w:tr w:rsidR="003C53B1" w:rsidRPr="004D4A21" w14:paraId="7BBDF652"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50" w14:textId="77777777" w:rsidR="003C53B1" w:rsidRPr="004D4A21" w:rsidRDefault="00000000">
            <w:pPr>
              <w:pStyle w:val="Predeterminado"/>
              <w:spacing w:before="40" w:after="40" w:line="240" w:lineRule="auto"/>
            </w:pPr>
            <w:r w:rsidRPr="004D4A21">
              <w:rPr>
                <w:sz w:val="18"/>
                <w:szCs w:val="18"/>
              </w:rPr>
              <w:t>Puntaje crediticio</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51" w14:textId="77777777" w:rsidR="003C53B1" w:rsidRPr="004D4A21" w:rsidRDefault="00000000">
            <w:pPr>
              <w:pStyle w:val="Predeterminado"/>
              <w:spacing w:before="40" w:after="40" w:line="240" w:lineRule="auto"/>
            </w:pPr>
            <w:r w:rsidRPr="004D4A21">
              <w:rPr>
                <w:sz w:val="18"/>
                <w:szCs w:val="18"/>
              </w:rPr>
              <w:t>840 − 55·r − 1,1·d − 18·h6 + ruido N(0, 22), acotado entre 300 y 999</w:t>
            </w:r>
          </w:p>
        </w:tc>
      </w:tr>
      <w:tr w:rsidR="003C53B1" w:rsidRPr="004D4A21" w14:paraId="7BBDF655"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53" w14:textId="77777777" w:rsidR="003C53B1" w:rsidRPr="004D4A21" w:rsidRDefault="00000000">
            <w:pPr>
              <w:pStyle w:val="Predeterminado"/>
              <w:spacing w:before="40" w:after="40" w:line="240" w:lineRule="auto"/>
            </w:pPr>
            <w:r w:rsidRPr="004D4A21">
              <w:rPr>
                <w:sz w:val="18"/>
                <w:szCs w:val="18"/>
              </w:rPr>
              <w:t>Clasificación SBS</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54" w14:textId="77777777" w:rsidR="003C53B1" w:rsidRPr="004D4A21" w:rsidRDefault="00000000">
            <w:pPr>
              <w:pStyle w:val="Predeterminado"/>
              <w:spacing w:before="40" w:after="40" w:line="240" w:lineRule="auto"/>
            </w:pPr>
            <w:r w:rsidRPr="004D4A21">
              <w:rPr>
                <w:sz w:val="18"/>
                <w:szCs w:val="18"/>
              </w:rPr>
              <w:t>Equivalencia aproximada por días de atraso: A1 (0), A2 (1–15), A3 (16–30), B1 (31–45), B2 (46–60), C1 (61–75), C2 (76–90), D (91–120), E (&gt; 120)</w:t>
            </w:r>
          </w:p>
        </w:tc>
      </w:tr>
      <w:tr w:rsidR="003C53B1" w:rsidRPr="004D4A21" w14:paraId="7BBDF658"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56" w14:textId="77777777" w:rsidR="003C53B1" w:rsidRPr="004D4A21" w:rsidRDefault="00000000">
            <w:pPr>
              <w:pStyle w:val="Predeterminado"/>
              <w:spacing w:before="40" w:after="40" w:line="240" w:lineRule="auto"/>
            </w:pPr>
            <w:r w:rsidRPr="004D4A21">
              <w:rPr>
                <w:sz w:val="18"/>
                <w:szCs w:val="18"/>
              </w:rPr>
              <w:t>Etiqueta</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57" w14:textId="77777777" w:rsidR="003C53B1" w:rsidRPr="004D4A21" w:rsidRDefault="00000000">
            <w:pPr>
              <w:pStyle w:val="Predeterminado"/>
              <w:spacing w:before="40" w:after="40" w:line="240" w:lineRule="auto"/>
            </w:pPr>
            <w:r w:rsidRPr="004D4A21">
              <w:rPr>
                <w:sz w:val="18"/>
                <w:szCs w:val="18"/>
              </w:rPr>
              <w:t>mora_h90 = categoría del máximo de días de atraso en t+1, t+2 y t+3</w:t>
            </w:r>
          </w:p>
        </w:tc>
      </w:tr>
      <w:tr w:rsidR="003C53B1" w:rsidRPr="004D4A21" w14:paraId="7BBDF65B"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59" w14:textId="77777777" w:rsidR="003C53B1" w:rsidRPr="004D4A21" w:rsidRDefault="00000000">
            <w:pPr>
              <w:pStyle w:val="Predeterminado"/>
              <w:keepNext/>
              <w:spacing w:before="40" w:after="40" w:line="240" w:lineRule="auto"/>
            </w:pPr>
            <w:r w:rsidRPr="004D4A21">
              <w:rPr>
                <w:sz w:val="18"/>
                <w:szCs w:val="18"/>
              </w:rPr>
              <w:t>Faltantes</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5A" w14:textId="77777777" w:rsidR="003C53B1" w:rsidRPr="004D4A21" w:rsidRDefault="00000000">
            <w:pPr>
              <w:pStyle w:val="Predeterminado"/>
              <w:keepNext/>
              <w:spacing w:before="40" w:after="40" w:line="240" w:lineRule="auto"/>
            </w:pPr>
            <w:r w:rsidRPr="004D4A21">
              <w:rPr>
                <w:sz w:val="18"/>
                <w:szCs w:val="18"/>
              </w:rPr>
              <w:t>ingreso 4 %, score_t1 3 %, saldo_promedio_3m 5 %, nivel_educ 3 %, dias_lab 4 %, linea_sf 6 %</w:t>
            </w:r>
          </w:p>
        </w:tc>
      </w:tr>
    </w:tbl>
    <w:p w14:paraId="7BBDF65C" w14:textId="77777777" w:rsidR="003C53B1" w:rsidRPr="004D4A21" w:rsidRDefault="00000000">
      <w:pPr>
        <w:pStyle w:val="Cuerpo"/>
        <w:jc w:val="left"/>
        <w:rPr>
          <w:lang w:val="es-EC"/>
          <w:rPrChange w:id="1739" w:author="(Estudiante) Andres Marcelo Olmedo Coronel" w:date="2026-10-26T20:49:00Z" w16du:dateUtc="2026-10-27T01:49:00Z">
            <w:rPr/>
          </w:rPrChange>
        </w:rPr>
      </w:pPr>
      <w:r w:rsidRPr="004D4A21">
        <w:rPr>
          <w:i/>
          <w:iCs/>
          <w:lang w:val="es-EC"/>
          <w:rPrChange w:id="1740" w:author="(Estudiante) Andres Marcelo Olmedo Coronel" w:date="2026-10-26T20:49:00Z" w16du:dateUtc="2026-10-27T01:49:00Z">
            <w:rPr>
              <w:i/>
              <w:iCs/>
            </w:rPr>
          </w:rPrChange>
        </w:rPr>
        <w:t xml:space="preserve">Nota. </w:t>
      </w:r>
      <w:r w:rsidRPr="004D4A21">
        <w:rPr>
          <w:lang w:val="es-EC"/>
          <w:rPrChange w:id="1741" w:author="(Estudiante) Andres Marcelo Olmedo Coronel" w:date="2026-10-26T20:49:00Z" w16du:dateUtc="2026-10-27T01:49:00Z">
            <w:rPr/>
          </w:rPrChange>
        </w:rPr>
        <w:t>Elaboración propia.</w:t>
      </w:r>
    </w:p>
    <w:p w14:paraId="7BBDF65D" w14:textId="77777777" w:rsidR="003C53B1" w:rsidRPr="004D4A21" w:rsidRDefault="00000000">
      <w:pPr>
        <w:pStyle w:val="Cuerpo"/>
        <w:keepNext/>
        <w:pageBreakBefore/>
        <w:jc w:val="left"/>
        <w:rPr>
          <w:lang w:val="es-EC"/>
          <w:rPrChange w:id="1742" w:author="(Estudiante) Andres Marcelo Olmedo Coronel" w:date="2026-10-26T20:49:00Z" w16du:dateUtc="2026-10-27T01:49:00Z">
            <w:rPr/>
          </w:rPrChange>
        </w:rPr>
      </w:pPr>
      <w:r w:rsidRPr="004D4A21">
        <w:rPr>
          <w:b/>
          <w:bCs/>
          <w:lang w:val="es-EC"/>
          <w:rPrChange w:id="1743" w:author="(Estudiante) Andres Marcelo Olmedo Coronel" w:date="2026-10-26T20:49:00Z" w16du:dateUtc="2026-10-27T01:49:00Z">
            <w:rPr>
              <w:b/>
              <w:bCs/>
            </w:rPr>
          </w:rPrChange>
        </w:rPr>
        <w:lastRenderedPageBreak/>
        <w:t>Anexo C. Ficha del modelo (model card)</w:t>
      </w:r>
    </w:p>
    <w:p w14:paraId="7BBDF65E" w14:textId="77777777" w:rsidR="003C53B1" w:rsidRPr="004D4A21" w:rsidRDefault="00000000">
      <w:pPr>
        <w:pStyle w:val="Cuerpo"/>
        <w:keepNext/>
        <w:spacing w:after="0"/>
        <w:jc w:val="left"/>
        <w:rPr>
          <w:lang w:val="es-EC"/>
          <w:rPrChange w:id="1744" w:author="(Estudiante) Andres Marcelo Olmedo Coronel" w:date="2026-10-26T20:49:00Z" w16du:dateUtc="2026-10-27T01:49:00Z">
            <w:rPr/>
          </w:rPrChange>
        </w:rPr>
      </w:pPr>
      <w:r w:rsidRPr="004D4A21">
        <w:rPr>
          <w:b/>
          <w:bCs/>
          <w:lang w:val="es-EC"/>
          <w:rPrChange w:id="1745" w:author="(Estudiante) Andres Marcelo Olmedo Coronel" w:date="2026-10-26T20:49:00Z" w16du:dateUtc="2026-10-27T01:49:00Z">
            <w:rPr>
              <w:b/>
              <w:bCs/>
            </w:rPr>
          </w:rPrChange>
        </w:rPr>
        <w:t>Tabla C1</w:t>
      </w:r>
    </w:p>
    <w:p w14:paraId="7BBDF65F" w14:textId="77777777" w:rsidR="003C53B1" w:rsidRPr="004D4A21" w:rsidRDefault="00000000">
      <w:pPr>
        <w:pStyle w:val="Cuerpo"/>
        <w:keepNext/>
        <w:spacing w:after="80"/>
        <w:jc w:val="left"/>
        <w:rPr>
          <w:lang w:val="es-EC"/>
          <w:rPrChange w:id="1746" w:author="(Estudiante) Andres Marcelo Olmedo Coronel" w:date="2026-10-26T20:49:00Z" w16du:dateUtc="2026-10-27T01:49:00Z">
            <w:rPr/>
          </w:rPrChange>
        </w:rPr>
      </w:pPr>
      <w:r w:rsidRPr="004D4A21">
        <w:rPr>
          <w:i/>
          <w:iCs/>
          <w:lang w:val="es-EC"/>
          <w:rPrChange w:id="1747" w:author="(Estudiante) Andres Marcelo Olmedo Coronel" w:date="2026-10-26T20:49:00Z" w16du:dateUtc="2026-10-27T01:49:00Z">
            <w:rPr>
              <w:i/>
              <w:iCs/>
            </w:rPr>
          </w:rPrChange>
        </w:rPr>
        <w:t>Ficha del modelo seleccionado</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2400"/>
        <w:gridCol w:w="6950"/>
      </w:tblGrid>
      <w:tr w:rsidR="003C53B1" w:rsidRPr="004D4A21" w14:paraId="7BBDF662"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660" w14:textId="77777777" w:rsidR="003C53B1" w:rsidRPr="004D4A21" w:rsidRDefault="00000000">
            <w:pPr>
              <w:pStyle w:val="Predeterminado"/>
              <w:keepNext/>
              <w:spacing w:before="40" w:after="40" w:line="240" w:lineRule="auto"/>
              <w:jc w:val="center"/>
            </w:pPr>
            <w:r w:rsidRPr="004D4A21">
              <w:rPr>
                <w:b/>
                <w:bCs/>
                <w:sz w:val="18"/>
                <w:szCs w:val="18"/>
              </w:rPr>
              <w:t>Campo</w:t>
            </w:r>
          </w:p>
        </w:tc>
        <w:tc>
          <w:tcPr>
            <w:tcW w:w="69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661" w14:textId="77777777" w:rsidR="003C53B1" w:rsidRPr="004D4A21" w:rsidRDefault="00000000">
            <w:pPr>
              <w:pStyle w:val="Predeterminado"/>
              <w:keepNext/>
              <w:spacing w:before="40" w:after="40" w:line="240" w:lineRule="auto"/>
              <w:jc w:val="center"/>
            </w:pPr>
            <w:r w:rsidRPr="004D4A21">
              <w:rPr>
                <w:b/>
                <w:bCs/>
                <w:sz w:val="18"/>
                <w:szCs w:val="18"/>
              </w:rPr>
              <w:t>Contenido</w:t>
            </w:r>
          </w:p>
        </w:tc>
      </w:tr>
      <w:tr w:rsidR="003C53B1" w:rsidRPr="004D4A21" w14:paraId="7BBDF665"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63" w14:textId="77777777" w:rsidR="003C53B1" w:rsidRPr="004D4A21" w:rsidRDefault="00000000">
            <w:pPr>
              <w:pStyle w:val="Predeterminado"/>
              <w:spacing w:before="40" w:after="40" w:line="240" w:lineRule="auto"/>
            </w:pPr>
            <w:r w:rsidRPr="004D4A21">
              <w:rPr>
                <w:sz w:val="18"/>
                <w:szCs w:val="18"/>
              </w:rPr>
              <w:t>Nombre y versión</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64" w14:textId="77777777" w:rsidR="003C53B1" w:rsidRPr="004D4A21" w:rsidRDefault="00000000">
            <w:pPr>
              <w:pStyle w:val="Predeterminado"/>
              <w:spacing w:before="40" w:after="40" w:line="240" w:lineRule="auto"/>
            </w:pPr>
            <w:r w:rsidRPr="004D4A21">
              <w:rPr>
                <w:sz w:val="18"/>
                <w:szCs w:val="18"/>
              </w:rPr>
              <w:t>HGB ordinal mora_h90, versión 1.0 (octubre de 2026)</w:t>
            </w:r>
          </w:p>
        </w:tc>
      </w:tr>
      <w:tr w:rsidR="003C53B1" w:rsidRPr="004D4A21" w14:paraId="7BBDF668"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66" w14:textId="77777777" w:rsidR="003C53B1" w:rsidRPr="004D4A21" w:rsidRDefault="00000000">
            <w:pPr>
              <w:pStyle w:val="Predeterminado"/>
              <w:spacing w:before="40" w:after="40" w:line="240" w:lineRule="auto"/>
            </w:pPr>
            <w:r w:rsidRPr="004D4A21">
              <w:rPr>
                <w:sz w:val="18"/>
                <w:szCs w:val="18"/>
              </w:rPr>
              <w:t>Propósito</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67" w14:textId="77777777" w:rsidR="003C53B1" w:rsidRPr="004D4A21" w:rsidRDefault="00000000">
            <w:pPr>
              <w:pStyle w:val="Predeterminado"/>
              <w:spacing w:before="40" w:after="40" w:line="240" w:lineRule="auto"/>
            </w:pPr>
            <w:r w:rsidRPr="004D4A21">
              <w:rPr>
                <w:sz w:val="18"/>
                <w:szCs w:val="18"/>
              </w:rPr>
              <w:t>Apoyar la priorización preventiva del Área de Recuperación; no decide créditos ni acciones de cobranza</w:t>
            </w:r>
          </w:p>
        </w:tc>
      </w:tr>
      <w:tr w:rsidR="003C53B1" w:rsidRPr="004D4A21" w14:paraId="7BBDF66B"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69" w14:textId="77777777" w:rsidR="003C53B1" w:rsidRPr="004D4A21" w:rsidRDefault="00000000">
            <w:pPr>
              <w:pStyle w:val="Predeterminado"/>
              <w:spacing w:before="40" w:after="40" w:line="240" w:lineRule="auto"/>
            </w:pPr>
            <w:r w:rsidRPr="004D4A21">
              <w:rPr>
                <w:sz w:val="18"/>
                <w:szCs w:val="18"/>
              </w:rPr>
              <w:t>Usuarios previstos</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6A" w14:textId="77777777" w:rsidR="003C53B1" w:rsidRPr="004D4A21" w:rsidRDefault="00000000">
            <w:pPr>
              <w:pStyle w:val="Predeterminado"/>
              <w:spacing w:before="40" w:after="40" w:line="240" w:lineRule="auto"/>
            </w:pPr>
            <w:r w:rsidRPr="004D4A21">
              <w:rPr>
                <w:sz w:val="18"/>
                <w:szCs w:val="18"/>
              </w:rPr>
              <w:t>Gestores y jefatura del Área de Recuperación, bajo supervisión del Área de Riesgos</w:t>
            </w:r>
          </w:p>
        </w:tc>
      </w:tr>
      <w:tr w:rsidR="003C53B1" w:rsidRPr="004D4A21" w14:paraId="7BBDF66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6C" w14:textId="77777777" w:rsidR="003C53B1" w:rsidRPr="004D4A21" w:rsidRDefault="00000000">
            <w:pPr>
              <w:pStyle w:val="Predeterminado"/>
              <w:spacing w:before="40" w:after="40" w:line="240" w:lineRule="auto"/>
            </w:pPr>
            <w:r w:rsidRPr="004D4A21">
              <w:rPr>
                <w:sz w:val="18"/>
                <w:szCs w:val="18"/>
              </w:rPr>
              <w:t>Modelo</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6D" w14:textId="77777777" w:rsidR="003C53B1" w:rsidRPr="004D4A21" w:rsidRDefault="00000000">
            <w:pPr>
              <w:pStyle w:val="Predeterminado"/>
              <w:spacing w:before="40" w:after="40" w:line="240" w:lineRule="auto"/>
            </w:pPr>
            <w:r w:rsidRPr="004D4A21">
              <w:rPr>
                <w:sz w:val="18"/>
                <w:szCs w:val="18"/>
              </w:rPr>
              <w:t>Clasificación ordinal de Frank y Hall con cinco HistGradientBoosting binarios; recalibración isotónica; conjuntos conformes APS al 90 %</w:t>
            </w:r>
          </w:p>
        </w:tc>
      </w:tr>
      <w:tr w:rsidR="003C53B1" w:rsidRPr="004D4A21" w14:paraId="7BBDF671"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6F" w14:textId="77777777" w:rsidR="003C53B1" w:rsidRPr="004D4A21" w:rsidRDefault="00000000">
            <w:pPr>
              <w:pStyle w:val="Predeterminado"/>
              <w:spacing w:before="40" w:after="40" w:line="240" w:lineRule="auto"/>
            </w:pPr>
            <w:r w:rsidRPr="004D4A21">
              <w:rPr>
                <w:sz w:val="18"/>
                <w:szCs w:val="18"/>
              </w:rPr>
              <w:t>Datos</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70" w14:textId="77777777" w:rsidR="003C53B1" w:rsidRPr="004D4A21" w:rsidRDefault="00000000">
            <w:pPr>
              <w:pStyle w:val="Predeterminado"/>
              <w:spacing w:before="40" w:after="40" w:line="240" w:lineRule="auto"/>
            </w:pPr>
            <w:r w:rsidRPr="004D4A21">
              <w:rPr>
                <w:sz w:val="18"/>
                <w:szCs w:val="18"/>
              </w:rPr>
              <w:t>Panel sintético de 96.000 registros cliente-mes; 27 predictoras medidas en t−1; sin variables sociodemográficas</w:t>
            </w:r>
          </w:p>
        </w:tc>
      </w:tr>
      <w:tr w:rsidR="003C53B1" w:rsidRPr="004D4A21" w14:paraId="7BBDF674"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72" w14:textId="77777777" w:rsidR="003C53B1" w:rsidRPr="004D4A21" w:rsidRDefault="00000000">
            <w:pPr>
              <w:pStyle w:val="Predeterminado"/>
              <w:spacing w:before="40" w:after="40" w:line="240" w:lineRule="auto"/>
            </w:pPr>
            <w:r w:rsidRPr="004D4A21">
              <w:rPr>
                <w:sz w:val="18"/>
                <w:szCs w:val="18"/>
              </w:rPr>
              <w:t>Desempeño (prueba futura)</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73" w14:textId="77777777" w:rsidR="003C53B1" w:rsidRPr="004D4A21" w:rsidRDefault="00000000">
            <w:pPr>
              <w:pStyle w:val="Predeterminado"/>
              <w:spacing w:before="40" w:after="40" w:line="240" w:lineRule="auto"/>
            </w:pPr>
            <w:r w:rsidRPr="004D4A21">
              <w:rPr>
                <w:sz w:val="18"/>
                <w:szCs w:val="18"/>
              </w:rPr>
              <w:t>F1 macro 0,353; QWK 0,753; MAE 0,477; recobrado de mora ≥ 31 días 0,766; subestimación 10,0 %</w:t>
            </w:r>
          </w:p>
        </w:tc>
      </w:tr>
      <w:tr w:rsidR="003C53B1" w:rsidRPr="004D4A21" w14:paraId="7BBDF677"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75" w14:textId="77777777" w:rsidR="003C53B1" w:rsidRPr="004D4A21" w:rsidRDefault="00000000">
            <w:pPr>
              <w:pStyle w:val="Predeterminado"/>
              <w:spacing w:before="40" w:after="40" w:line="240" w:lineRule="auto"/>
            </w:pPr>
            <w:r w:rsidRPr="004D4A21">
              <w:rPr>
                <w:sz w:val="18"/>
                <w:szCs w:val="18"/>
              </w:rPr>
              <w:t>Calibración e incertidumbre</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76" w14:textId="77777777" w:rsidR="003C53B1" w:rsidRPr="004D4A21" w:rsidRDefault="00000000">
            <w:pPr>
              <w:pStyle w:val="Predeterminado"/>
              <w:spacing w:before="40" w:after="40" w:line="240" w:lineRule="auto"/>
            </w:pPr>
            <w:r w:rsidRPr="004D4A21">
              <w:rPr>
                <w:sz w:val="18"/>
                <w:szCs w:val="18"/>
              </w:rPr>
              <w:t>Brier 0,337 → 0,279 tras recalibrar; cobertura conformal 96,4 % con 3,3 categorías en promedio</w:t>
            </w:r>
          </w:p>
        </w:tc>
      </w:tr>
      <w:tr w:rsidR="003C53B1" w:rsidRPr="004D4A21" w14:paraId="7BBDF67A"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78" w14:textId="77777777" w:rsidR="003C53B1" w:rsidRPr="004D4A21" w:rsidRDefault="00000000">
            <w:pPr>
              <w:pStyle w:val="Predeterminado"/>
              <w:spacing w:before="40" w:after="40" w:line="240" w:lineRule="auto"/>
            </w:pPr>
            <w:r w:rsidRPr="004D4A21">
              <w:rPr>
                <w:sz w:val="18"/>
                <w:szCs w:val="18"/>
              </w:rPr>
              <w:t>Equidad</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79" w14:textId="77777777" w:rsidR="003C53B1" w:rsidRPr="004D4A21" w:rsidRDefault="00000000">
            <w:pPr>
              <w:pStyle w:val="Predeterminado"/>
              <w:spacing w:before="40" w:after="40" w:line="240" w:lineRule="auto"/>
            </w:pPr>
            <w:r w:rsidRPr="004D4A21">
              <w:rPr>
                <w:sz w:val="18"/>
                <w:szCs w:val="18"/>
              </w:rPr>
              <w:t>Brechas de TVP de 10,8 a 14,2 puntos porcentuales con IC solapados; requiere monitoreo</w:t>
            </w:r>
          </w:p>
        </w:tc>
      </w:tr>
      <w:tr w:rsidR="003C53B1" w:rsidRPr="004D4A21" w14:paraId="7BBDF67D"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7B" w14:textId="77777777" w:rsidR="003C53B1" w:rsidRPr="004D4A21" w:rsidRDefault="00000000">
            <w:pPr>
              <w:pStyle w:val="Predeterminado"/>
              <w:spacing w:before="40" w:after="40" w:line="240" w:lineRule="auto"/>
            </w:pPr>
            <w:r w:rsidRPr="004D4A21">
              <w:rPr>
                <w:sz w:val="18"/>
                <w:szCs w:val="18"/>
              </w:rPr>
              <w:t>Limitaciones</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7C" w14:textId="77777777" w:rsidR="003C53B1" w:rsidRPr="004D4A21" w:rsidRDefault="00000000">
            <w:pPr>
              <w:pStyle w:val="Predeterminado"/>
              <w:spacing w:before="40" w:after="40" w:line="240" w:lineRule="auto"/>
            </w:pPr>
            <w:r w:rsidRPr="004D4A21">
              <w:rPr>
                <w:sz w:val="18"/>
                <w:szCs w:val="18"/>
              </w:rPr>
              <w:t>Datos sintéticos; bajo desempeño en categorías intermedias; cobertura desigual por clase; probabilidades subconfiadas</w:t>
            </w:r>
          </w:p>
        </w:tc>
      </w:tr>
      <w:tr w:rsidR="003C53B1" w:rsidRPr="004D4A21" w14:paraId="7BBDF680"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7E" w14:textId="77777777" w:rsidR="003C53B1" w:rsidRPr="004D4A21" w:rsidRDefault="00000000">
            <w:pPr>
              <w:pStyle w:val="Predeterminado"/>
              <w:spacing w:before="40" w:after="40" w:line="240" w:lineRule="auto"/>
            </w:pPr>
            <w:r w:rsidRPr="004D4A21">
              <w:rPr>
                <w:sz w:val="18"/>
                <w:szCs w:val="18"/>
              </w:rPr>
              <w:t>Usos no permitidos</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7F" w14:textId="77777777" w:rsidR="003C53B1" w:rsidRPr="004D4A21" w:rsidRDefault="00000000">
            <w:pPr>
              <w:pStyle w:val="Predeterminado"/>
              <w:spacing w:before="40" w:after="40" w:line="240" w:lineRule="auto"/>
            </w:pPr>
            <w:r w:rsidRPr="004D4A21">
              <w:rPr>
                <w:sz w:val="18"/>
                <w:szCs w:val="18"/>
              </w:rPr>
              <w:t>Decisiones automáticas sobre clientes; uso con datos reales sin revalidación; uso de la probabilidad como probabilidad contractual de incumplimiento</w:t>
            </w:r>
          </w:p>
        </w:tc>
      </w:tr>
      <w:tr w:rsidR="003C53B1" w:rsidRPr="004D4A21" w14:paraId="7BBDF68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7BBDF681" w14:textId="77777777" w:rsidR="003C53B1" w:rsidRPr="004D4A21" w:rsidRDefault="00000000">
            <w:pPr>
              <w:pStyle w:val="Predeterminado"/>
              <w:keepNext/>
              <w:spacing w:before="40" w:after="40" w:line="240" w:lineRule="auto"/>
            </w:pPr>
            <w:r w:rsidRPr="004D4A21">
              <w:rPr>
                <w:sz w:val="18"/>
                <w:szCs w:val="18"/>
              </w:rPr>
              <w:t>Mantenimiento</w:t>
            </w:r>
          </w:p>
        </w:tc>
        <w:tc>
          <w:tcPr>
            <w:tcW w:w="6950" w:type="dxa"/>
            <w:tcBorders>
              <w:top w:val="single" w:sz="4" w:space="0" w:color="000000"/>
              <w:left w:val="single" w:sz="4" w:space="0" w:color="000000"/>
              <w:bottom w:val="single" w:sz="4" w:space="0" w:color="000000"/>
              <w:right w:val="single" w:sz="4" w:space="0" w:color="000000"/>
            </w:tcBorders>
            <w:vAlign w:val="center"/>
          </w:tcPr>
          <w:p w14:paraId="7BBDF682" w14:textId="77777777" w:rsidR="003C53B1" w:rsidRPr="004D4A21" w:rsidRDefault="00000000">
            <w:pPr>
              <w:pStyle w:val="Predeterminado"/>
              <w:keepNext/>
              <w:spacing w:before="40" w:after="40" w:line="240" w:lineRule="auto"/>
            </w:pPr>
            <w:r w:rsidRPr="004D4A21">
              <w:rPr>
                <w:sz w:val="18"/>
                <w:szCs w:val="18"/>
              </w:rPr>
              <w:t>Reentrenamiento y auditoría de equidad en cada versión; monitoreo mensual de drift</w:t>
            </w:r>
          </w:p>
        </w:tc>
      </w:tr>
    </w:tbl>
    <w:p w14:paraId="7BBDF684" w14:textId="77777777" w:rsidR="003C53B1" w:rsidRPr="004D4A21" w:rsidRDefault="00000000">
      <w:pPr>
        <w:pStyle w:val="Cuerpo"/>
        <w:jc w:val="left"/>
        <w:rPr>
          <w:lang w:val="es-EC"/>
          <w:rPrChange w:id="1748" w:author="(Estudiante) Andres Marcelo Olmedo Coronel" w:date="2026-10-26T20:49:00Z" w16du:dateUtc="2026-10-27T01:49:00Z">
            <w:rPr/>
          </w:rPrChange>
        </w:rPr>
      </w:pPr>
      <w:r w:rsidRPr="004D4A21">
        <w:rPr>
          <w:i/>
          <w:iCs/>
          <w:lang w:val="es-EC"/>
          <w:rPrChange w:id="1749" w:author="(Estudiante) Andres Marcelo Olmedo Coronel" w:date="2026-10-26T20:49:00Z" w16du:dateUtc="2026-10-27T01:49:00Z">
            <w:rPr>
              <w:i/>
              <w:iCs/>
            </w:rPr>
          </w:rPrChange>
        </w:rPr>
        <w:t xml:space="preserve">Nota. </w:t>
      </w:r>
      <w:r w:rsidRPr="004D4A21">
        <w:rPr>
          <w:lang w:val="es-EC"/>
          <w:rPrChange w:id="1750" w:author="(Estudiante) Andres Marcelo Olmedo Coronel" w:date="2026-10-26T20:49:00Z" w16du:dateUtc="2026-10-27T01:49:00Z">
            <w:rPr/>
          </w:rPrChange>
        </w:rPr>
        <w:t>Elaboración propia con base en Mitchell et al. (2019).</w:t>
      </w:r>
    </w:p>
    <w:p w14:paraId="7BBDF685" w14:textId="2DDBFFCE" w:rsidR="003C53B1" w:rsidRPr="004D4A21" w:rsidRDefault="00000000">
      <w:pPr>
        <w:pStyle w:val="Cuerpo"/>
        <w:keepNext/>
        <w:pageBreakBefore/>
        <w:jc w:val="left"/>
        <w:rPr>
          <w:lang w:val="es-EC"/>
          <w:rPrChange w:id="1751" w:author="(Estudiante) Andres Marcelo Olmedo Coronel" w:date="2026-10-26T20:49:00Z" w16du:dateUtc="2026-10-27T01:49:00Z">
            <w:rPr/>
          </w:rPrChange>
        </w:rPr>
      </w:pPr>
      <w:r w:rsidRPr="004D4A21">
        <w:rPr>
          <w:b/>
          <w:bCs/>
          <w:lang w:val="es-EC"/>
          <w:rPrChange w:id="1752" w:author="(Estudiante) Andres Marcelo Olmedo Coronel" w:date="2026-10-26T20:49:00Z" w16du:dateUtc="2026-10-27T01:49:00Z">
            <w:rPr>
              <w:b/>
              <w:bCs/>
            </w:rPr>
          </w:rPrChange>
        </w:rPr>
        <w:lastRenderedPageBreak/>
        <w:t>Anexo D. Repositorio del proyecto</w:t>
      </w:r>
    </w:p>
    <w:p w14:paraId="7BBDF686" w14:textId="77777777" w:rsidR="003C53B1" w:rsidRPr="004D4A21" w:rsidRDefault="00000000">
      <w:pPr>
        <w:pStyle w:val="Cuerpo"/>
        <w:rPr>
          <w:lang w:val="es-EC"/>
          <w:rPrChange w:id="1753" w:author="(Estudiante) Andres Marcelo Olmedo Coronel" w:date="2026-10-26T20:49:00Z" w16du:dateUtc="2026-10-27T01:49:00Z">
            <w:rPr/>
          </w:rPrChange>
        </w:rPr>
      </w:pPr>
      <w:r w:rsidRPr="004D4A21">
        <w:rPr>
          <w:lang w:val="es-EC"/>
          <w:rPrChange w:id="1754" w:author="(Estudiante) Andres Marcelo Olmedo Coronel" w:date="2026-10-26T20:49:00Z" w16du:dateUtc="2026-10-27T01:49:00Z">
            <w:rPr/>
          </w:rPrChange>
        </w:rPr>
        <w:t>El código, los resultados y el modelo se entregan como anexo digital (repositorio_mora_h90.zip), con la estructura de la Tabla D1. Todos los resultados de la etapa predictiva pueden reproducirse siguiendo las instrucciones del archivo README. La publicación del repositorio en la plataforma institucional de control de versiones y su URL pública se encuentran pendientes y se incorporarán en la versión de defensa.</w:t>
      </w:r>
    </w:p>
    <w:p w14:paraId="7BBDF687" w14:textId="77777777" w:rsidR="003C53B1" w:rsidRPr="004D4A21" w:rsidRDefault="00000000">
      <w:pPr>
        <w:pStyle w:val="Cuerpo"/>
        <w:keepNext/>
        <w:spacing w:after="0"/>
        <w:jc w:val="left"/>
        <w:rPr>
          <w:lang w:val="es-EC"/>
          <w:rPrChange w:id="1755" w:author="(Estudiante) Andres Marcelo Olmedo Coronel" w:date="2026-10-26T20:49:00Z" w16du:dateUtc="2026-10-27T01:49:00Z">
            <w:rPr/>
          </w:rPrChange>
        </w:rPr>
      </w:pPr>
      <w:r w:rsidRPr="004D4A21">
        <w:rPr>
          <w:b/>
          <w:bCs/>
          <w:lang w:val="es-EC"/>
          <w:rPrChange w:id="1756" w:author="(Estudiante) Andres Marcelo Olmedo Coronel" w:date="2026-10-26T20:49:00Z" w16du:dateUtc="2026-10-27T01:49:00Z">
            <w:rPr>
              <w:b/>
              <w:bCs/>
            </w:rPr>
          </w:rPrChange>
        </w:rPr>
        <w:t>Tabla D1</w:t>
      </w:r>
    </w:p>
    <w:p w14:paraId="7BBDF688" w14:textId="77777777" w:rsidR="003C53B1" w:rsidRPr="004D4A21" w:rsidRDefault="00000000">
      <w:pPr>
        <w:pStyle w:val="Cuerpo"/>
        <w:keepNext/>
        <w:jc w:val="left"/>
        <w:rPr>
          <w:lang w:val="es-EC"/>
          <w:rPrChange w:id="1757" w:author="(Estudiante) Andres Marcelo Olmedo Coronel" w:date="2026-10-26T20:49:00Z" w16du:dateUtc="2026-10-27T01:49:00Z">
            <w:rPr/>
          </w:rPrChange>
        </w:rPr>
      </w:pPr>
      <w:r w:rsidRPr="004D4A21">
        <w:rPr>
          <w:i/>
          <w:iCs/>
          <w:lang w:val="es-EC"/>
          <w:rPrChange w:id="1758" w:author="(Estudiante) Andres Marcelo Olmedo Coronel" w:date="2026-10-26T20:49:00Z" w16du:dateUtc="2026-10-27T01:49:00Z">
            <w:rPr>
              <w:i/>
              <w:iCs/>
            </w:rPr>
          </w:rPrChange>
        </w:rPr>
        <w:t>Estructura del repositorio y versiones de software</w:t>
      </w:r>
    </w:p>
    <w:tbl>
      <w:tblPr>
        <w:tblStyle w:val="TableNormal1"/>
        <w:tblW w:w="9350" w:type="dxa"/>
        <w:jc w:val="center"/>
        <w:tblInd w:w="0" w:type="dxa"/>
        <w:tblLayout w:type="fixed"/>
        <w:tblCellMar>
          <w:top w:w="60" w:type="dxa"/>
          <w:left w:w="80" w:type="dxa"/>
          <w:bottom w:w="60" w:type="dxa"/>
          <w:right w:w="80" w:type="dxa"/>
        </w:tblCellMar>
        <w:tblLook w:val="04A0" w:firstRow="1" w:lastRow="0" w:firstColumn="1" w:lastColumn="0" w:noHBand="0" w:noVBand="1"/>
      </w:tblPr>
      <w:tblGrid>
        <w:gridCol w:w="3400"/>
        <w:gridCol w:w="5950"/>
      </w:tblGrid>
      <w:tr w:rsidR="003C53B1" w:rsidRPr="004D4A21" w14:paraId="7BBDF68B" w14:textId="77777777">
        <w:trPr>
          <w:cantSplit/>
          <w:tblHeader/>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689" w14:textId="77777777" w:rsidR="003C53B1" w:rsidRPr="004D4A21" w:rsidRDefault="00000000">
            <w:pPr>
              <w:pStyle w:val="Predeterminado"/>
              <w:keepNext/>
              <w:spacing w:before="40" w:after="40" w:line="240" w:lineRule="auto"/>
              <w:jc w:val="center"/>
            </w:pPr>
            <w:r w:rsidRPr="004D4A21">
              <w:rPr>
                <w:b/>
                <w:bCs/>
                <w:sz w:val="18"/>
                <w:szCs w:val="18"/>
              </w:rPr>
              <w:t>Elemento</w:t>
            </w:r>
          </w:p>
        </w:tc>
        <w:tc>
          <w:tcPr>
            <w:tcW w:w="59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BBDF68A" w14:textId="77777777" w:rsidR="003C53B1" w:rsidRPr="004D4A21" w:rsidRDefault="00000000">
            <w:pPr>
              <w:pStyle w:val="Predeterminado"/>
              <w:keepNext/>
              <w:spacing w:before="40" w:after="40" w:line="240" w:lineRule="auto"/>
              <w:jc w:val="center"/>
            </w:pPr>
            <w:r w:rsidRPr="004D4A21">
              <w:rPr>
                <w:b/>
                <w:bCs/>
                <w:sz w:val="18"/>
                <w:szCs w:val="18"/>
              </w:rPr>
              <w:t>Descripción</w:t>
            </w:r>
          </w:p>
        </w:tc>
      </w:tr>
      <w:tr w:rsidR="003C53B1" w:rsidRPr="004D4A21" w14:paraId="7BBDF68E"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vAlign w:val="center"/>
          </w:tcPr>
          <w:p w14:paraId="7BBDF68C" w14:textId="77777777" w:rsidR="003C53B1" w:rsidRPr="004D4A21" w:rsidRDefault="00000000">
            <w:pPr>
              <w:pStyle w:val="Predeterminado"/>
              <w:spacing w:before="40" w:after="40" w:line="240" w:lineRule="auto"/>
            </w:pPr>
            <w:r w:rsidRPr="004D4A21">
              <w:rPr>
                <w:sz w:val="18"/>
                <w:szCs w:val="18"/>
              </w:rPr>
              <w:t>generar_panel_mora.py</w:t>
            </w:r>
          </w:p>
        </w:tc>
        <w:tc>
          <w:tcPr>
            <w:tcW w:w="5950" w:type="dxa"/>
            <w:tcBorders>
              <w:top w:val="single" w:sz="4" w:space="0" w:color="000000"/>
              <w:left w:val="single" w:sz="4" w:space="0" w:color="000000"/>
              <w:bottom w:val="single" w:sz="4" w:space="0" w:color="000000"/>
              <w:right w:val="single" w:sz="4" w:space="0" w:color="000000"/>
            </w:tcBorders>
            <w:vAlign w:val="center"/>
          </w:tcPr>
          <w:p w14:paraId="7BBDF68D" w14:textId="77777777" w:rsidR="003C53B1" w:rsidRPr="004D4A21" w:rsidRDefault="00000000">
            <w:pPr>
              <w:pStyle w:val="Predeterminado"/>
              <w:spacing w:before="40" w:after="40" w:line="240" w:lineRule="auto"/>
            </w:pPr>
            <w:r w:rsidRPr="004D4A21">
              <w:rPr>
                <w:sz w:val="18"/>
                <w:szCs w:val="18"/>
              </w:rPr>
              <w:t>Generador reproducible del panel cliente-mes</w:t>
            </w:r>
          </w:p>
        </w:tc>
      </w:tr>
      <w:tr w:rsidR="003C53B1" w:rsidRPr="004D4A21" w14:paraId="7BBDF691"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vAlign w:val="center"/>
          </w:tcPr>
          <w:p w14:paraId="7BBDF68F" w14:textId="77777777" w:rsidR="003C53B1" w:rsidRPr="004D4A21" w:rsidRDefault="00000000">
            <w:pPr>
              <w:pStyle w:val="Predeterminado"/>
              <w:spacing w:before="40" w:after="40" w:line="240" w:lineRule="auto"/>
            </w:pPr>
            <w:r w:rsidRPr="004D4A21">
              <w:rPr>
                <w:sz w:val="18"/>
                <w:szCs w:val="18"/>
              </w:rPr>
              <w:t>comun.py</w:t>
            </w:r>
          </w:p>
        </w:tc>
        <w:tc>
          <w:tcPr>
            <w:tcW w:w="5950" w:type="dxa"/>
            <w:tcBorders>
              <w:top w:val="single" w:sz="4" w:space="0" w:color="000000"/>
              <w:left w:val="single" w:sz="4" w:space="0" w:color="000000"/>
              <w:bottom w:val="single" w:sz="4" w:space="0" w:color="000000"/>
              <w:right w:val="single" w:sz="4" w:space="0" w:color="000000"/>
            </w:tcBorders>
            <w:vAlign w:val="center"/>
          </w:tcPr>
          <w:p w14:paraId="7BBDF690" w14:textId="77777777" w:rsidR="003C53B1" w:rsidRPr="004D4A21" w:rsidRDefault="00000000">
            <w:pPr>
              <w:pStyle w:val="Predeterminado"/>
              <w:spacing w:before="40" w:after="40" w:line="240" w:lineRule="auto"/>
            </w:pPr>
            <w:r w:rsidRPr="004D4A21">
              <w:rPr>
                <w:sz w:val="18"/>
                <w:szCs w:val="18"/>
              </w:rPr>
              <w:t>Preprocesamiento, modelo ordinal y métricas</w:t>
            </w:r>
          </w:p>
        </w:tc>
      </w:tr>
      <w:tr w:rsidR="003C53B1" w:rsidRPr="004D4A21" w14:paraId="7BBDF694"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vAlign w:val="center"/>
          </w:tcPr>
          <w:p w14:paraId="7BBDF692" w14:textId="77777777" w:rsidR="003C53B1" w:rsidRPr="004D4A21" w:rsidRDefault="00000000">
            <w:pPr>
              <w:pStyle w:val="Predeterminado"/>
              <w:spacing w:before="40" w:after="40" w:line="240" w:lineRule="auto"/>
            </w:pPr>
            <w:r w:rsidRPr="004D4A21">
              <w:rPr>
                <w:sz w:val="18"/>
                <w:szCs w:val="18"/>
              </w:rPr>
              <w:t>experimento.py</w:t>
            </w:r>
          </w:p>
        </w:tc>
        <w:tc>
          <w:tcPr>
            <w:tcW w:w="5950" w:type="dxa"/>
            <w:tcBorders>
              <w:top w:val="single" w:sz="4" w:space="0" w:color="000000"/>
              <w:left w:val="single" w:sz="4" w:space="0" w:color="000000"/>
              <w:bottom w:val="single" w:sz="4" w:space="0" w:color="000000"/>
              <w:right w:val="single" w:sz="4" w:space="0" w:color="000000"/>
            </w:tcBorders>
            <w:vAlign w:val="center"/>
          </w:tcPr>
          <w:p w14:paraId="7BBDF693" w14:textId="77777777" w:rsidR="003C53B1" w:rsidRPr="004D4A21" w:rsidRDefault="00000000">
            <w:pPr>
              <w:pStyle w:val="Predeterminado"/>
              <w:spacing w:before="40" w:after="40" w:line="240" w:lineRule="auto"/>
            </w:pPr>
            <w:r w:rsidRPr="004D4A21">
              <w:rPr>
                <w:sz w:val="18"/>
                <w:szCs w:val="18"/>
              </w:rPr>
              <w:t>Validación temporal e intervalos de confianza</w:t>
            </w:r>
          </w:p>
        </w:tc>
      </w:tr>
      <w:tr w:rsidR="003C53B1" w:rsidRPr="004D4A21" w14:paraId="7BBDF697"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vAlign w:val="center"/>
          </w:tcPr>
          <w:p w14:paraId="7BBDF695" w14:textId="77777777" w:rsidR="003C53B1" w:rsidRPr="004D4A21" w:rsidRDefault="00000000">
            <w:pPr>
              <w:pStyle w:val="Predeterminado"/>
              <w:spacing w:before="40" w:after="40" w:line="240" w:lineRule="auto"/>
            </w:pPr>
            <w:r w:rsidRPr="004D4A21">
              <w:rPr>
                <w:sz w:val="18"/>
                <w:szCs w:val="18"/>
              </w:rPr>
              <w:t>final.py</w:t>
            </w:r>
          </w:p>
        </w:tc>
        <w:tc>
          <w:tcPr>
            <w:tcW w:w="5950" w:type="dxa"/>
            <w:tcBorders>
              <w:top w:val="single" w:sz="4" w:space="0" w:color="000000"/>
              <w:left w:val="single" w:sz="4" w:space="0" w:color="000000"/>
              <w:bottom w:val="single" w:sz="4" w:space="0" w:color="000000"/>
              <w:right w:val="single" w:sz="4" w:space="0" w:color="000000"/>
            </w:tcBorders>
            <w:vAlign w:val="center"/>
          </w:tcPr>
          <w:p w14:paraId="7BBDF696" w14:textId="77777777" w:rsidR="003C53B1" w:rsidRPr="004D4A21" w:rsidRDefault="00000000">
            <w:pPr>
              <w:pStyle w:val="Predeterminado"/>
              <w:spacing w:before="40" w:after="40" w:line="240" w:lineRule="auto"/>
            </w:pPr>
            <w:r w:rsidRPr="004D4A21">
              <w:rPr>
                <w:sz w:val="18"/>
                <w:szCs w:val="18"/>
              </w:rPr>
              <w:t>Modelo final, recalibración, conformal, negocio, equidad, SHAP y latencia</w:t>
            </w:r>
          </w:p>
        </w:tc>
      </w:tr>
      <w:tr w:rsidR="003C53B1" w:rsidRPr="004D4A21" w14:paraId="7BBDF69A"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vAlign w:val="center"/>
          </w:tcPr>
          <w:p w14:paraId="7BBDF698" w14:textId="77777777" w:rsidR="003C53B1" w:rsidRPr="004D4A21" w:rsidRDefault="00000000">
            <w:pPr>
              <w:pStyle w:val="Predeterminado"/>
              <w:spacing w:before="40" w:after="40" w:line="240" w:lineRule="auto"/>
            </w:pPr>
            <w:r w:rsidRPr="004D4A21">
              <w:rPr>
                <w:sz w:val="18"/>
                <w:szCs w:val="18"/>
              </w:rPr>
              <w:t>mitigacion.py y extra.py</w:t>
            </w:r>
          </w:p>
        </w:tc>
        <w:tc>
          <w:tcPr>
            <w:tcW w:w="5950" w:type="dxa"/>
            <w:tcBorders>
              <w:top w:val="single" w:sz="4" w:space="0" w:color="000000"/>
              <w:left w:val="single" w:sz="4" w:space="0" w:color="000000"/>
              <w:bottom w:val="single" w:sz="4" w:space="0" w:color="000000"/>
              <w:right w:val="single" w:sz="4" w:space="0" w:color="000000"/>
            </w:tcBorders>
            <w:vAlign w:val="center"/>
          </w:tcPr>
          <w:p w14:paraId="7BBDF699" w14:textId="77777777" w:rsidR="003C53B1" w:rsidRPr="004D4A21" w:rsidRDefault="00000000">
            <w:pPr>
              <w:pStyle w:val="Predeterminado"/>
              <w:spacing w:before="40" w:after="40" w:line="240" w:lineRule="auto"/>
            </w:pPr>
            <w:r w:rsidRPr="004D4A21">
              <w:rPr>
                <w:sz w:val="18"/>
                <w:szCs w:val="18"/>
              </w:rPr>
              <w:t>Mitigación de sesgos, distribución mensual, LIME y versiones</w:t>
            </w:r>
          </w:p>
        </w:tc>
      </w:tr>
      <w:tr w:rsidR="003C53B1" w:rsidRPr="004D4A21" w14:paraId="7BBDF69D"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vAlign w:val="center"/>
          </w:tcPr>
          <w:p w14:paraId="7BBDF69B" w14:textId="77777777" w:rsidR="003C53B1" w:rsidRPr="004D4A21" w:rsidRDefault="00000000">
            <w:pPr>
              <w:pStyle w:val="Predeterminado"/>
              <w:spacing w:before="40" w:after="40" w:line="240" w:lineRule="auto"/>
            </w:pPr>
            <w:r w:rsidRPr="004D4A21">
              <w:rPr>
                <w:sz w:val="18"/>
                <w:szCs w:val="18"/>
              </w:rPr>
              <w:t>README.md, requirements.txt y MODEL_CARD.md</w:t>
            </w:r>
          </w:p>
        </w:tc>
        <w:tc>
          <w:tcPr>
            <w:tcW w:w="5950" w:type="dxa"/>
            <w:tcBorders>
              <w:top w:val="single" w:sz="4" w:space="0" w:color="000000"/>
              <w:left w:val="single" w:sz="4" w:space="0" w:color="000000"/>
              <w:bottom w:val="single" w:sz="4" w:space="0" w:color="000000"/>
              <w:right w:val="single" w:sz="4" w:space="0" w:color="000000"/>
            </w:tcBorders>
            <w:vAlign w:val="center"/>
          </w:tcPr>
          <w:p w14:paraId="7BBDF69C" w14:textId="77777777" w:rsidR="003C53B1" w:rsidRPr="004D4A21" w:rsidRDefault="00000000">
            <w:pPr>
              <w:pStyle w:val="Predeterminado"/>
              <w:spacing w:before="40" w:after="40" w:line="240" w:lineRule="auto"/>
            </w:pPr>
            <w:r w:rsidRPr="004D4A21">
              <w:rPr>
                <w:sz w:val="18"/>
                <w:szCs w:val="18"/>
              </w:rPr>
              <w:t>Instrucciones, versiones exactas y ficha del modelo</w:t>
            </w:r>
          </w:p>
        </w:tc>
      </w:tr>
      <w:tr w:rsidR="003C53B1" w:rsidRPr="004D4A21" w14:paraId="7BBDF6A0"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vAlign w:val="center"/>
          </w:tcPr>
          <w:p w14:paraId="7BBDF69E" w14:textId="77777777" w:rsidR="003C53B1" w:rsidRPr="004D4A21" w:rsidRDefault="00000000">
            <w:pPr>
              <w:pStyle w:val="Predeterminado"/>
              <w:spacing w:before="40" w:after="40" w:line="240" w:lineRule="auto"/>
            </w:pPr>
            <w:r w:rsidRPr="004D4A21">
              <w:rPr>
                <w:sz w:val="18"/>
                <w:szCs w:val="18"/>
              </w:rPr>
              <w:t>res_*.csv, res_*.json y fig_*.png</w:t>
            </w:r>
          </w:p>
        </w:tc>
        <w:tc>
          <w:tcPr>
            <w:tcW w:w="5950" w:type="dxa"/>
            <w:tcBorders>
              <w:top w:val="single" w:sz="4" w:space="0" w:color="000000"/>
              <w:left w:val="single" w:sz="4" w:space="0" w:color="000000"/>
              <w:bottom w:val="single" w:sz="4" w:space="0" w:color="000000"/>
              <w:right w:val="single" w:sz="4" w:space="0" w:color="000000"/>
            </w:tcBorders>
            <w:vAlign w:val="center"/>
          </w:tcPr>
          <w:p w14:paraId="7BBDF69F" w14:textId="77777777" w:rsidR="003C53B1" w:rsidRPr="004D4A21" w:rsidRDefault="00000000">
            <w:pPr>
              <w:pStyle w:val="Predeterminado"/>
              <w:spacing w:before="40" w:after="40" w:line="240" w:lineRule="auto"/>
            </w:pPr>
            <w:r w:rsidRPr="004D4A21">
              <w:rPr>
                <w:sz w:val="18"/>
                <w:szCs w:val="18"/>
              </w:rPr>
              <w:t>Resultados y figuras reportados</w:t>
            </w:r>
          </w:p>
        </w:tc>
      </w:tr>
      <w:tr w:rsidR="003C53B1" w:rsidRPr="004D4A21" w14:paraId="7BBDF6A3"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vAlign w:val="center"/>
          </w:tcPr>
          <w:p w14:paraId="7BBDF6A1" w14:textId="77777777" w:rsidR="003C53B1" w:rsidRPr="004D4A21" w:rsidRDefault="00000000">
            <w:pPr>
              <w:pStyle w:val="Predeterminado"/>
              <w:keepNext/>
              <w:spacing w:before="40" w:after="40" w:line="240" w:lineRule="auto"/>
            </w:pPr>
            <w:r w:rsidRPr="004D4A21">
              <w:rPr>
                <w:sz w:val="18"/>
                <w:szCs w:val="18"/>
              </w:rPr>
              <w:t>Versiones</w:t>
            </w:r>
          </w:p>
        </w:tc>
        <w:tc>
          <w:tcPr>
            <w:tcW w:w="5950" w:type="dxa"/>
            <w:tcBorders>
              <w:top w:val="single" w:sz="4" w:space="0" w:color="000000"/>
              <w:left w:val="single" w:sz="4" w:space="0" w:color="000000"/>
              <w:bottom w:val="single" w:sz="4" w:space="0" w:color="000000"/>
              <w:right w:val="single" w:sz="4" w:space="0" w:color="000000"/>
            </w:tcBorders>
            <w:vAlign w:val="center"/>
          </w:tcPr>
          <w:p w14:paraId="7BBDF6A2" w14:textId="77777777" w:rsidR="003C53B1" w:rsidRPr="004D4A21" w:rsidRDefault="00000000">
            <w:pPr>
              <w:pStyle w:val="Predeterminado"/>
              <w:keepNext/>
              <w:spacing w:before="40" w:after="40" w:line="240" w:lineRule="auto"/>
            </w:pPr>
            <w:r w:rsidRPr="004D4A21">
              <w:rPr>
                <w:sz w:val="18"/>
                <w:szCs w:val="18"/>
              </w:rPr>
              <w:t>Python 3.12.3; NumPy 2.4.4; pandas 3.0.2; scikit-learn 1.8.0; SciPy 1.17.1; SHAP 0.54.1; LIME 0.2.0.1; Matplotlib 3.10.8; joblib 1.5.3</w:t>
            </w:r>
          </w:p>
        </w:tc>
      </w:tr>
    </w:tbl>
    <w:p w14:paraId="09CF3EF9" w14:textId="7A6F1518" w:rsidR="009B4C87" w:rsidRDefault="00000000">
      <w:pPr>
        <w:pStyle w:val="Cuerpo"/>
        <w:jc w:val="left"/>
        <w:rPr>
          <w:ins w:id="1759" w:author="(Estudiante) Andres Marcelo Olmedo Coronel" w:date="2026-10-27T04:08:00Z" w16du:dateUtc="2026-10-27T09:08:00Z"/>
          <w:lang w:val="es-EC"/>
        </w:rPr>
      </w:pPr>
      <w:r w:rsidRPr="004D4A21">
        <w:rPr>
          <w:i/>
          <w:iCs/>
          <w:lang w:val="es-EC"/>
          <w:rPrChange w:id="1760" w:author="(Estudiante) Andres Marcelo Olmedo Coronel" w:date="2026-10-26T20:49:00Z" w16du:dateUtc="2026-10-27T01:49:00Z">
            <w:rPr>
              <w:i/>
              <w:iCs/>
            </w:rPr>
          </w:rPrChange>
        </w:rPr>
        <w:t xml:space="preserve">Nota. </w:t>
      </w:r>
      <w:r w:rsidRPr="004D4A21">
        <w:rPr>
          <w:lang w:val="es-EC"/>
          <w:rPrChange w:id="1761" w:author="(Estudiante) Andres Marcelo Olmedo Coronel" w:date="2026-10-26T20:49:00Z" w16du:dateUtc="2026-10-27T01:49:00Z">
            <w:rPr/>
          </w:rPrChange>
        </w:rPr>
        <w:t>Elaboración propia.</w:t>
      </w:r>
    </w:p>
    <w:p w14:paraId="27291B69" w14:textId="77777777" w:rsidR="002E6530" w:rsidRDefault="002E6530">
      <w:pPr>
        <w:pStyle w:val="Cuerpo"/>
        <w:jc w:val="left"/>
        <w:rPr>
          <w:ins w:id="1762" w:author="(Estudiante) Andres Marcelo Olmedo Coronel" w:date="2026-10-27T04:08:00Z" w16du:dateUtc="2026-10-27T09:08:00Z"/>
          <w:lang w:val="es-EC"/>
        </w:rPr>
      </w:pPr>
    </w:p>
    <w:p w14:paraId="40E01452" w14:textId="003F1858" w:rsidR="002E6530" w:rsidRPr="001B6DBD" w:rsidRDefault="002E6530" w:rsidP="002E6530">
      <w:pPr>
        <w:pStyle w:val="Cuerpo"/>
        <w:keepNext/>
        <w:spacing w:after="0"/>
        <w:jc w:val="left"/>
        <w:rPr>
          <w:ins w:id="1763" w:author="(Estudiante) Andres Marcelo Olmedo Coronel" w:date="2026-10-27T04:08:00Z" w16du:dateUtc="2026-10-27T09:08:00Z"/>
          <w:lang w:val="es-EC"/>
        </w:rPr>
      </w:pPr>
      <w:ins w:id="1764" w:author="(Estudiante) Andres Marcelo Olmedo Coronel" w:date="2026-10-27T04:08:00Z" w16du:dateUtc="2026-10-27T09:08:00Z">
        <w:r w:rsidRPr="001B6DBD">
          <w:rPr>
            <w:b/>
            <w:bCs/>
            <w:lang w:val="es-EC"/>
          </w:rPr>
          <w:t>Tabla D</w:t>
        </w:r>
        <w:r>
          <w:rPr>
            <w:b/>
            <w:bCs/>
            <w:lang w:val="es-EC"/>
          </w:rPr>
          <w:t>2</w:t>
        </w:r>
      </w:ins>
    </w:p>
    <w:p w14:paraId="6F785B6A" w14:textId="3347C41D" w:rsidR="002E6530" w:rsidRPr="001B6DBD" w:rsidRDefault="002E6530" w:rsidP="002E6530">
      <w:pPr>
        <w:pStyle w:val="Cuerpo"/>
        <w:keepNext/>
        <w:jc w:val="left"/>
        <w:rPr>
          <w:ins w:id="1765" w:author="(Estudiante) Andres Marcelo Olmedo Coronel" w:date="2026-10-27T04:08:00Z" w16du:dateUtc="2026-10-27T09:08:00Z"/>
          <w:lang w:val="es-EC"/>
        </w:rPr>
      </w:pPr>
      <w:ins w:id="1766" w:author="(Estudiante) Andres Marcelo Olmedo Coronel" w:date="2026-10-27T04:08:00Z" w16du:dateUtc="2026-10-27T09:08:00Z">
        <w:r w:rsidRPr="001B6DBD">
          <w:rPr>
            <w:i/>
            <w:iCs/>
            <w:lang w:val="es-EC"/>
          </w:rPr>
          <w:t xml:space="preserve">Estructura </w:t>
        </w:r>
      </w:ins>
      <w:ins w:id="1767" w:author="(Estudiante) Andres Marcelo Olmedo Coronel" w:date="2026-10-27T04:28:00Z" w16du:dateUtc="2026-10-27T09:28:00Z">
        <w:r w:rsidR="00962C6C">
          <w:rPr>
            <w:i/>
            <w:iCs/>
            <w:lang w:val="es-EC"/>
          </w:rPr>
          <w:t>de la solución</w:t>
        </w:r>
      </w:ins>
    </w:p>
    <w:tbl>
      <w:tblPr>
        <w:tblStyle w:val="TableNormal1"/>
        <w:tblW w:w="5000" w:type="pct"/>
        <w:jc w:val="center"/>
        <w:tblInd w:w="0" w:type="dxa"/>
        <w:tblCellMar>
          <w:top w:w="60" w:type="dxa"/>
          <w:left w:w="80" w:type="dxa"/>
          <w:bottom w:w="60" w:type="dxa"/>
          <w:right w:w="80" w:type="dxa"/>
        </w:tblCellMar>
        <w:tblLook w:val="04A0" w:firstRow="1" w:lastRow="0" w:firstColumn="1" w:lastColumn="0" w:noHBand="0" w:noVBand="1"/>
        <w:tblPrChange w:id="1768" w:author="(Estudiante) Andres Marcelo Olmedo Coronel" w:date="2026-10-27T04:31:00Z" w16du:dateUtc="2026-10-27T09:31:00Z">
          <w:tblPr>
            <w:tblStyle w:val="TableNormal1"/>
            <w:tblW w:w="5000" w:type="pct"/>
            <w:jc w:val="center"/>
            <w:tblInd w:w="0" w:type="dxa"/>
            <w:tblCellMar>
              <w:top w:w="60" w:type="dxa"/>
              <w:left w:w="80" w:type="dxa"/>
              <w:bottom w:w="60" w:type="dxa"/>
              <w:right w:w="80" w:type="dxa"/>
            </w:tblCellMar>
            <w:tblLook w:val="04A0" w:firstRow="1" w:lastRow="0" w:firstColumn="1" w:lastColumn="0" w:noHBand="0" w:noVBand="1"/>
          </w:tblPr>
        </w:tblPrChange>
      </w:tblPr>
      <w:tblGrid>
        <w:gridCol w:w="3032"/>
        <w:gridCol w:w="3734"/>
        <w:gridCol w:w="1728"/>
        <w:tblGridChange w:id="1769">
          <w:tblGrid>
            <w:gridCol w:w="1312"/>
            <w:gridCol w:w="1720"/>
            <w:gridCol w:w="674"/>
            <w:gridCol w:w="2394"/>
            <w:gridCol w:w="666"/>
            <w:gridCol w:w="1728"/>
          </w:tblGrid>
        </w:tblGridChange>
      </w:tblGrid>
      <w:tr w:rsidR="00E26767" w:rsidRPr="004D4A21" w14:paraId="709BD8A3" w14:textId="103729CC" w:rsidTr="00CC500A">
        <w:trPr>
          <w:cantSplit/>
          <w:tblHeader/>
          <w:jc w:val="center"/>
          <w:ins w:id="1770" w:author="(Estudiante) Andres Marcelo Olmedo Coronel" w:date="2026-10-27T04:08:00Z" w16du:dateUtc="2026-10-27T09:08:00Z"/>
          <w:trPrChange w:id="1771" w:author="(Estudiante) Andres Marcelo Olmedo Coronel" w:date="2026-10-27T04:31:00Z" w16du:dateUtc="2026-10-27T09:31:00Z">
            <w:trPr>
              <w:gridAfter w:val="0"/>
              <w:cantSplit/>
              <w:tblHeader/>
              <w:jc w:val="center"/>
            </w:trPr>
          </w:trPrChange>
        </w:trPr>
        <w:tc>
          <w:tcPr>
            <w:tcW w:w="1749" w:type="pct"/>
            <w:tcBorders>
              <w:top w:val="single" w:sz="4" w:space="0" w:color="000000"/>
              <w:left w:val="single" w:sz="4" w:space="0" w:color="000000"/>
              <w:bottom w:val="single" w:sz="4" w:space="0" w:color="000000"/>
              <w:right w:val="single" w:sz="4" w:space="0" w:color="000000"/>
            </w:tcBorders>
            <w:shd w:val="clear" w:color="auto" w:fill="D9E2F3"/>
            <w:vAlign w:val="center"/>
            <w:tcPrChange w:id="1772"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shd w:val="clear" w:color="auto" w:fill="D9E2F3"/>
                <w:vAlign w:val="center"/>
              </w:tcPr>
            </w:tcPrChange>
          </w:tcPr>
          <w:p w14:paraId="7757D23D" w14:textId="77777777" w:rsidR="00E26767" w:rsidRPr="004D4A21" w:rsidRDefault="00E26767" w:rsidP="001B6DBD">
            <w:pPr>
              <w:pStyle w:val="Predeterminado"/>
              <w:keepNext/>
              <w:spacing w:before="40" w:after="40" w:line="240" w:lineRule="auto"/>
              <w:jc w:val="center"/>
              <w:rPr>
                <w:ins w:id="1773" w:author="(Estudiante) Andres Marcelo Olmedo Coronel" w:date="2026-10-27T04:08:00Z" w16du:dateUtc="2026-10-27T09:08:00Z"/>
              </w:rPr>
            </w:pPr>
            <w:ins w:id="1774" w:author="(Estudiante) Andres Marcelo Olmedo Coronel" w:date="2026-10-27T04:08:00Z" w16du:dateUtc="2026-10-27T09:08:00Z">
              <w:r w:rsidRPr="004D4A21">
                <w:rPr>
                  <w:b/>
                  <w:bCs/>
                  <w:sz w:val="18"/>
                  <w:szCs w:val="18"/>
                </w:rPr>
                <w:t>Elemento</w:t>
              </w:r>
            </w:ins>
          </w:p>
        </w:tc>
        <w:tc>
          <w:tcPr>
            <w:tcW w:w="2216" w:type="pct"/>
            <w:tcBorders>
              <w:top w:val="single" w:sz="4" w:space="0" w:color="000000"/>
              <w:left w:val="single" w:sz="4" w:space="0" w:color="000000"/>
              <w:bottom w:val="single" w:sz="4" w:space="0" w:color="000000"/>
              <w:right w:val="single" w:sz="4" w:space="0" w:color="000000"/>
            </w:tcBorders>
            <w:shd w:val="clear" w:color="auto" w:fill="D9E2F3"/>
            <w:vAlign w:val="center"/>
            <w:tcPrChange w:id="1775"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shd w:val="clear" w:color="auto" w:fill="D9E2F3"/>
                <w:vAlign w:val="center"/>
              </w:tcPr>
            </w:tcPrChange>
          </w:tcPr>
          <w:p w14:paraId="7F295B2D" w14:textId="77777777" w:rsidR="00E26767" w:rsidRPr="004D4A21" w:rsidRDefault="00E26767" w:rsidP="001B6DBD">
            <w:pPr>
              <w:pStyle w:val="Predeterminado"/>
              <w:keepNext/>
              <w:spacing w:before="40" w:after="40" w:line="240" w:lineRule="auto"/>
              <w:jc w:val="center"/>
              <w:rPr>
                <w:ins w:id="1776" w:author="(Estudiante) Andres Marcelo Olmedo Coronel" w:date="2026-10-27T04:08:00Z" w16du:dateUtc="2026-10-27T09:08:00Z"/>
              </w:rPr>
            </w:pPr>
            <w:ins w:id="1777" w:author="(Estudiante) Andres Marcelo Olmedo Coronel" w:date="2026-10-27T04:08:00Z" w16du:dateUtc="2026-10-27T09:08:00Z">
              <w:r w:rsidRPr="004D4A21">
                <w:rPr>
                  <w:b/>
                  <w:bCs/>
                  <w:sz w:val="18"/>
                  <w:szCs w:val="18"/>
                </w:rPr>
                <w:t>Descripción</w:t>
              </w:r>
            </w:ins>
          </w:p>
        </w:tc>
        <w:tc>
          <w:tcPr>
            <w:tcW w:w="1035" w:type="pct"/>
            <w:tcBorders>
              <w:top w:val="single" w:sz="4" w:space="0" w:color="000000"/>
              <w:left w:val="single" w:sz="4" w:space="0" w:color="000000"/>
              <w:bottom w:val="single" w:sz="4" w:space="0" w:color="000000"/>
              <w:right w:val="single" w:sz="4" w:space="0" w:color="000000"/>
            </w:tcBorders>
            <w:shd w:val="clear" w:color="auto" w:fill="D9E2F3"/>
            <w:tcPrChange w:id="1778"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shd w:val="clear" w:color="auto" w:fill="D9E2F3"/>
              </w:tcPr>
            </w:tcPrChange>
          </w:tcPr>
          <w:p w14:paraId="2F4B336E" w14:textId="77777777" w:rsidR="00E26767" w:rsidRPr="004D4A21" w:rsidRDefault="00E26767" w:rsidP="001B6DBD">
            <w:pPr>
              <w:pStyle w:val="Predeterminado"/>
              <w:keepNext/>
              <w:spacing w:before="40" w:after="40" w:line="240" w:lineRule="auto"/>
              <w:jc w:val="center"/>
              <w:rPr>
                <w:ins w:id="1779" w:author="(Estudiante) Andres Marcelo Olmedo Coronel" w:date="2026-10-27T04:29:00Z" w16du:dateUtc="2026-10-27T09:29:00Z"/>
                <w:b/>
                <w:bCs/>
                <w:sz w:val="18"/>
                <w:szCs w:val="18"/>
              </w:rPr>
            </w:pPr>
          </w:p>
        </w:tc>
      </w:tr>
      <w:tr w:rsidR="00EB1484" w:rsidRPr="004D4A21" w14:paraId="5F53DC26" w14:textId="36BA92A6" w:rsidTr="00CC500A">
        <w:trPr>
          <w:cantSplit/>
          <w:jc w:val="center"/>
          <w:ins w:id="1780" w:author="(Estudiante) Andres Marcelo Olmedo Coronel" w:date="2026-10-27T04:08:00Z" w16du:dateUtc="2026-10-27T09:08:00Z"/>
          <w:trPrChange w:id="1781"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782"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35EA1684" w14:textId="38C4B730" w:rsidR="00EB1484" w:rsidRPr="00CC500A" w:rsidRDefault="00EB1484" w:rsidP="00EB1484">
            <w:pPr>
              <w:pStyle w:val="Predeterminado"/>
              <w:spacing w:before="40" w:after="40" w:line="240" w:lineRule="auto"/>
              <w:rPr>
                <w:ins w:id="1783" w:author="(Estudiante) Andres Marcelo Olmedo Coronel" w:date="2026-10-27T04:08:00Z" w16du:dateUtc="2026-10-27T09:08:00Z"/>
                <w:sz w:val="18"/>
                <w:szCs w:val="18"/>
              </w:rPr>
            </w:pPr>
            <w:r w:rsidRPr="00CC500A">
              <w:rPr>
                <w:b/>
                <w:bCs/>
                <w:sz w:val="18"/>
                <w:szCs w:val="18"/>
              </w:rPr>
              <w:t>src/RiskManagement.Web</w:t>
            </w:r>
          </w:p>
        </w:tc>
        <w:tc>
          <w:tcPr>
            <w:tcW w:w="2216" w:type="pct"/>
            <w:tcBorders>
              <w:top w:val="single" w:sz="4" w:space="0" w:color="000000"/>
              <w:left w:val="single" w:sz="4" w:space="0" w:color="000000"/>
              <w:bottom w:val="single" w:sz="4" w:space="0" w:color="000000"/>
              <w:right w:val="single" w:sz="4" w:space="0" w:color="000000"/>
            </w:tcBorders>
            <w:vAlign w:val="center"/>
            <w:tcPrChange w:id="1784"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706EA243" w14:textId="6DB490B0" w:rsidR="00EB1484" w:rsidRPr="00CC500A" w:rsidRDefault="00EB1484" w:rsidP="00EB1484">
            <w:pPr>
              <w:pStyle w:val="Predeterminado"/>
              <w:spacing w:before="40" w:after="40" w:line="240" w:lineRule="auto"/>
              <w:rPr>
                <w:ins w:id="1785" w:author="(Estudiante) Andres Marcelo Olmedo Coronel" w:date="2026-10-27T04:08:00Z" w16du:dateUtc="2026-10-27T09:08:00Z"/>
                <w:sz w:val="18"/>
                <w:szCs w:val="18"/>
              </w:rPr>
            </w:pPr>
            <w:r w:rsidRPr="00CC500A">
              <w:rPr>
                <w:sz w:val="18"/>
                <w:szCs w:val="18"/>
              </w:rPr>
              <w:t>Sitio MVC (Razor + DevExtreme), controladores, vistas, clientes HTTP hacia la Api, reportes PDF</w:t>
            </w:r>
          </w:p>
        </w:tc>
        <w:tc>
          <w:tcPr>
            <w:tcW w:w="1035" w:type="pct"/>
            <w:tcBorders>
              <w:top w:val="single" w:sz="4" w:space="0" w:color="000000"/>
              <w:left w:val="single" w:sz="4" w:space="0" w:color="000000"/>
              <w:bottom w:val="single" w:sz="4" w:space="0" w:color="000000"/>
              <w:right w:val="single" w:sz="4" w:space="0" w:color="000000"/>
            </w:tcBorders>
            <w:vAlign w:val="center"/>
            <w:tcPrChange w:id="1786"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2E98AA98" w14:textId="431FB17D" w:rsidR="00EB1484" w:rsidRPr="00CC500A" w:rsidRDefault="00EB1484" w:rsidP="00EB1484">
            <w:pPr>
              <w:pStyle w:val="Predeterminado"/>
              <w:spacing w:before="40" w:after="40" w:line="240" w:lineRule="auto"/>
              <w:rPr>
                <w:ins w:id="1787" w:author="(Estudiante) Andres Marcelo Olmedo Coronel" w:date="2026-10-27T04:29:00Z" w16du:dateUtc="2026-10-27T09:29:00Z"/>
                <w:sz w:val="18"/>
                <w:szCs w:val="18"/>
              </w:rPr>
            </w:pPr>
            <w:r w:rsidRPr="00CC500A">
              <w:rPr>
                <w:sz w:val="18"/>
                <w:szCs w:val="18"/>
              </w:rPr>
              <w:t>App Service Web</w:t>
            </w:r>
          </w:p>
        </w:tc>
      </w:tr>
      <w:tr w:rsidR="00EB1484" w:rsidRPr="004D4A21" w14:paraId="1CD19D80" w14:textId="5CD87313" w:rsidTr="00CC500A">
        <w:trPr>
          <w:cantSplit/>
          <w:jc w:val="center"/>
          <w:ins w:id="1788" w:author="(Estudiante) Andres Marcelo Olmedo Coronel" w:date="2026-10-27T04:08:00Z" w16du:dateUtc="2026-10-27T09:08:00Z"/>
          <w:trPrChange w:id="1789"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790"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2F3188BB" w14:textId="31E8E480" w:rsidR="00EB1484" w:rsidRPr="00CC500A" w:rsidRDefault="00EB1484" w:rsidP="00EB1484">
            <w:pPr>
              <w:pStyle w:val="Predeterminado"/>
              <w:spacing w:before="40" w:after="40" w:line="240" w:lineRule="auto"/>
              <w:rPr>
                <w:ins w:id="1791" w:author="(Estudiante) Andres Marcelo Olmedo Coronel" w:date="2026-10-27T04:08:00Z" w16du:dateUtc="2026-10-27T09:08:00Z"/>
                <w:sz w:val="18"/>
                <w:szCs w:val="18"/>
              </w:rPr>
            </w:pPr>
            <w:r w:rsidRPr="00CC500A">
              <w:rPr>
                <w:b/>
                <w:bCs/>
                <w:sz w:val="18"/>
                <w:szCs w:val="18"/>
              </w:rPr>
              <w:t>src/RiskManagement.Api</w:t>
            </w:r>
          </w:p>
        </w:tc>
        <w:tc>
          <w:tcPr>
            <w:tcW w:w="2216" w:type="pct"/>
            <w:tcBorders>
              <w:top w:val="single" w:sz="4" w:space="0" w:color="000000"/>
              <w:left w:val="single" w:sz="4" w:space="0" w:color="000000"/>
              <w:bottom w:val="single" w:sz="4" w:space="0" w:color="000000"/>
              <w:right w:val="single" w:sz="4" w:space="0" w:color="000000"/>
            </w:tcBorders>
            <w:vAlign w:val="center"/>
            <w:tcPrChange w:id="1792"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1A572921" w14:textId="4E92BF0B" w:rsidR="00EB1484" w:rsidRPr="00CC500A" w:rsidRDefault="00EB1484" w:rsidP="00EB1484">
            <w:pPr>
              <w:pStyle w:val="Predeterminado"/>
              <w:spacing w:before="40" w:after="40" w:line="240" w:lineRule="auto"/>
              <w:rPr>
                <w:ins w:id="1793" w:author="(Estudiante) Andres Marcelo Olmedo Coronel" w:date="2026-10-27T04:08:00Z" w16du:dateUtc="2026-10-27T09:08:00Z"/>
                <w:sz w:val="18"/>
                <w:szCs w:val="18"/>
              </w:rPr>
            </w:pPr>
            <w:r w:rsidRPr="00CC500A">
              <w:rPr>
                <w:sz w:val="18"/>
                <w:szCs w:val="18"/>
              </w:rPr>
              <w:t>API REST, autenticación, integración con el batch endpoint, proceso que completa las cargas</w:t>
            </w:r>
          </w:p>
        </w:tc>
        <w:tc>
          <w:tcPr>
            <w:tcW w:w="1035" w:type="pct"/>
            <w:tcBorders>
              <w:top w:val="single" w:sz="4" w:space="0" w:color="000000"/>
              <w:left w:val="single" w:sz="4" w:space="0" w:color="000000"/>
              <w:bottom w:val="single" w:sz="4" w:space="0" w:color="000000"/>
              <w:right w:val="single" w:sz="4" w:space="0" w:color="000000"/>
            </w:tcBorders>
            <w:vAlign w:val="center"/>
            <w:tcPrChange w:id="1794"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76C39829" w14:textId="6EB7D9D7" w:rsidR="00EB1484" w:rsidRPr="00CC500A" w:rsidRDefault="00EB1484" w:rsidP="00EB1484">
            <w:pPr>
              <w:pStyle w:val="Predeterminado"/>
              <w:spacing w:before="40" w:after="40" w:line="240" w:lineRule="auto"/>
              <w:rPr>
                <w:ins w:id="1795" w:author="(Estudiante) Andres Marcelo Olmedo Coronel" w:date="2026-10-27T04:29:00Z" w16du:dateUtc="2026-10-27T09:29:00Z"/>
                <w:sz w:val="18"/>
                <w:szCs w:val="18"/>
              </w:rPr>
            </w:pPr>
            <w:r w:rsidRPr="00CC500A">
              <w:rPr>
                <w:sz w:val="18"/>
                <w:szCs w:val="18"/>
              </w:rPr>
              <w:t>App Service Api (sin acceso público)</w:t>
            </w:r>
          </w:p>
        </w:tc>
      </w:tr>
      <w:tr w:rsidR="00EB1484" w:rsidRPr="004D4A21" w14:paraId="143E7B6E" w14:textId="25BBB4A1" w:rsidTr="00CC500A">
        <w:trPr>
          <w:cantSplit/>
          <w:jc w:val="center"/>
          <w:ins w:id="1796" w:author="(Estudiante) Andres Marcelo Olmedo Coronel" w:date="2026-10-27T04:08:00Z" w16du:dateUtc="2026-10-27T09:08:00Z"/>
          <w:trPrChange w:id="1797"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798"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3093E80E" w14:textId="1E2D0CEF" w:rsidR="00EB1484" w:rsidRPr="00CC500A" w:rsidRDefault="00EB1484" w:rsidP="00EB1484">
            <w:pPr>
              <w:pStyle w:val="Predeterminado"/>
              <w:spacing w:before="40" w:after="40" w:line="240" w:lineRule="auto"/>
              <w:rPr>
                <w:ins w:id="1799" w:author="(Estudiante) Andres Marcelo Olmedo Coronel" w:date="2026-10-27T04:08:00Z" w16du:dateUtc="2026-10-27T09:08:00Z"/>
                <w:sz w:val="18"/>
                <w:szCs w:val="18"/>
              </w:rPr>
            </w:pPr>
            <w:r w:rsidRPr="00CC500A">
              <w:rPr>
                <w:b/>
                <w:bCs/>
                <w:sz w:val="18"/>
                <w:szCs w:val="18"/>
              </w:rPr>
              <w:t>src/RiskManagement.Business</w:t>
            </w:r>
          </w:p>
        </w:tc>
        <w:tc>
          <w:tcPr>
            <w:tcW w:w="2216" w:type="pct"/>
            <w:tcBorders>
              <w:top w:val="single" w:sz="4" w:space="0" w:color="000000"/>
              <w:left w:val="single" w:sz="4" w:space="0" w:color="000000"/>
              <w:bottom w:val="single" w:sz="4" w:space="0" w:color="000000"/>
              <w:right w:val="single" w:sz="4" w:space="0" w:color="000000"/>
            </w:tcBorders>
            <w:vAlign w:val="center"/>
            <w:tcPrChange w:id="1800"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353A2F89" w14:textId="4156022B" w:rsidR="00EB1484" w:rsidRPr="00CC500A" w:rsidRDefault="00EB1484" w:rsidP="00EB1484">
            <w:pPr>
              <w:pStyle w:val="Predeterminado"/>
              <w:spacing w:before="40" w:after="40" w:line="240" w:lineRule="auto"/>
              <w:rPr>
                <w:ins w:id="1801" w:author="(Estudiante) Andres Marcelo Olmedo Coronel" w:date="2026-10-27T04:08:00Z" w16du:dateUtc="2026-10-27T09:08:00Z"/>
                <w:sz w:val="18"/>
                <w:szCs w:val="18"/>
              </w:rPr>
            </w:pPr>
            <w:r w:rsidRPr="00CC500A">
              <w:rPr>
                <w:sz w:val="18"/>
                <w:szCs w:val="18"/>
              </w:rPr>
              <w:t>Lógica de negocio y reglas por rol</w:t>
            </w:r>
          </w:p>
        </w:tc>
        <w:tc>
          <w:tcPr>
            <w:tcW w:w="1035" w:type="pct"/>
            <w:tcBorders>
              <w:top w:val="single" w:sz="4" w:space="0" w:color="000000"/>
              <w:left w:val="single" w:sz="4" w:space="0" w:color="000000"/>
              <w:bottom w:val="single" w:sz="4" w:space="0" w:color="000000"/>
              <w:right w:val="single" w:sz="4" w:space="0" w:color="000000"/>
            </w:tcBorders>
            <w:vAlign w:val="center"/>
            <w:tcPrChange w:id="1802"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2D0D4DEB" w14:textId="1B9E0131" w:rsidR="00EB1484" w:rsidRPr="00CC500A" w:rsidRDefault="00EB1484" w:rsidP="00EB1484">
            <w:pPr>
              <w:pStyle w:val="Predeterminado"/>
              <w:spacing w:before="40" w:after="40" w:line="240" w:lineRule="auto"/>
              <w:rPr>
                <w:ins w:id="1803" w:author="(Estudiante) Andres Marcelo Olmedo Coronel" w:date="2026-10-27T04:29:00Z" w16du:dateUtc="2026-10-27T09:29:00Z"/>
                <w:sz w:val="18"/>
                <w:szCs w:val="18"/>
              </w:rPr>
            </w:pPr>
            <w:r w:rsidRPr="00CC500A">
              <w:rPr>
                <w:sz w:val="18"/>
                <w:szCs w:val="18"/>
              </w:rPr>
              <w:t>Dentro de la Api</w:t>
            </w:r>
          </w:p>
        </w:tc>
      </w:tr>
      <w:tr w:rsidR="00EB1484" w:rsidRPr="004D4A21" w14:paraId="1F33E51A" w14:textId="721F9F34" w:rsidTr="00CC500A">
        <w:trPr>
          <w:cantSplit/>
          <w:jc w:val="center"/>
          <w:ins w:id="1804" w:author="(Estudiante) Andres Marcelo Olmedo Coronel" w:date="2026-10-27T04:08:00Z" w16du:dateUtc="2026-10-27T09:08:00Z"/>
          <w:trPrChange w:id="1805"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806"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3C11EA93" w14:textId="17A078EA" w:rsidR="00EB1484" w:rsidRPr="00CC500A" w:rsidRDefault="00EB1484" w:rsidP="00EB1484">
            <w:pPr>
              <w:pStyle w:val="Predeterminado"/>
              <w:spacing w:before="40" w:after="40" w:line="240" w:lineRule="auto"/>
              <w:rPr>
                <w:ins w:id="1807" w:author="(Estudiante) Andres Marcelo Olmedo Coronel" w:date="2026-10-27T04:08:00Z" w16du:dateUtc="2026-10-27T09:08:00Z"/>
                <w:sz w:val="18"/>
                <w:szCs w:val="18"/>
              </w:rPr>
            </w:pPr>
            <w:r w:rsidRPr="00CC500A">
              <w:rPr>
                <w:b/>
                <w:bCs/>
                <w:sz w:val="18"/>
                <w:szCs w:val="18"/>
              </w:rPr>
              <w:t>src/RiskManagement.DataAccess</w:t>
            </w:r>
          </w:p>
        </w:tc>
        <w:tc>
          <w:tcPr>
            <w:tcW w:w="2216" w:type="pct"/>
            <w:tcBorders>
              <w:top w:val="single" w:sz="4" w:space="0" w:color="000000"/>
              <w:left w:val="single" w:sz="4" w:space="0" w:color="000000"/>
              <w:bottom w:val="single" w:sz="4" w:space="0" w:color="000000"/>
              <w:right w:val="single" w:sz="4" w:space="0" w:color="000000"/>
            </w:tcBorders>
            <w:vAlign w:val="center"/>
            <w:tcPrChange w:id="1808"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1660EB69" w14:textId="024B60C2" w:rsidR="00EB1484" w:rsidRPr="00CC500A" w:rsidRDefault="00EB1484" w:rsidP="00EB1484">
            <w:pPr>
              <w:pStyle w:val="Predeterminado"/>
              <w:spacing w:before="40" w:after="40" w:line="240" w:lineRule="auto"/>
              <w:rPr>
                <w:ins w:id="1809" w:author="(Estudiante) Andres Marcelo Olmedo Coronel" w:date="2026-10-27T04:08:00Z" w16du:dateUtc="2026-10-27T09:08:00Z"/>
                <w:sz w:val="18"/>
                <w:szCs w:val="18"/>
              </w:rPr>
            </w:pPr>
            <w:r w:rsidRPr="00CC500A">
              <w:rPr>
                <w:sz w:val="18"/>
                <w:szCs w:val="18"/>
              </w:rPr>
              <w:t>Repositorios Dapper; todo pasa por procedimientos almacenados</w:t>
            </w:r>
          </w:p>
        </w:tc>
        <w:tc>
          <w:tcPr>
            <w:tcW w:w="1035" w:type="pct"/>
            <w:tcBorders>
              <w:top w:val="single" w:sz="4" w:space="0" w:color="000000"/>
              <w:left w:val="single" w:sz="4" w:space="0" w:color="000000"/>
              <w:bottom w:val="single" w:sz="4" w:space="0" w:color="000000"/>
              <w:right w:val="single" w:sz="4" w:space="0" w:color="000000"/>
            </w:tcBorders>
            <w:vAlign w:val="center"/>
            <w:tcPrChange w:id="1810"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422B900B" w14:textId="20CBAB59" w:rsidR="00EB1484" w:rsidRPr="00CC500A" w:rsidRDefault="00EB1484" w:rsidP="00EB1484">
            <w:pPr>
              <w:pStyle w:val="Predeterminado"/>
              <w:spacing w:before="40" w:after="40" w:line="240" w:lineRule="auto"/>
              <w:rPr>
                <w:ins w:id="1811" w:author="(Estudiante) Andres Marcelo Olmedo Coronel" w:date="2026-10-27T04:29:00Z" w16du:dateUtc="2026-10-27T09:29:00Z"/>
                <w:sz w:val="18"/>
                <w:szCs w:val="18"/>
              </w:rPr>
            </w:pPr>
            <w:r w:rsidRPr="00CC500A">
              <w:rPr>
                <w:sz w:val="18"/>
                <w:szCs w:val="18"/>
              </w:rPr>
              <w:t>Dentro de la Api</w:t>
            </w:r>
          </w:p>
        </w:tc>
      </w:tr>
      <w:tr w:rsidR="00EB1484" w:rsidRPr="004D4A21" w14:paraId="0A17798A" w14:textId="6AB12816" w:rsidTr="00CC500A">
        <w:trPr>
          <w:cantSplit/>
          <w:jc w:val="center"/>
          <w:ins w:id="1812" w:author="(Estudiante) Andres Marcelo Olmedo Coronel" w:date="2026-10-27T04:08:00Z" w16du:dateUtc="2026-10-27T09:08:00Z"/>
          <w:trPrChange w:id="1813"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814"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24E8D4A3" w14:textId="40794A01" w:rsidR="00EB1484" w:rsidRPr="00CC500A" w:rsidRDefault="00EB1484" w:rsidP="00EB1484">
            <w:pPr>
              <w:pStyle w:val="Predeterminado"/>
              <w:spacing w:before="40" w:after="40" w:line="240" w:lineRule="auto"/>
              <w:rPr>
                <w:ins w:id="1815" w:author="(Estudiante) Andres Marcelo Olmedo Coronel" w:date="2026-10-27T04:08:00Z" w16du:dateUtc="2026-10-27T09:08:00Z"/>
                <w:sz w:val="18"/>
                <w:szCs w:val="18"/>
              </w:rPr>
            </w:pPr>
            <w:r w:rsidRPr="00CC500A">
              <w:rPr>
                <w:b/>
                <w:bCs/>
                <w:sz w:val="18"/>
                <w:szCs w:val="18"/>
              </w:rPr>
              <w:t>src/RiskManagement.Entities</w:t>
            </w:r>
          </w:p>
        </w:tc>
        <w:tc>
          <w:tcPr>
            <w:tcW w:w="2216" w:type="pct"/>
            <w:tcBorders>
              <w:top w:val="single" w:sz="4" w:space="0" w:color="000000"/>
              <w:left w:val="single" w:sz="4" w:space="0" w:color="000000"/>
              <w:bottom w:val="single" w:sz="4" w:space="0" w:color="000000"/>
              <w:right w:val="single" w:sz="4" w:space="0" w:color="000000"/>
            </w:tcBorders>
            <w:vAlign w:val="center"/>
            <w:tcPrChange w:id="1816"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133241EA" w14:textId="0818DC96" w:rsidR="00EB1484" w:rsidRPr="00CC500A" w:rsidRDefault="00EB1484" w:rsidP="00EB1484">
            <w:pPr>
              <w:pStyle w:val="Predeterminado"/>
              <w:spacing w:before="40" w:after="40" w:line="240" w:lineRule="auto"/>
              <w:rPr>
                <w:ins w:id="1817" w:author="(Estudiante) Andres Marcelo Olmedo Coronel" w:date="2026-10-27T04:08:00Z" w16du:dateUtc="2026-10-27T09:08:00Z"/>
                <w:sz w:val="18"/>
                <w:szCs w:val="18"/>
              </w:rPr>
            </w:pPr>
            <w:r w:rsidRPr="00CC500A">
              <w:rPr>
                <w:sz w:val="18"/>
                <w:szCs w:val="18"/>
              </w:rPr>
              <w:t>Entidades compartidas</w:t>
            </w:r>
          </w:p>
        </w:tc>
        <w:tc>
          <w:tcPr>
            <w:tcW w:w="1035" w:type="pct"/>
            <w:tcBorders>
              <w:top w:val="single" w:sz="4" w:space="0" w:color="000000"/>
              <w:left w:val="single" w:sz="4" w:space="0" w:color="000000"/>
              <w:bottom w:val="single" w:sz="4" w:space="0" w:color="000000"/>
              <w:right w:val="single" w:sz="4" w:space="0" w:color="000000"/>
            </w:tcBorders>
            <w:vAlign w:val="center"/>
            <w:tcPrChange w:id="1818"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295BC429" w14:textId="3CD32043" w:rsidR="00EB1484" w:rsidRPr="00CC500A" w:rsidRDefault="00EB1484" w:rsidP="00EB1484">
            <w:pPr>
              <w:pStyle w:val="Predeterminado"/>
              <w:spacing w:before="40" w:after="40" w:line="240" w:lineRule="auto"/>
              <w:rPr>
                <w:ins w:id="1819" w:author="(Estudiante) Andres Marcelo Olmedo Coronel" w:date="2026-10-27T04:29:00Z" w16du:dateUtc="2026-10-27T09:29:00Z"/>
                <w:sz w:val="18"/>
                <w:szCs w:val="18"/>
              </w:rPr>
            </w:pPr>
            <w:r w:rsidRPr="00CC500A">
              <w:rPr>
                <w:sz w:val="18"/>
                <w:szCs w:val="18"/>
              </w:rPr>
              <w:t>Web y Api</w:t>
            </w:r>
          </w:p>
        </w:tc>
      </w:tr>
      <w:tr w:rsidR="00EB1484" w:rsidRPr="004D4A21" w14:paraId="18AF941D" w14:textId="1B78A08E" w:rsidTr="00CC500A">
        <w:trPr>
          <w:cantSplit/>
          <w:jc w:val="center"/>
          <w:ins w:id="1820" w:author="(Estudiante) Andres Marcelo Olmedo Coronel" w:date="2026-10-27T04:08:00Z" w16du:dateUtc="2026-10-27T09:08:00Z"/>
          <w:trPrChange w:id="1821"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822"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419E5A35" w14:textId="0A8985E8" w:rsidR="00EB1484" w:rsidRPr="00CC500A" w:rsidRDefault="00EB1484" w:rsidP="00EB1484">
            <w:pPr>
              <w:pStyle w:val="Predeterminado"/>
              <w:spacing w:before="40" w:after="40" w:line="240" w:lineRule="auto"/>
              <w:rPr>
                <w:ins w:id="1823" w:author="(Estudiante) Andres Marcelo Olmedo Coronel" w:date="2026-10-27T04:08:00Z" w16du:dateUtc="2026-10-27T09:08:00Z"/>
                <w:sz w:val="18"/>
                <w:szCs w:val="18"/>
              </w:rPr>
            </w:pPr>
            <w:r w:rsidRPr="00CC500A">
              <w:rPr>
                <w:b/>
                <w:bCs/>
                <w:sz w:val="18"/>
                <w:szCs w:val="18"/>
              </w:rPr>
              <w:lastRenderedPageBreak/>
              <w:t>Database</w:t>
            </w:r>
          </w:p>
        </w:tc>
        <w:tc>
          <w:tcPr>
            <w:tcW w:w="2216" w:type="pct"/>
            <w:tcBorders>
              <w:top w:val="single" w:sz="4" w:space="0" w:color="000000"/>
              <w:left w:val="single" w:sz="4" w:space="0" w:color="000000"/>
              <w:bottom w:val="single" w:sz="4" w:space="0" w:color="000000"/>
              <w:right w:val="single" w:sz="4" w:space="0" w:color="000000"/>
            </w:tcBorders>
            <w:vAlign w:val="center"/>
            <w:tcPrChange w:id="1824"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72F76A22" w14:textId="58E2C768" w:rsidR="00EB1484" w:rsidRPr="00CC500A" w:rsidRDefault="00EB1484" w:rsidP="00EB1484">
            <w:pPr>
              <w:pStyle w:val="Predeterminado"/>
              <w:spacing w:before="40" w:after="40" w:line="240" w:lineRule="auto"/>
              <w:rPr>
                <w:ins w:id="1825" w:author="(Estudiante) Andres Marcelo Olmedo Coronel" w:date="2026-10-27T04:08:00Z" w16du:dateUtc="2026-10-27T09:08:00Z"/>
                <w:sz w:val="18"/>
                <w:szCs w:val="18"/>
              </w:rPr>
            </w:pPr>
            <w:r w:rsidRPr="00CC500A">
              <w:rPr>
                <w:sz w:val="18"/>
                <w:szCs w:val="18"/>
              </w:rPr>
              <w:t>Scripts 01–05 (tablas, 87 SP + 1 función, semillas, clientes) e Inicializar-AzureSql.ps1</w:t>
            </w:r>
          </w:p>
        </w:tc>
        <w:tc>
          <w:tcPr>
            <w:tcW w:w="1035" w:type="pct"/>
            <w:tcBorders>
              <w:top w:val="single" w:sz="4" w:space="0" w:color="000000"/>
              <w:left w:val="single" w:sz="4" w:space="0" w:color="000000"/>
              <w:bottom w:val="single" w:sz="4" w:space="0" w:color="000000"/>
              <w:right w:val="single" w:sz="4" w:space="0" w:color="000000"/>
            </w:tcBorders>
            <w:vAlign w:val="center"/>
            <w:tcPrChange w:id="1826"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7DB43150" w14:textId="0F08CE7B" w:rsidR="00EB1484" w:rsidRPr="00CC500A" w:rsidRDefault="00EB1484" w:rsidP="00EB1484">
            <w:pPr>
              <w:pStyle w:val="Predeterminado"/>
              <w:spacing w:before="40" w:after="40" w:line="240" w:lineRule="auto"/>
              <w:rPr>
                <w:ins w:id="1827" w:author="(Estudiante) Andres Marcelo Olmedo Coronel" w:date="2026-10-27T04:29:00Z" w16du:dateUtc="2026-10-27T09:29:00Z"/>
                <w:sz w:val="18"/>
                <w:szCs w:val="18"/>
              </w:rPr>
            </w:pPr>
            <w:r w:rsidRPr="00CC500A">
              <w:rPr>
                <w:sz w:val="18"/>
                <w:szCs w:val="18"/>
              </w:rPr>
              <w:t>Azure SQL</w:t>
            </w:r>
          </w:p>
        </w:tc>
      </w:tr>
      <w:tr w:rsidR="00EB1484" w:rsidRPr="00962C6C" w14:paraId="6007A8D3" w14:textId="40221D65" w:rsidTr="00CC500A">
        <w:trPr>
          <w:cantSplit/>
          <w:jc w:val="center"/>
          <w:ins w:id="1828" w:author="(Estudiante) Andres Marcelo Olmedo Coronel" w:date="2026-10-27T04:08:00Z" w16du:dateUtc="2026-10-27T09:08:00Z"/>
          <w:trPrChange w:id="1829"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830"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22D1D675" w14:textId="5FE5F529" w:rsidR="00EB1484" w:rsidRPr="00CC500A" w:rsidRDefault="00EB1484" w:rsidP="00EB1484">
            <w:pPr>
              <w:pStyle w:val="Predeterminado"/>
              <w:keepNext/>
              <w:spacing w:before="40" w:after="40" w:line="240" w:lineRule="auto"/>
              <w:rPr>
                <w:ins w:id="1831" w:author="(Estudiante) Andres Marcelo Olmedo Coronel" w:date="2026-10-27T04:08:00Z" w16du:dateUtc="2026-10-27T09:08:00Z"/>
                <w:sz w:val="18"/>
                <w:szCs w:val="18"/>
              </w:rPr>
            </w:pPr>
            <w:r w:rsidRPr="00CC500A">
              <w:rPr>
                <w:b/>
                <w:bCs/>
                <w:sz w:val="18"/>
                <w:szCs w:val="18"/>
              </w:rPr>
              <w:t>ml/datos</w:t>
            </w:r>
          </w:p>
        </w:tc>
        <w:tc>
          <w:tcPr>
            <w:tcW w:w="2216" w:type="pct"/>
            <w:tcBorders>
              <w:top w:val="single" w:sz="4" w:space="0" w:color="000000"/>
              <w:left w:val="single" w:sz="4" w:space="0" w:color="000000"/>
              <w:bottom w:val="single" w:sz="4" w:space="0" w:color="000000"/>
              <w:right w:val="single" w:sz="4" w:space="0" w:color="000000"/>
            </w:tcBorders>
            <w:vAlign w:val="center"/>
            <w:tcPrChange w:id="1832"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671D09A3" w14:textId="2F82C7B7" w:rsidR="00EB1484" w:rsidRPr="00CC500A" w:rsidRDefault="00EB1484" w:rsidP="00EB1484">
            <w:pPr>
              <w:pStyle w:val="Predeterminado"/>
              <w:keepNext/>
              <w:spacing w:before="40" w:after="40" w:line="240" w:lineRule="auto"/>
              <w:rPr>
                <w:ins w:id="1833" w:author="(Estudiante) Andres Marcelo Olmedo Coronel" w:date="2026-10-27T04:08:00Z" w16du:dateUtc="2026-10-27T09:08:00Z"/>
                <w:sz w:val="18"/>
                <w:szCs w:val="18"/>
              </w:rPr>
            </w:pPr>
            <w:r w:rsidRPr="00CC500A">
              <w:rPr>
                <w:sz w:val="18"/>
                <w:szCs w:val="18"/>
              </w:rPr>
              <w:t xml:space="preserve">Generador </w:t>
            </w:r>
            <w:r w:rsidR="00386398">
              <w:rPr>
                <w:sz w:val="18"/>
                <w:szCs w:val="18"/>
              </w:rPr>
              <w:t>de</w:t>
            </w:r>
            <w:r w:rsidRPr="00CC500A">
              <w:rPr>
                <w:sz w:val="18"/>
                <w:szCs w:val="18"/>
              </w:rPr>
              <w:t xml:space="preserve"> archivo de entrenamiento, cargas Predicción/Real, ejemplos</w:t>
            </w:r>
          </w:p>
        </w:tc>
        <w:tc>
          <w:tcPr>
            <w:tcW w:w="1035" w:type="pct"/>
            <w:tcBorders>
              <w:top w:val="single" w:sz="4" w:space="0" w:color="000000"/>
              <w:left w:val="single" w:sz="4" w:space="0" w:color="000000"/>
              <w:bottom w:val="single" w:sz="4" w:space="0" w:color="000000"/>
              <w:right w:val="single" w:sz="4" w:space="0" w:color="000000"/>
            </w:tcBorders>
            <w:vAlign w:val="center"/>
            <w:tcPrChange w:id="1834"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77CE71F9" w14:textId="22311E71" w:rsidR="00EB1484" w:rsidRPr="00CC500A" w:rsidRDefault="00EB1484" w:rsidP="00EB1484">
            <w:pPr>
              <w:pStyle w:val="Predeterminado"/>
              <w:keepNext/>
              <w:spacing w:before="40" w:after="40" w:line="240" w:lineRule="auto"/>
              <w:rPr>
                <w:ins w:id="1835" w:author="(Estudiante) Andres Marcelo Olmedo Coronel" w:date="2026-10-27T04:29:00Z" w16du:dateUtc="2026-10-27T09:29:00Z"/>
                <w:sz w:val="18"/>
                <w:szCs w:val="18"/>
              </w:rPr>
            </w:pPr>
            <w:r w:rsidRPr="00CC500A">
              <w:rPr>
                <w:sz w:val="18"/>
                <w:szCs w:val="18"/>
              </w:rPr>
              <w:t>Datastore cortes</w:t>
            </w:r>
          </w:p>
        </w:tc>
      </w:tr>
      <w:tr w:rsidR="00EB1484" w:rsidRPr="00962C6C" w14:paraId="7E7A6F77" w14:textId="68F3E14F" w:rsidTr="00CC500A">
        <w:trPr>
          <w:cantSplit/>
          <w:jc w:val="center"/>
          <w:ins w:id="1836" w:author="(Estudiante) Andres Marcelo Olmedo Coronel" w:date="2026-10-27T04:29:00Z" w16du:dateUtc="2026-10-27T09:29:00Z"/>
          <w:trPrChange w:id="1837"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838"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503BAA22" w14:textId="5169944A" w:rsidR="00EB1484" w:rsidRPr="00CC500A" w:rsidRDefault="00EB1484" w:rsidP="00EB1484">
            <w:pPr>
              <w:pStyle w:val="Predeterminado"/>
              <w:keepNext/>
              <w:spacing w:before="40" w:after="40" w:line="240" w:lineRule="auto"/>
              <w:rPr>
                <w:ins w:id="1839" w:author="(Estudiante) Andres Marcelo Olmedo Coronel" w:date="2026-10-27T04:29:00Z" w16du:dateUtc="2026-10-27T09:29:00Z"/>
                <w:sz w:val="18"/>
                <w:szCs w:val="18"/>
              </w:rPr>
            </w:pPr>
            <w:r w:rsidRPr="00CC500A">
              <w:rPr>
                <w:b/>
                <w:bCs/>
                <w:sz w:val="18"/>
                <w:szCs w:val="18"/>
              </w:rPr>
              <w:t>ml/entrenamiento</w:t>
            </w:r>
          </w:p>
        </w:tc>
        <w:tc>
          <w:tcPr>
            <w:tcW w:w="2216" w:type="pct"/>
            <w:tcBorders>
              <w:top w:val="single" w:sz="4" w:space="0" w:color="000000"/>
              <w:left w:val="single" w:sz="4" w:space="0" w:color="000000"/>
              <w:bottom w:val="single" w:sz="4" w:space="0" w:color="000000"/>
              <w:right w:val="single" w:sz="4" w:space="0" w:color="000000"/>
            </w:tcBorders>
            <w:vAlign w:val="center"/>
            <w:tcPrChange w:id="1840"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1BFAC594" w14:textId="5A6AC069" w:rsidR="00EB1484" w:rsidRPr="00CC500A" w:rsidRDefault="00EB1484" w:rsidP="00EB1484">
            <w:pPr>
              <w:pStyle w:val="Predeterminado"/>
              <w:keepNext/>
              <w:spacing w:before="40" w:after="40" w:line="240" w:lineRule="auto"/>
              <w:rPr>
                <w:ins w:id="1841" w:author="(Estudiante) Andres Marcelo Olmedo Coronel" w:date="2026-10-27T04:29:00Z" w16du:dateUtc="2026-10-27T09:29:00Z"/>
                <w:sz w:val="18"/>
                <w:szCs w:val="18"/>
              </w:rPr>
            </w:pPr>
            <w:r w:rsidRPr="00CC500A">
              <w:rPr>
                <w:sz w:val="18"/>
                <w:szCs w:val="18"/>
              </w:rPr>
              <w:t>train.py, columnas.py (32 variables)</w:t>
            </w:r>
          </w:p>
        </w:tc>
        <w:tc>
          <w:tcPr>
            <w:tcW w:w="1035" w:type="pct"/>
            <w:tcBorders>
              <w:top w:val="single" w:sz="4" w:space="0" w:color="000000"/>
              <w:left w:val="single" w:sz="4" w:space="0" w:color="000000"/>
              <w:bottom w:val="single" w:sz="4" w:space="0" w:color="000000"/>
              <w:right w:val="single" w:sz="4" w:space="0" w:color="000000"/>
            </w:tcBorders>
            <w:vAlign w:val="center"/>
            <w:tcPrChange w:id="1842"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6F178D88" w14:textId="4C645AB4" w:rsidR="00EB1484" w:rsidRPr="00CC500A" w:rsidRDefault="00EB1484" w:rsidP="00EB1484">
            <w:pPr>
              <w:pStyle w:val="Predeterminado"/>
              <w:keepNext/>
              <w:spacing w:before="40" w:after="40" w:line="240" w:lineRule="auto"/>
              <w:rPr>
                <w:ins w:id="1843" w:author="(Estudiante) Andres Marcelo Olmedo Coronel" w:date="2026-10-27T04:29:00Z" w16du:dateUtc="2026-10-27T09:29:00Z"/>
                <w:sz w:val="18"/>
                <w:szCs w:val="18"/>
              </w:rPr>
            </w:pPr>
            <w:r w:rsidRPr="00CC500A">
              <w:rPr>
                <w:sz w:val="18"/>
                <w:szCs w:val="18"/>
              </w:rPr>
              <w:t>Job de Azure ML</w:t>
            </w:r>
          </w:p>
        </w:tc>
      </w:tr>
      <w:tr w:rsidR="00EB1484" w:rsidRPr="00962C6C" w14:paraId="60C1EED0" w14:textId="2257C6B0" w:rsidTr="00CC500A">
        <w:trPr>
          <w:cantSplit/>
          <w:jc w:val="center"/>
          <w:ins w:id="1844" w:author="(Estudiante) Andres Marcelo Olmedo Coronel" w:date="2026-10-27T04:29:00Z" w16du:dateUtc="2026-10-27T09:29:00Z"/>
          <w:trPrChange w:id="1845"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846"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59F851E4" w14:textId="40F88E12" w:rsidR="00EB1484" w:rsidRPr="00CC500A" w:rsidRDefault="00EB1484" w:rsidP="00EB1484">
            <w:pPr>
              <w:pStyle w:val="Predeterminado"/>
              <w:keepNext/>
              <w:spacing w:before="40" w:after="40" w:line="240" w:lineRule="auto"/>
              <w:rPr>
                <w:ins w:id="1847" w:author="(Estudiante) Andres Marcelo Olmedo Coronel" w:date="2026-10-27T04:29:00Z" w16du:dateUtc="2026-10-27T09:29:00Z"/>
                <w:sz w:val="18"/>
                <w:szCs w:val="18"/>
              </w:rPr>
            </w:pPr>
            <w:r w:rsidRPr="00CC500A">
              <w:rPr>
                <w:b/>
                <w:bCs/>
                <w:sz w:val="18"/>
                <w:szCs w:val="18"/>
              </w:rPr>
              <w:t>ml/scoring</w:t>
            </w:r>
          </w:p>
        </w:tc>
        <w:tc>
          <w:tcPr>
            <w:tcW w:w="2216" w:type="pct"/>
            <w:tcBorders>
              <w:top w:val="single" w:sz="4" w:space="0" w:color="000000"/>
              <w:left w:val="single" w:sz="4" w:space="0" w:color="000000"/>
              <w:bottom w:val="single" w:sz="4" w:space="0" w:color="000000"/>
              <w:right w:val="single" w:sz="4" w:space="0" w:color="000000"/>
            </w:tcBorders>
            <w:vAlign w:val="center"/>
            <w:tcPrChange w:id="1848"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266A8D78" w14:textId="1A6F2AD9" w:rsidR="00EB1484" w:rsidRPr="00CC500A" w:rsidRDefault="00EB1484" w:rsidP="00EB1484">
            <w:pPr>
              <w:pStyle w:val="Predeterminado"/>
              <w:keepNext/>
              <w:spacing w:before="40" w:after="40" w:line="240" w:lineRule="auto"/>
              <w:rPr>
                <w:ins w:id="1849" w:author="(Estudiante) Andres Marcelo Olmedo Coronel" w:date="2026-10-27T04:29:00Z" w16du:dateUtc="2026-10-27T09:29:00Z"/>
                <w:sz w:val="18"/>
                <w:szCs w:val="18"/>
              </w:rPr>
            </w:pPr>
            <w:r w:rsidRPr="00CC500A">
              <w:rPr>
                <w:sz w:val="18"/>
                <w:szCs w:val="18"/>
              </w:rPr>
              <w:t>score_batch.py</w:t>
            </w:r>
          </w:p>
        </w:tc>
        <w:tc>
          <w:tcPr>
            <w:tcW w:w="1035" w:type="pct"/>
            <w:tcBorders>
              <w:top w:val="single" w:sz="4" w:space="0" w:color="000000"/>
              <w:left w:val="single" w:sz="4" w:space="0" w:color="000000"/>
              <w:bottom w:val="single" w:sz="4" w:space="0" w:color="000000"/>
              <w:right w:val="single" w:sz="4" w:space="0" w:color="000000"/>
            </w:tcBorders>
            <w:vAlign w:val="center"/>
            <w:tcPrChange w:id="1850"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1C6E08E9" w14:textId="35CB864C" w:rsidR="00EB1484" w:rsidRPr="00CC500A" w:rsidRDefault="00EB1484" w:rsidP="00EB1484">
            <w:pPr>
              <w:pStyle w:val="Predeterminado"/>
              <w:keepNext/>
              <w:spacing w:before="40" w:after="40" w:line="240" w:lineRule="auto"/>
              <w:rPr>
                <w:ins w:id="1851" w:author="(Estudiante) Andres Marcelo Olmedo Coronel" w:date="2026-10-27T04:29:00Z" w16du:dateUtc="2026-10-27T09:29:00Z"/>
                <w:sz w:val="18"/>
                <w:szCs w:val="18"/>
              </w:rPr>
            </w:pPr>
            <w:r w:rsidRPr="00CC500A">
              <w:rPr>
                <w:sz w:val="18"/>
                <w:szCs w:val="18"/>
              </w:rPr>
              <w:t>Batch endpoint</w:t>
            </w:r>
          </w:p>
        </w:tc>
      </w:tr>
      <w:tr w:rsidR="00EB1484" w:rsidRPr="00962C6C" w14:paraId="616D2F31" w14:textId="01C93D24" w:rsidTr="00CC500A">
        <w:trPr>
          <w:cantSplit/>
          <w:jc w:val="center"/>
          <w:ins w:id="1852" w:author="(Estudiante) Andres Marcelo Olmedo Coronel" w:date="2026-10-27T04:29:00Z" w16du:dateUtc="2026-10-27T09:29:00Z"/>
          <w:trPrChange w:id="1853"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854"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5EFFD760" w14:textId="5BEBE5AD" w:rsidR="00EB1484" w:rsidRPr="00CC500A" w:rsidRDefault="00EB1484" w:rsidP="00EB1484">
            <w:pPr>
              <w:pStyle w:val="Predeterminado"/>
              <w:keepNext/>
              <w:spacing w:before="40" w:after="40" w:line="240" w:lineRule="auto"/>
              <w:rPr>
                <w:ins w:id="1855" w:author="(Estudiante) Andres Marcelo Olmedo Coronel" w:date="2026-10-27T04:29:00Z" w16du:dateUtc="2026-10-27T09:29:00Z"/>
                <w:sz w:val="18"/>
                <w:szCs w:val="18"/>
              </w:rPr>
            </w:pPr>
            <w:r w:rsidRPr="00CC500A">
              <w:rPr>
                <w:b/>
                <w:bCs/>
                <w:sz w:val="18"/>
                <w:szCs w:val="18"/>
              </w:rPr>
              <w:t>ml/evaluacion</w:t>
            </w:r>
          </w:p>
        </w:tc>
        <w:tc>
          <w:tcPr>
            <w:tcW w:w="2216" w:type="pct"/>
            <w:tcBorders>
              <w:top w:val="single" w:sz="4" w:space="0" w:color="000000"/>
              <w:left w:val="single" w:sz="4" w:space="0" w:color="000000"/>
              <w:bottom w:val="single" w:sz="4" w:space="0" w:color="000000"/>
              <w:right w:val="single" w:sz="4" w:space="0" w:color="000000"/>
            </w:tcBorders>
            <w:vAlign w:val="center"/>
            <w:tcPrChange w:id="1856"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17F65D7C" w14:textId="03D71669" w:rsidR="00EB1484" w:rsidRPr="00CC500A" w:rsidRDefault="00EB1484" w:rsidP="00EB1484">
            <w:pPr>
              <w:pStyle w:val="Predeterminado"/>
              <w:keepNext/>
              <w:spacing w:before="40" w:after="40" w:line="240" w:lineRule="auto"/>
              <w:rPr>
                <w:ins w:id="1857" w:author="(Estudiante) Andres Marcelo Olmedo Coronel" w:date="2026-10-27T04:29:00Z" w16du:dateUtc="2026-10-27T09:29:00Z"/>
                <w:sz w:val="18"/>
                <w:szCs w:val="18"/>
              </w:rPr>
            </w:pPr>
            <w:r w:rsidRPr="00CC500A">
              <w:rPr>
                <w:sz w:val="18"/>
                <w:szCs w:val="18"/>
              </w:rPr>
              <w:t>comparar_modelos.py (modelo vs persistencia)</w:t>
            </w:r>
          </w:p>
        </w:tc>
        <w:tc>
          <w:tcPr>
            <w:tcW w:w="1035" w:type="pct"/>
            <w:tcBorders>
              <w:top w:val="single" w:sz="4" w:space="0" w:color="000000"/>
              <w:left w:val="single" w:sz="4" w:space="0" w:color="000000"/>
              <w:bottom w:val="single" w:sz="4" w:space="0" w:color="000000"/>
              <w:right w:val="single" w:sz="4" w:space="0" w:color="000000"/>
            </w:tcBorders>
            <w:vAlign w:val="center"/>
            <w:tcPrChange w:id="1858"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203B3EC9" w14:textId="6D837795" w:rsidR="00EB1484" w:rsidRPr="00CC500A" w:rsidRDefault="00EB1484" w:rsidP="00EB1484">
            <w:pPr>
              <w:pStyle w:val="Predeterminado"/>
              <w:keepNext/>
              <w:spacing w:before="40" w:after="40" w:line="240" w:lineRule="auto"/>
              <w:rPr>
                <w:ins w:id="1859" w:author="(Estudiante) Andres Marcelo Olmedo Coronel" w:date="2026-10-27T04:29:00Z" w16du:dateUtc="2026-10-27T09:29:00Z"/>
                <w:sz w:val="18"/>
                <w:szCs w:val="18"/>
              </w:rPr>
            </w:pPr>
            <w:r w:rsidRPr="00CC500A">
              <w:rPr>
                <w:sz w:val="18"/>
                <w:szCs w:val="18"/>
              </w:rPr>
              <w:t>Local</w:t>
            </w:r>
          </w:p>
        </w:tc>
      </w:tr>
      <w:tr w:rsidR="00EB1484" w:rsidRPr="00962C6C" w14:paraId="2BC30EFE" w14:textId="5A06D168" w:rsidTr="00CC500A">
        <w:trPr>
          <w:cantSplit/>
          <w:jc w:val="center"/>
          <w:ins w:id="1860" w:author="(Estudiante) Andres Marcelo Olmedo Coronel" w:date="2026-10-27T04:29:00Z" w16du:dateUtc="2026-10-27T09:29:00Z"/>
          <w:trPrChange w:id="1861"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862"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47831E16" w14:textId="678F8D3B" w:rsidR="00EB1484" w:rsidRPr="00CC500A" w:rsidRDefault="00EB1484" w:rsidP="00EB1484">
            <w:pPr>
              <w:pStyle w:val="Predeterminado"/>
              <w:keepNext/>
              <w:spacing w:before="40" w:after="40" w:line="240" w:lineRule="auto"/>
              <w:rPr>
                <w:ins w:id="1863" w:author="(Estudiante) Andres Marcelo Olmedo Coronel" w:date="2026-10-27T04:29:00Z" w16du:dateUtc="2026-10-27T09:29:00Z"/>
                <w:sz w:val="18"/>
                <w:szCs w:val="18"/>
              </w:rPr>
            </w:pPr>
            <w:r w:rsidRPr="00CC500A">
              <w:rPr>
                <w:b/>
                <w:bCs/>
                <w:sz w:val="18"/>
                <w:szCs w:val="18"/>
              </w:rPr>
              <w:t>ml/azureml</w:t>
            </w:r>
          </w:p>
        </w:tc>
        <w:tc>
          <w:tcPr>
            <w:tcW w:w="2216" w:type="pct"/>
            <w:tcBorders>
              <w:top w:val="single" w:sz="4" w:space="0" w:color="000000"/>
              <w:left w:val="single" w:sz="4" w:space="0" w:color="000000"/>
              <w:bottom w:val="single" w:sz="4" w:space="0" w:color="000000"/>
              <w:right w:val="single" w:sz="4" w:space="0" w:color="000000"/>
            </w:tcBorders>
            <w:vAlign w:val="center"/>
            <w:tcPrChange w:id="1864"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0C261367" w14:textId="092A0540" w:rsidR="00EB1484" w:rsidRPr="00CC500A" w:rsidRDefault="00EB1484" w:rsidP="00EB1484">
            <w:pPr>
              <w:pStyle w:val="Predeterminado"/>
              <w:keepNext/>
              <w:spacing w:before="40" w:after="40" w:line="240" w:lineRule="auto"/>
              <w:rPr>
                <w:ins w:id="1865" w:author="(Estudiante) Andres Marcelo Olmedo Coronel" w:date="2026-10-27T04:29:00Z" w16du:dateUtc="2026-10-27T09:29:00Z"/>
                <w:sz w:val="18"/>
                <w:szCs w:val="18"/>
              </w:rPr>
            </w:pPr>
            <w:r w:rsidRPr="00CC500A">
              <w:rPr>
                <w:sz w:val="18"/>
                <w:szCs w:val="18"/>
              </w:rPr>
              <w:t>YAML de ambientes, clúster, job, modelo, endpoint</w:t>
            </w:r>
          </w:p>
        </w:tc>
        <w:tc>
          <w:tcPr>
            <w:tcW w:w="1035" w:type="pct"/>
            <w:tcBorders>
              <w:top w:val="single" w:sz="4" w:space="0" w:color="000000"/>
              <w:left w:val="single" w:sz="4" w:space="0" w:color="000000"/>
              <w:bottom w:val="single" w:sz="4" w:space="0" w:color="000000"/>
              <w:right w:val="single" w:sz="4" w:space="0" w:color="000000"/>
            </w:tcBorders>
            <w:vAlign w:val="center"/>
            <w:tcPrChange w:id="1866"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529C7040" w14:textId="2C18228C" w:rsidR="00EB1484" w:rsidRPr="00CC500A" w:rsidRDefault="00EB1484" w:rsidP="00EB1484">
            <w:pPr>
              <w:pStyle w:val="Predeterminado"/>
              <w:keepNext/>
              <w:spacing w:before="40" w:after="40" w:line="240" w:lineRule="auto"/>
              <w:rPr>
                <w:ins w:id="1867" w:author="(Estudiante) Andres Marcelo Olmedo Coronel" w:date="2026-10-27T04:29:00Z" w16du:dateUtc="2026-10-27T09:29:00Z"/>
                <w:sz w:val="18"/>
                <w:szCs w:val="18"/>
              </w:rPr>
            </w:pPr>
            <w:r w:rsidRPr="00CC500A">
              <w:rPr>
                <w:sz w:val="18"/>
                <w:szCs w:val="18"/>
              </w:rPr>
              <w:t>Azure ML</w:t>
            </w:r>
          </w:p>
        </w:tc>
      </w:tr>
      <w:tr w:rsidR="00EB1484" w:rsidRPr="00962C6C" w14:paraId="1A5816CE" w14:textId="0F3C5030" w:rsidTr="00CC500A">
        <w:trPr>
          <w:cantSplit/>
          <w:jc w:val="center"/>
          <w:ins w:id="1868" w:author="(Estudiante) Andres Marcelo Olmedo Coronel" w:date="2026-10-27T04:29:00Z" w16du:dateUtc="2026-10-27T09:29:00Z"/>
          <w:trPrChange w:id="1869"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870"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464758A7" w14:textId="34F21479" w:rsidR="00EB1484" w:rsidRPr="00CC500A" w:rsidRDefault="00EB1484" w:rsidP="00EB1484">
            <w:pPr>
              <w:pStyle w:val="Predeterminado"/>
              <w:keepNext/>
              <w:spacing w:before="40" w:after="40" w:line="240" w:lineRule="auto"/>
              <w:rPr>
                <w:ins w:id="1871" w:author="(Estudiante) Andres Marcelo Olmedo Coronel" w:date="2026-10-27T04:29:00Z" w16du:dateUtc="2026-10-27T09:29:00Z"/>
                <w:sz w:val="18"/>
                <w:szCs w:val="18"/>
              </w:rPr>
            </w:pPr>
            <w:r w:rsidRPr="00CC500A">
              <w:rPr>
                <w:b/>
                <w:bCs/>
                <w:sz w:val="18"/>
                <w:szCs w:val="18"/>
              </w:rPr>
              <w:t>ml/colab</w:t>
            </w:r>
          </w:p>
        </w:tc>
        <w:tc>
          <w:tcPr>
            <w:tcW w:w="2216" w:type="pct"/>
            <w:tcBorders>
              <w:top w:val="single" w:sz="4" w:space="0" w:color="000000"/>
              <w:left w:val="single" w:sz="4" w:space="0" w:color="000000"/>
              <w:bottom w:val="single" w:sz="4" w:space="0" w:color="000000"/>
              <w:right w:val="single" w:sz="4" w:space="0" w:color="000000"/>
            </w:tcBorders>
            <w:vAlign w:val="center"/>
            <w:tcPrChange w:id="1872"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3A20E0AD" w14:textId="460847F7" w:rsidR="00EB1484" w:rsidRPr="00CC500A" w:rsidRDefault="00EB1484" w:rsidP="00EB1484">
            <w:pPr>
              <w:pStyle w:val="Predeterminado"/>
              <w:keepNext/>
              <w:spacing w:before="40" w:after="40" w:line="240" w:lineRule="auto"/>
              <w:rPr>
                <w:ins w:id="1873" w:author="(Estudiante) Andres Marcelo Olmedo Coronel" w:date="2026-10-27T04:29:00Z" w16du:dateUtc="2026-10-27T09:29:00Z"/>
                <w:sz w:val="18"/>
                <w:szCs w:val="18"/>
              </w:rPr>
            </w:pPr>
            <w:r w:rsidRPr="00CC500A">
              <w:rPr>
                <w:sz w:val="18"/>
                <w:szCs w:val="18"/>
              </w:rPr>
              <w:t>Notebook de validación (no va a producción)</w:t>
            </w:r>
          </w:p>
        </w:tc>
        <w:tc>
          <w:tcPr>
            <w:tcW w:w="1035" w:type="pct"/>
            <w:tcBorders>
              <w:top w:val="single" w:sz="4" w:space="0" w:color="000000"/>
              <w:left w:val="single" w:sz="4" w:space="0" w:color="000000"/>
              <w:bottom w:val="single" w:sz="4" w:space="0" w:color="000000"/>
              <w:right w:val="single" w:sz="4" w:space="0" w:color="000000"/>
            </w:tcBorders>
            <w:vAlign w:val="center"/>
            <w:tcPrChange w:id="1874"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17DCF1B2" w14:textId="46BD98AF" w:rsidR="00EB1484" w:rsidRPr="00CC500A" w:rsidRDefault="00EB1484" w:rsidP="00EB1484">
            <w:pPr>
              <w:pStyle w:val="Predeterminado"/>
              <w:keepNext/>
              <w:spacing w:before="40" w:after="40" w:line="240" w:lineRule="auto"/>
              <w:rPr>
                <w:ins w:id="1875" w:author="(Estudiante) Andres Marcelo Olmedo Coronel" w:date="2026-10-27T04:29:00Z" w16du:dateUtc="2026-10-27T09:29:00Z"/>
                <w:sz w:val="18"/>
                <w:szCs w:val="18"/>
              </w:rPr>
            </w:pPr>
            <w:r w:rsidRPr="00CC500A">
              <w:rPr>
                <w:sz w:val="18"/>
                <w:szCs w:val="18"/>
              </w:rPr>
              <w:t>Google Colab</w:t>
            </w:r>
          </w:p>
        </w:tc>
      </w:tr>
      <w:tr w:rsidR="00EB1484" w:rsidRPr="00962C6C" w14:paraId="5C892CFA" w14:textId="677E3AF1" w:rsidTr="00CC500A">
        <w:trPr>
          <w:cantSplit/>
          <w:jc w:val="center"/>
          <w:ins w:id="1876" w:author="(Estudiante) Andres Marcelo Olmedo Coronel" w:date="2026-10-27T04:29:00Z" w16du:dateUtc="2026-10-27T09:29:00Z"/>
          <w:trPrChange w:id="1877"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center"/>
            <w:tcPrChange w:id="1878"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2461AD7C" w14:textId="72975620" w:rsidR="00EB1484" w:rsidRPr="00CC500A" w:rsidRDefault="00EB1484" w:rsidP="00EB1484">
            <w:pPr>
              <w:pStyle w:val="Predeterminado"/>
              <w:keepNext/>
              <w:spacing w:before="40" w:after="40" w:line="240" w:lineRule="auto"/>
              <w:rPr>
                <w:ins w:id="1879" w:author="(Estudiante) Andres Marcelo Olmedo Coronel" w:date="2026-10-27T04:29:00Z" w16du:dateUtc="2026-10-27T09:29:00Z"/>
                <w:sz w:val="18"/>
                <w:szCs w:val="18"/>
              </w:rPr>
            </w:pPr>
            <w:r w:rsidRPr="00CC500A">
              <w:rPr>
                <w:b/>
                <w:bCs/>
                <w:sz w:val="18"/>
                <w:szCs w:val="18"/>
              </w:rPr>
              <w:t>infra/terraform</w:t>
            </w:r>
          </w:p>
        </w:tc>
        <w:tc>
          <w:tcPr>
            <w:tcW w:w="2216" w:type="pct"/>
            <w:tcBorders>
              <w:top w:val="single" w:sz="4" w:space="0" w:color="000000"/>
              <w:left w:val="single" w:sz="4" w:space="0" w:color="000000"/>
              <w:bottom w:val="single" w:sz="4" w:space="0" w:color="000000"/>
              <w:right w:val="single" w:sz="4" w:space="0" w:color="000000"/>
            </w:tcBorders>
            <w:vAlign w:val="center"/>
            <w:tcPrChange w:id="1880"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52492E7C" w14:textId="32D000B0" w:rsidR="00EB1484" w:rsidRPr="00CC500A" w:rsidRDefault="00EB1484" w:rsidP="00EB1484">
            <w:pPr>
              <w:pStyle w:val="Predeterminado"/>
              <w:keepNext/>
              <w:spacing w:before="40" w:after="40" w:line="240" w:lineRule="auto"/>
              <w:rPr>
                <w:ins w:id="1881" w:author="(Estudiante) Andres Marcelo Olmedo Coronel" w:date="2026-10-27T04:29:00Z" w16du:dateUtc="2026-10-27T09:29:00Z"/>
                <w:sz w:val="18"/>
                <w:szCs w:val="18"/>
              </w:rPr>
            </w:pPr>
            <w:r w:rsidRPr="00CC500A">
              <w:rPr>
                <w:sz w:val="18"/>
                <w:szCs w:val="18"/>
              </w:rPr>
              <w:t>Toda la infraestructura</w:t>
            </w:r>
          </w:p>
        </w:tc>
        <w:tc>
          <w:tcPr>
            <w:tcW w:w="1035" w:type="pct"/>
            <w:tcBorders>
              <w:top w:val="single" w:sz="4" w:space="0" w:color="000000"/>
              <w:left w:val="single" w:sz="4" w:space="0" w:color="000000"/>
              <w:bottom w:val="single" w:sz="4" w:space="0" w:color="000000"/>
              <w:right w:val="single" w:sz="4" w:space="0" w:color="000000"/>
            </w:tcBorders>
            <w:vAlign w:val="center"/>
            <w:tcPrChange w:id="1882"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70A82C87" w14:textId="70B72B8A" w:rsidR="00EB1484" w:rsidRPr="00CC500A" w:rsidRDefault="00EB1484" w:rsidP="00EB1484">
            <w:pPr>
              <w:pStyle w:val="Predeterminado"/>
              <w:keepNext/>
              <w:spacing w:before="40" w:after="40" w:line="240" w:lineRule="auto"/>
              <w:rPr>
                <w:ins w:id="1883" w:author="(Estudiante) Andres Marcelo Olmedo Coronel" w:date="2026-10-27T04:29:00Z" w16du:dateUtc="2026-10-27T09:29:00Z"/>
                <w:sz w:val="18"/>
                <w:szCs w:val="18"/>
              </w:rPr>
            </w:pPr>
            <w:r w:rsidRPr="00CC500A">
              <w:rPr>
                <w:sz w:val="18"/>
                <w:szCs w:val="18"/>
              </w:rPr>
              <w:t>Azure</w:t>
            </w:r>
          </w:p>
        </w:tc>
      </w:tr>
      <w:tr w:rsidR="00EB1484" w:rsidRPr="00962C6C" w14:paraId="0F96C378" w14:textId="06BF0F2A" w:rsidTr="00CC500A">
        <w:trPr>
          <w:cantSplit/>
          <w:jc w:val="center"/>
          <w:ins w:id="1884" w:author="(Estudiante) Andres Marcelo Olmedo Coronel" w:date="2026-10-27T04:29:00Z" w16du:dateUtc="2026-10-27T09:29:00Z"/>
          <w:trPrChange w:id="1885" w:author="(Estudiante) Andres Marcelo Olmedo Coronel" w:date="2026-10-27T04:31:00Z" w16du:dateUtc="2026-10-27T09:31:00Z">
            <w:trPr>
              <w:gridAfter w:val="0"/>
              <w:cantSplit/>
              <w:jc w:val="center"/>
            </w:trPr>
          </w:trPrChange>
        </w:trPr>
        <w:tc>
          <w:tcPr>
            <w:tcW w:w="1749" w:type="pct"/>
            <w:tcBorders>
              <w:top w:val="single" w:sz="4" w:space="0" w:color="000000"/>
              <w:left w:val="single" w:sz="4" w:space="0" w:color="000000"/>
              <w:bottom w:val="single" w:sz="4" w:space="0" w:color="000000"/>
              <w:right w:val="single" w:sz="4" w:space="0" w:color="000000"/>
            </w:tcBorders>
            <w:vAlign w:val="bottom"/>
            <w:tcPrChange w:id="1886" w:author="(Estudiante) Andres Marcelo Olmedo Coronel" w:date="2026-10-27T04:31:00Z" w16du:dateUtc="2026-10-27T09:31:00Z">
              <w:tcPr>
                <w:tcW w:w="773" w:type="pct"/>
                <w:tcBorders>
                  <w:top w:val="single" w:sz="4" w:space="0" w:color="000000"/>
                  <w:left w:val="single" w:sz="4" w:space="0" w:color="000000"/>
                  <w:bottom w:val="single" w:sz="4" w:space="0" w:color="000000"/>
                  <w:right w:val="single" w:sz="4" w:space="0" w:color="000000"/>
                </w:tcBorders>
              </w:tcPr>
            </w:tcPrChange>
          </w:tcPr>
          <w:p w14:paraId="57745D22" w14:textId="3E0E318A" w:rsidR="00EB1484" w:rsidRPr="00CC500A" w:rsidRDefault="00EB1484" w:rsidP="00EB1484">
            <w:pPr>
              <w:pStyle w:val="Predeterminado"/>
              <w:keepNext/>
              <w:spacing w:before="40" w:after="40" w:line="240" w:lineRule="auto"/>
              <w:rPr>
                <w:ins w:id="1887" w:author="(Estudiante) Andres Marcelo Olmedo Coronel" w:date="2026-10-27T04:29:00Z" w16du:dateUtc="2026-10-27T09:29:00Z"/>
                <w:sz w:val="18"/>
                <w:szCs w:val="18"/>
              </w:rPr>
            </w:pPr>
            <w:r w:rsidRPr="00CC500A">
              <w:rPr>
                <w:b/>
                <w:bCs/>
                <w:sz w:val="18"/>
                <w:szCs w:val="18"/>
              </w:rPr>
              <w:t>infra/scripts</w:t>
            </w:r>
          </w:p>
        </w:tc>
        <w:tc>
          <w:tcPr>
            <w:tcW w:w="2216" w:type="pct"/>
            <w:tcBorders>
              <w:top w:val="single" w:sz="4" w:space="0" w:color="000000"/>
              <w:left w:val="single" w:sz="4" w:space="0" w:color="000000"/>
              <w:bottom w:val="single" w:sz="4" w:space="0" w:color="000000"/>
              <w:right w:val="single" w:sz="4" w:space="0" w:color="000000"/>
            </w:tcBorders>
            <w:vAlign w:val="bottom"/>
            <w:tcPrChange w:id="1888" w:author="(Estudiante) Andres Marcelo Olmedo Coronel" w:date="2026-10-27T04:31:00Z" w16du:dateUtc="2026-10-27T09:31:00Z">
              <w:tcPr>
                <w:tcW w:w="1409" w:type="pct"/>
                <w:gridSpan w:val="2"/>
                <w:tcBorders>
                  <w:top w:val="single" w:sz="4" w:space="0" w:color="000000"/>
                  <w:left w:val="single" w:sz="4" w:space="0" w:color="000000"/>
                  <w:bottom w:val="single" w:sz="4" w:space="0" w:color="000000"/>
                  <w:right w:val="single" w:sz="4" w:space="0" w:color="000000"/>
                </w:tcBorders>
              </w:tcPr>
            </w:tcPrChange>
          </w:tcPr>
          <w:p w14:paraId="2625B4D3" w14:textId="418F3DE5" w:rsidR="00EB1484" w:rsidRPr="00CC500A" w:rsidRDefault="00EB1484" w:rsidP="00EB1484">
            <w:pPr>
              <w:pStyle w:val="Predeterminado"/>
              <w:keepNext/>
              <w:spacing w:before="40" w:after="40" w:line="240" w:lineRule="auto"/>
              <w:rPr>
                <w:ins w:id="1889" w:author="(Estudiante) Andres Marcelo Olmedo Coronel" w:date="2026-10-27T04:29:00Z" w16du:dateUtc="2026-10-27T09:29:00Z"/>
                <w:sz w:val="18"/>
                <w:szCs w:val="18"/>
              </w:rPr>
            </w:pPr>
            <w:r w:rsidRPr="00CC500A">
              <w:rPr>
                <w:sz w:val="18"/>
                <w:szCs w:val="18"/>
              </w:rPr>
              <w:t>Despliegue, armado de ML, reentrenamiento, validación, limpieza, cargas</w:t>
            </w:r>
          </w:p>
        </w:tc>
        <w:tc>
          <w:tcPr>
            <w:tcW w:w="1035" w:type="pct"/>
            <w:tcBorders>
              <w:top w:val="single" w:sz="4" w:space="0" w:color="000000"/>
              <w:left w:val="single" w:sz="4" w:space="0" w:color="000000"/>
              <w:bottom w:val="single" w:sz="4" w:space="0" w:color="000000"/>
              <w:right w:val="single" w:sz="4" w:space="0" w:color="000000"/>
            </w:tcBorders>
            <w:vAlign w:val="bottom"/>
            <w:tcPrChange w:id="1890" w:author="(Estudiante) Andres Marcelo Olmedo Coronel" w:date="2026-10-27T04:31:00Z" w16du:dateUtc="2026-10-27T09:31:00Z">
              <w:tcPr>
                <w:tcW w:w="1409" w:type="pct"/>
                <w:tcBorders>
                  <w:top w:val="single" w:sz="4" w:space="0" w:color="000000"/>
                  <w:left w:val="single" w:sz="4" w:space="0" w:color="000000"/>
                  <w:bottom w:val="single" w:sz="4" w:space="0" w:color="000000"/>
                  <w:right w:val="single" w:sz="4" w:space="0" w:color="000000"/>
                </w:tcBorders>
              </w:tcPr>
            </w:tcPrChange>
          </w:tcPr>
          <w:p w14:paraId="6AB563CB" w14:textId="2F464DF6" w:rsidR="00EB1484" w:rsidRPr="00CC500A" w:rsidRDefault="00EB1484" w:rsidP="00EB1484">
            <w:pPr>
              <w:pStyle w:val="Predeterminado"/>
              <w:keepNext/>
              <w:spacing w:before="40" w:after="40" w:line="240" w:lineRule="auto"/>
              <w:rPr>
                <w:ins w:id="1891" w:author="(Estudiante) Andres Marcelo Olmedo Coronel" w:date="2026-10-27T04:29:00Z" w16du:dateUtc="2026-10-27T09:29:00Z"/>
                <w:sz w:val="18"/>
                <w:szCs w:val="18"/>
              </w:rPr>
            </w:pPr>
            <w:r w:rsidRPr="00CC500A">
              <w:rPr>
                <w:sz w:val="18"/>
                <w:szCs w:val="18"/>
              </w:rPr>
              <w:t>Local</w:t>
            </w:r>
          </w:p>
        </w:tc>
      </w:tr>
    </w:tbl>
    <w:p w14:paraId="20E49519" w14:textId="77777777" w:rsidR="002E6530" w:rsidRDefault="002E6530" w:rsidP="002E6530">
      <w:pPr>
        <w:pStyle w:val="Cuerpo"/>
        <w:jc w:val="left"/>
        <w:rPr>
          <w:ins w:id="1892" w:author="(Estudiante) Andres Marcelo Olmedo Coronel" w:date="2026-10-27T04:08:00Z" w16du:dateUtc="2026-10-27T09:08:00Z"/>
          <w:lang w:val="es-EC"/>
        </w:rPr>
      </w:pPr>
      <w:ins w:id="1893" w:author="(Estudiante) Andres Marcelo Olmedo Coronel" w:date="2026-10-27T04:08:00Z" w16du:dateUtc="2026-10-27T09:08:00Z">
        <w:r w:rsidRPr="001B6DBD">
          <w:rPr>
            <w:i/>
            <w:iCs/>
            <w:lang w:val="es-EC"/>
          </w:rPr>
          <w:t xml:space="preserve">Nota. </w:t>
        </w:r>
        <w:r w:rsidRPr="001B6DBD">
          <w:rPr>
            <w:lang w:val="es-EC"/>
          </w:rPr>
          <w:t>Elaboración propia.</w:t>
        </w:r>
      </w:ins>
    </w:p>
    <w:p w14:paraId="7EF71D48" w14:textId="77777777" w:rsidR="002E6530" w:rsidRDefault="002E6530">
      <w:pPr>
        <w:pStyle w:val="Cuerpo"/>
        <w:jc w:val="left"/>
        <w:rPr>
          <w:ins w:id="1894" w:author="(Estudiante) Andres Marcelo Olmedo Coronel" w:date="2026-10-27T03:35:00Z" w16du:dateUtc="2026-10-27T08:35:00Z"/>
          <w:lang w:val="es-EC"/>
        </w:rPr>
      </w:pPr>
    </w:p>
    <w:p w14:paraId="1A7FCD8C" w14:textId="77777777" w:rsidR="009B4C87" w:rsidRDefault="009B4C87">
      <w:pPr>
        <w:pStyle w:val="Cuerpo"/>
        <w:jc w:val="left"/>
        <w:rPr>
          <w:ins w:id="1895" w:author="(Estudiante) Andres Marcelo Olmedo Coronel" w:date="2026-10-27T03:35:00Z" w16du:dateUtc="2026-10-27T08:35:00Z"/>
          <w:lang w:val="es-EC"/>
        </w:rPr>
      </w:pPr>
    </w:p>
    <w:p w14:paraId="06FE3C4D" w14:textId="3813A9D0" w:rsidR="009B4C87" w:rsidRPr="001B6DBD" w:rsidRDefault="009B4C87" w:rsidP="009B4C87">
      <w:pPr>
        <w:pStyle w:val="Cuerpo"/>
        <w:keepNext/>
        <w:pageBreakBefore/>
        <w:jc w:val="left"/>
        <w:rPr>
          <w:ins w:id="1896" w:author="(Estudiante) Andres Marcelo Olmedo Coronel" w:date="2026-10-27T03:35:00Z" w16du:dateUtc="2026-10-27T08:35:00Z"/>
          <w:lang w:val="es-EC"/>
        </w:rPr>
      </w:pPr>
      <w:ins w:id="1897" w:author="(Estudiante) Andres Marcelo Olmedo Coronel" w:date="2026-10-27T03:35:00Z" w16du:dateUtc="2026-10-27T08:35:00Z">
        <w:r w:rsidRPr="001B6DBD">
          <w:rPr>
            <w:b/>
            <w:bCs/>
            <w:lang w:val="es-EC"/>
          </w:rPr>
          <w:lastRenderedPageBreak/>
          <w:t xml:space="preserve">Anexo </w:t>
        </w:r>
        <w:r>
          <w:rPr>
            <w:b/>
            <w:bCs/>
            <w:lang w:val="es-EC"/>
          </w:rPr>
          <w:t>E</w:t>
        </w:r>
        <w:r w:rsidRPr="001B6DBD">
          <w:rPr>
            <w:b/>
            <w:bCs/>
            <w:lang w:val="es-EC"/>
          </w:rPr>
          <w:t xml:space="preserve">. </w:t>
        </w:r>
        <w:r w:rsidR="00973296">
          <w:rPr>
            <w:b/>
            <w:bCs/>
            <w:lang w:val="es-EC"/>
          </w:rPr>
          <w:t>Pruebas Automatizadas</w:t>
        </w:r>
      </w:ins>
    </w:p>
    <w:p w14:paraId="4B10BF6B" w14:textId="77777777" w:rsidR="00BE594C" w:rsidRPr="00BE594C" w:rsidRDefault="00BE594C" w:rsidP="00BE594C">
      <w:pPr>
        <w:pStyle w:val="Cuerpo"/>
        <w:rPr>
          <w:ins w:id="1898" w:author="(Estudiante) Andres Marcelo Olmedo Coronel" w:date="2026-10-27T03:45:00Z" w16du:dateUtc="2026-10-27T08:45:00Z"/>
          <w:lang w:val="es-EC"/>
        </w:rPr>
      </w:pPr>
      <w:ins w:id="1899" w:author="(Estudiante) Andres Marcelo Olmedo Coronel" w:date="2026-10-27T03:45:00Z" w16du:dateUtc="2026-10-27T08:45:00Z">
        <w:r w:rsidRPr="00BE594C">
          <w:rPr>
            <w:lang w:val="es-EC"/>
          </w:rPr>
          <w:t>Para validar el funcionamiento de RiskManagement.Web se realizaron pruebas automatizadas de extremo a extremo utilizando Playwright sobre Microsoft Edge, simulando las principales acciones de los usuarios.</w:t>
        </w:r>
      </w:ins>
    </w:p>
    <w:p w14:paraId="625BFFB5" w14:textId="0A27C224" w:rsidR="009B4C87" w:rsidRPr="00BE594C" w:rsidRDefault="00BE594C" w:rsidP="00BE594C">
      <w:pPr>
        <w:pStyle w:val="Cuerpo"/>
        <w:rPr>
          <w:ins w:id="1900" w:author="(Estudiante) Andres Marcelo Olmedo Coronel" w:date="2026-10-27T03:35:00Z" w16du:dateUtc="2026-10-27T08:35:00Z"/>
          <w:rPrChange w:id="1901" w:author="(Estudiante) Andres Marcelo Olmedo Coronel" w:date="2026-10-27T03:45:00Z" w16du:dateUtc="2026-10-27T08:45:00Z">
            <w:rPr>
              <w:ins w:id="1902" w:author="(Estudiante) Andres Marcelo Olmedo Coronel" w:date="2026-10-27T03:35:00Z" w16du:dateUtc="2026-10-27T08:35:00Z"/>
              <w:lang w:val="es-EC"/>
            </w:rPr>
          </w:rPrChange>
        </w:rPr>
      </w:pPr>
      <w:ins w:id="1903" w:author="(Estudiante) Andres Marcelo Olmedo Coronel" w:date="2026-10-27T03:45:00Z" w16du:dateUtc="2026-10-27T08:45:00Z">
        <w:r w:rsidRPr="00BE594C">
          <w:rPr>
            <w:lang w:val="es-EC"/>
          </w:rPr>
          <w:t>Las pruebas cubrieron autenticación, permisos por roles, navegación, gestión de cartera y funcionamiento del modelo de predicción. Cada ejecución generó capturas de pantalla y un reporte HTML como evidencia.</w:t>
        </w:r>
      </w:ins>
    </w:p>
    <w:p w14:paraId="7E6DA342" w14:textId="351B0416" w:rsidR="009B4C87" w:rsidRPr="001B6DBD" w:rsidRDefault="009B4C87" w:rsidP="009B4C87">
      <w:pPr>
        <w:pStyle w:val="Cuerpo"/>
        <w:keepNext/>
        <w:spacing w:after="0"/>
        <w:jc w:val="left"/>
        <w:rPr>
          <w:ins w:id="1904" w:author="(Estudiante) Andres Marcelo Olmedo Coronel" w:date="2026-10-27T03:35:00Z" w16du:dateUtc="2026-10-27T08:35:00Z"/>
          <w:lang w:val="es-EC"/>
        </w:rPr>
      </w:pPr>
      <w:ins w:id="1905" w:author="(Estudiante) Andres Marcelo Olmedo Coronel" w:date="2026-10-27T03:35:00Z" w16du:dateUtc="2026-10-27T08:35:00Z">
        <w:r w:rsidRPr="001B6DBD">
          <w:rPr>
            <w:b/>
            <w:bCs/>
            <w:lang w:val="es-EC"/>
          </w:rPr>
          <w:t xml:space="preserve">Tabla </w:t>
        </w:r>
      </w:ins>
      <w:ins w:id="1906" w:author="(Estudiante) Andres Marcelo Olmedo Coronel" w:date="2026-10-27T03:45:00Z" w16du:dateUtc="2026-10-27T08:45:00Z">
        <w:r w:rsidR="0053428A">
          <w:rPr>
            <w:b/>
            <w:bCs/>
            <w:lang w:val="es-EC"/>
          </w:rPr>
          <w:t>E</w:t>
        </w:r>
      </w:ins>
      <w:ins w:id="1907" w:author="(Estudiante) Andres Marcelo Olmedo Coronel" w:date="2026-10-27T03:35:00Z" w16du:dateUtc="2026-10-27T08:35:00Z">
        <w:r w:rsidRPr="001B6DBD">
          <w:rPr>
            <w:b/>
            <w:bCs/>
            <w:lang w:val="es-EC"/>
          </w:rPr>
          <w:t>1</w:t>
        </w:r>
      </w:ins>
    </w:p>
    <w:p w14:paraId="7D142CD4" w14:textId="6854DB8E" w:rsidR="009B4C87" w:rsidRDefault="0053428A" w:rsidP="009B4C87">
      <w:pPr>
        <w:pStyle w:val="Cuerpo"/>
        <w:jc w:val="left"/>
        <w:rPr>
          <w:ins w:id="1908" w:author="(Estudiante) Andres Marcelo Olmedo Coronel" w:date="2026-10-27T03:42:00Z" w16du:dateUtc="2026-10-27T08:42:00Z"/>
          <w:i/>
          <w:iCs/>
          <w:lang w:val="es-EC"/>
        </w:rPr>
      </w:pPr>
      <w:ins w:id="1909" w:author="(Estudiante) Andres Marcelo Olmedo Coronel" w:date="2026-10-27T03:45:00Z" w16du:dateUtc="2026-10-27T08:45:00Z">
        <w:r>
          <w:rPr>
            <w:i/>
            <w:iCs/>
            <w:lang w:val="es-EC"/>
          </w:rPr>
          <w:t>Matriz de pruebas</w:t>
        </w:r>
      </w:ins>
    </w:p>
    <w:tbl>
      <w:tblPr>
        <w:tblStyle w:val="TableNormal1"/>
        <w:tblW w:w="5000" w:type="pct"/>
        <w:jc w:val="center"/>
        <w:tblInd w:w="0" w:type="dxa"/>
        <w:tblCellMar>
          <w:top w:w="60" w:type="dxa"/>
          <w:left w:w="80" w:type="dxa"/>
          <w:bottom w:w="60" w:type="dxa"/>
          <w:right w:w="80" w:type="dxa"/>
        </w:tblCellMar>
        <w:tblLook w:val="04A0" w:firstRow="1" w:lastRow="0" w:firstColumn="1" w:lastColumn="0" w:noHBand="0" w:noVBand="1"/>
        <w:tblPrChange w:id="1910" w:author="(Estudiante) Andres Marcelo Olmedo Coronel" w:date="2026-10-27T03:50:00Z" w16du:dateUtc="2026-10-27T08:50:00Z">
          <w:tblPr>
            <w:tblStyle w:val="TableNormal1"/>
            <w:tblW w:w="5000" w:type="pct"/>
            <w:jc w:val="center"/>
            <w:tblInd w:w="0" w:type="dxa"/>
            <w:tblCellMar>
              <w:top w:w="60" w:type="dxa"/>
              <w:left w:w="80" w:type="dxa"/>
              <w:bottom w:w="60" w:type="dxa"/>
              <w:right w:w="80" w:type="dxa"/>
            </w:tblCellMar>
            <w:tblLook w:val="04A0" w:firstRow="1" w:lastRow="0" w:firstColumn="1" w:lastColumn="0" w:noHBand="0" w:noVBand="1"/>
          </w:tblPr>
        </w:tblPrChange>
      </w:tblPr>
      <w:tblGrid>
        <w:gridCol w:w="1130"/>
        <w:gridCol w:w="1700"/>
        <w:gridCol w:w="5664"/>
        <w:tblGridChange w:id="1911">
          <w:tblGrid>
            <w:gridCol w:w="1130"/>
            <w:gridCol w:w="993"/>
            <w:gridCol w:w="707"/>
            <w:gridCol w:w="1416"/>
            <w:gridCol w:w="2124"/>
            <w:gridCol w:w="2124"/>
          </w:tblGrid>
        </w:tblGridChange>
      </w:tblGrid>
      <w:tr w:rsidR="000B3470" w:rsidRPr="004D4A21" w14:paraId="482D28EC" w14:textId="39152BC3" w:rsidTr="00681C95">
        <w:trPr>
          <w:cantSplit/>
          <w:tblHeader/>
          <w:jc w:val="center"/>
          <w:ins w:id="1912" w:author="(Estudiante) Andres Marcelo Olmedo Coronel" w:date="2026-10-27T03:44:00Z" w16du:dateUtc="2026-10-27T08:44:00Z"/>
          <w:trPrChange w:id="1913" w:author="(Estudiante) Andres Marcelo Olmedo Coronel" w:date="2026-10-27T03:50:00Z" w16du:dateUtc="2026-10-27T08:50:00Z">
            <w:trPr>
              <w:gridAfter w:val="0"/>
              <w:cantSplit/>
              <w:tblHeader/>
              <w:jc w:val="center"/>
            </w:trPr>
          </w:trPrChange>
        </w:trPr>
        <w:tc>
          <w:tcPr>
            <w:tcW w:w="665" w:type="pct"/>
            <w:tcBorders>
              <w:top w:val="single" w:sz="4" w:space="0" w:color="000000"/>
              <w:left w:val="single" w:sz="4" w:space="0" w:color="000000"/>
              <w:bottom w:val="single" w:sz="4" w:space="0" w:color="000000"/>
              <w:right w:val="single" w:sz="4" w:space="0" w:color="000000"/>
            </w:tcBorders>
            <w:shd w:val="clear" w:color="auto" w:fill="D9E2F3"/>
            <w:vAlign w:val="center"/>
            <w:tcPrChange w:id="1914"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shd w:val="clear" w:color="auto" w:fill="D9E2F3"/>
                <w:vAlign w:val="center"/>
              </w:tcPr>
            </w:tcPrChange>
          </w:tcPr>
          <w:p w14:paraId="2F101DF3" w14:textId="027E078E" w:rsidR="000B3470" w:rsidRPr="004D4A21" w:rsidRDefault="006F7C9E" w:rsidP="001B6DBD">
            <w:pPr>
              <w:pStyle w:val="Predeterminado"/>
              <w:keepNext/>
              <w:spacing w:before="40" w:after="40" w:line="240" w:lineRule="auto"/>
              <w:jc w:val="center"/>
              <w:rPr>
                <w:ins w:id="1915" w:author="(Estudiante) Andres Marcelo Olmedo Coronel" w:date="2026-10-27T03:44:00Z" w16du:dateUtc="2026-10-27T08:44:00Z"/>
              </w:rPr>
            </w:pPr>
            <w:ins w:id="1916" w:author="(Estudiante) Andres Marcelo Olmedo Coronel" w:date="2026-10-27T03:53:00Z" w16du:dateUtc="2026-10-27T08:53:00Z">
              <w:r>
                <w:rPr>
                  <w:b/>
                  <w:bCs/>
                  <w:sz w:val="18"/>
                  <w:szCs w:val="18"/>
                </w:rPr>
                <w:t>Código</w:t>
              </w:r>
            </w:ins>
          </w:p>
        </w:tc>
        <w:tc>
          <w:tcPr>
            <w:tcW w:w="1001" w:type="pct"/>
            <w:tcBorders>
              <w:top w:val="single" w:sz="4" w:space="0" w:color="000000"/>
              <w:left w:val="single" w:sz="4" w:space="0" w:color="000000"/>
              <w:bottom w:val="single" w:sz="4" w:space="0" w:color="000000"/>
              <w:right w:val="single" w:sz="4" w:space="0" w:color="000000"/>
            </w:tcBorders>
            <w:shd w:val="clear" w:color="auto" w:fill="D9E2F3"/>
            <w:vAlign w:val="center"/>
            <w:tcPrChange w:id="1917"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shd w:val="clear" w:color="auto" w:fill="D9E2F3"/>
                <w:vAlign w:val="center"/>
              </w:tcPr>
            </w:tcPrChange>
          </w:tcPr>
          <w:p w14:paraId="1859CD7E" w14:textId="1A879C52" w:rsidR="000B3470" w:rsidRPr="004D4A21" w:rsidRDefault="006F7C9E" w:rsidP="001B6DBD">
            <w:pPr>
              <w:pStyle w:val="Predeterminado"/>
              <w:keepNext/>
              <w:spacing w:before="40" w:after="40" w:line="240" w:lineRule="auto"/>
              <w:jc w:val="center"/>
              <w:rPr>
                <w:ins w:id="1918" w:author="(Estudiante) Andres Marcelo Olmedo Coronel" w:date="2026-10-27T03:44:00Z" w16du:dateUtc="2026-10-27T08:44:00Z"/>
              </w:rPr>
            </w:pPr>
            <w:ins w:id="1919" w:author="(Estudiante) Andres Marcelo Olmedo Coronel" w:date="2026-10-27T03:53:00Z" w16du:dateUtc="2026-10-27T08:53:00Z">
              <w:r>
                <w:rPr>
                  <w:b/>
                  <w:bCs/>
                  <w:sz w:val="18"/>
                  <w:szCs w:val="18"/>
                </w:rPr>
                <w:t>Prueba</w:t>
              </w:r>
            </w:ins>
          </w:p>
        </w:tc>
        <w:tc>
          <w:tcPr>
            <w:tcW w:w="3334" w:type="pct"/>
            <w:tcBorders>
              <w:top w:val="single" w:sz="4" w:space="0" w:color="000000"/>
              <w:left w:val="single" w:sz="4" w:space="0" w:color="000000"/>
              <w:bottom w:val="single" w:sz="4" w:space="0" w:color="000000"/>
              <w:right w:val="single" w:sz="4" w:space="0" w:color="000000"/>
            </w:tcBorders>
            <w:shd w:val="clear" w:color="auto" w:fill="D9E2F3"/>
            <w:tcPrChange w:id="1920" w:author="(Estudiante) Andres Marcelo Olmedo Coronel" w:date="2026-10-27T03:50:00Z" w16du:dateUtc="2026-10-27T08:50:00Z">
              <w:tcPr>
                <w:tcW w:w="1250" w:type="pct"/>
                <w:tcBorders>
                  <w:top w:val="single" w:sz="4" w:space="0" w:color="000000"/>
                  <w:left w:val="single" w:sz="4" w:space="0" w:color="000000"/>
                  <w:bottom w:val="single" w:sz="4" w:space="0" w:color="000000"/>
                  <w:right w:val="single" w:sz="4" w:space="0" w:color="000000"/>
                </w:tcBorders>
                <w:shd w:val="clear" w:color="auto" w:fill="D9E2F3"/>
              </w:tcPr>
            </w:tcPrChange>
          </w:tcPr>
          <w:p w14:paraId="7C3CA5E9" w14:textId="0245AB5D" w:rsidR="000B3470" w:rsidRPr="004D4A21" w:rsidRDefault="006F7C9E" w:rsidP="001B6DBD">
            <w:pPr>
              <w:pStyle w:val="Predeterminado"/>
              <w:keepNext/>
              <w:spacing w:before="40" w:after="40" w:line="240" w:lineRule="auto"/>
              <w:jc w:val="center"/>
              <w:rPr>
                <w:ins w:id="1921" w:author="(Estudiante) Andres Marcelo Olmedo Coronel" w:date="2026-10-27T03:47:00Z" w16du:dateUtc="2026-10-27T08:47:00Z"/>
                <w:b/>
                <w:bCs/>
                <w:sz w:val="18"/>
                <w:szCs w:val="18"/>
              </w:rPr>
            </w:pPr>
            <w:ins w:id="1922" w:author="(Estudiante) Andres Marcelo Olmedo Coronel" w:date="2026-10-27T03:53:00Z" w16du:dateUtc="2026-10-27T08:53:00Z">
              <w:r>
                <w:rPr>
                  <w:b/>
                  <w:bCs/>
                  <w:sz w:val="18"/>
                  <w:szCs w:val="18"/>
                </w:rPr>
                <w:t>Validación</w:t>
              </w:r>
            </w:ins>
          </w:p>
        </w:tc>
      </w:tr>
      <w:tr w:rsidR="001C588D" w:rsidRPr="004D4A21" w14:paraId="47100B09" w14:textId="33C0B4B6" w:rsidTr="00681C95">
        <w:trPr>
          <w:cantSplit/>
          <w:jc w:val="center"/>
          <w:ins w:id="1923" w:author="(Estudiante) Andres Marcelo Olmedo Coronel" w:date="2026-10-27T03:44:00Z" w16du:dateUtc="2026-10-27T08:44:00Z"/>
          <w:trPrChange w:id="1924" w:author="(Estudiante) Andres Marcelo Olmedo Coronel" w:date="2026-10-27T03:50:00Z" w16du:dateUtc="2026-10-27T08:50:00Z">
            <w:trPr>
              <w:gridAfter w:val="0"/>
              <w:cantSplit/>
              <w:jc w:val="center"/>
            </w:trPr>
          </w:trPrChange>
        </w:trPr>
        <w:tc>
          <w:tcPr>
            <w:tcW w:w="665" w:type="pct"/>
            <w:tcBorders>
              <w:top w:val="single" w:sz="4" w:space="0" w:color="000000"/>
              <w:left w:val="single" w:sz="4" w:space="0" w:color="000000"/>
              <w:bottom w:val="single" w:sz="4" w:space="0" w:color="000000"/>
              <w:right w:val="single" w:sz="4" w:space="0" w:color="000000"/>
            </w:tcBorders>
            <w:vAlign w:val="center"/>
            <w:tcPrChange w:id="1925"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0787D0E3" w14:textId="50D728E1" w:rsidR="001C588D" w:rsidRPr="00437249" w:rsidRDefault="001C588D" w:rsidP="001C588D">
            <w:pPr>
              <w:pStyle w:val="Predeterminado"/>
              <w:spacing w:before="40" w:after="40" w:line="240" w:lineRule="auto"/>
              <w:rPr>
                <w:ins w:id="1926" w:author="(Estudiante) Andres Marcelo Olmedo Coronel" w:date="2026-10-27T03:44:00Z" w16du:dateUtc="2026-10-27T08:44:00Z"/>
                <w:rFonts w:eastAsia="Arial Unicode MS"/>
                <w:sz w:val="18"/>
                <w:szCs w:val="18"/>
                <w:u w:color="000000"/>
                <w:rPrChange w:id="1927" w:author="(Estudiante) Andres Marcelo Olmedo Coronel" w:date="2026-10-27T03:52:00Z" w16du:dateUtc="2026-10-27T08:52:00Z">
                  <w:rPr>
                    <w:ins w:id="1928" w:author="(Estudiante) Andres Marcelo Olmedo Coronel" w:date="2026-10-27T03:44:00Z" w16du:dateUtc="2026-10-27T08:44:00Z"/>
                  </w:rPr>
                </w:rPrChange>
              </w:rPr>
            </w:pPr>
            <w:ins w:id="1929" w:author="(Estudiante) Andres Marcelo Olmedo Coronel" w:date="2026-10-27T03:49:00Z" w16du:dateUtc="2026-10-27T08:49:00Z">
              <w:r w:rsidRPr="00437249">
                <w:rPr>
                  <w:rFonts w:eastAsia="Arial Unicode MS"/>
                  <w:b/>
                  <w:bCs/>
                  <w:sz w:val="18"/>
                  <w:szCs w:val="18"/>
                  <w:u w:color="000000"/>
                  <w:rPrChange w:id="1930" w:author="(Estudiante) Andres Marcelo Olmedo Coronel" w:date="2026-10-27T03:52:00Z" w16du:dateUtc="2026-10-27T08:52:00Z">
                    <w:rPr>
                      <w:rStyle w:val="Fuerte"/>
                    </w:rPr>
                  </w:rPrChange>
                </w:rPr>
                <w:t>QA-01</w:t>
              </w:r>
            </w:ins>
          </w:p>
        </w:tc>
        <w:tc>
          <w:tcPr>
            <w:tcW w:w="1001" w:type="pct"/>
            <w:tcBorders>
              <w:top w:val="single" w:sz="4" w:space="0" w:color="000000"/>
              <w:left w:val="single" w:sz="4" w:space="0" w:color="000000"/>
              <w:bottom w:val="single" w:sz="4" w:space="0" w:color="000000"/>
              <w:right w:val="single" w:sz="4" w:space="0" w:color="000000"/>
            </w:tcBorders>
            <w:vAlign w:val="center"/>
            <w:tcPrChange w:id="1931"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00653E34" w14:textId="69481933" w:rsidR="001C588D" w:rsidRPr="00437249" w:rsidRDefault="001C588D" w:rsidP="001C588D">
            <w:pPr>
              <w:pStyle w:val="Predeterminado"/>
              <w:spacing w:before="40" w:after="40" w:line="240" w:lineRule="auto"/>
              <w:rPr>
                <w:ins w:id="1932" w:author="(Estudiante) Andres Marcelo Olmedo Coronel" w:date="2026-10-27T03:44:00Z" w16du:dateUtc="2026-10-27T08:44:00Z"/>
                <w:rFonts w:eastAsia="Arial Unicode MS"/>
                <w:sz w:val="18"/>
                <w:szCs w:val="18"/>
                <w:u w:color="000000"/>
                <w:rPrChange w:id="1933" w:author="(Estudiante) Andres Marcelo Olmedo Coronel" w:date="2026-10-27T03:52:00Z" w16du:dateUtc="2026-10-27T08:52:00Z">
                  <w:rPr>
                    <w:ins w:id="1934" w:author="(Estudiante) Andres Marcelo Olmedo Coronel" w:date="2026-10-27T03:44:00Z" w16du:dateUtc="2026-10-27T08:44:00Z"/>
                  </w:rPr>
                </w:rPrChange>
              </w:rPr>
            </w:pPr>
            <w:ins w:id="1935" w:author="(Estudiante) Andres Marcelo Olmedo Coronel" w:date="2026-10-27T03:49:00Z" w16du:dateUtc="2026-10-27T08:49:00Z">
              <w:r w:rsidRPr="00437249">
                <w:rPr>
                  <w:rFonts w:eastAsia="Arial Unicode MS"/>
                  <w:sz w:val="18"/>
                  <w:szCs w:val="18"/>
                  <w:u w:color="000000"/>
                  <w:rPrChange w:id="1936" w:author="(Estudiante) Andres Marcelo Olmedo Coronel" w:date="2026-10-27T03:52:00Z" w16du:dateUtc="2026-10-27T08:52:00Z">
                    <w:rPr/>
                  </w:rPrChange>
                </w:rPr>
                <w:t>Acceso</w:t>
              </w:r>
            </w:ins>
          </w:p>
        </w:tc>
        <w:tc>
          <w:tcPr>
            <w:tcW w:w="3334" w:type="pct"/>
            <w:tcBorders>
              <w:top w:val="single" w:sz="4" w:space="0" w:color="000000"/>
              <w:left w:val="single" w:sz="4" w:space="0" w:color="000000"/>
              <w:bottom w:val="single" w:sz="4" w:space="0" w:color="000000"/>
              <w:right w:val="single" w:sz="4" w:space="0" w:color="000000"/>
            </w:tcBorders>
            <w:vAlign w:val="center"/>
            <w:tcPrChange w:id="1937" w:author="(Estudiante) Andres Marcelo Olmedo Coronel" w:date="2026-10-27T03:50:00Z" w16du:dateUtc="2026-10-27T08:50:00Z">
              <w:tcPr>
                <w:tcW w:w="1250" w:type="pct"/>
                <w:tcBorders>
                  <w:top w:val="single" w:sz="4" w:space="0" w:color="000000"/>
                  <w:left w:val="single" w:sz="4" w:space="0" w:color="000000"/>
                  <w:bottom w:val="single" w:sz="4" w:space="0" w:color="000000"/>
                  <w:right w:val="single" w:sz="4" w:space="0" w:color="000000"/>
                </w:tcBorders>
              </w:tcPr>
            </w:tcPrChange>
          </w:tcPr>
          <w:p w14:paraId="02E182FC" w14:textId="0DFBB516" w:rsidR="001C588D" w:rsidRPr="00437249" w:rsidRDefault="001C588D" w:rsidP="001C588D">
            <w:pPr>
              <w:pStyle w:val="Predeterminado"/>
              <w:spacing w:before="40" w:after="40" w:line="240" w:lineRule="auto"/>
              <w:rPr>
                <w:ins w:id="1938" w:author="(Estudiante) Andres Marcelo Olmedo Coronel" w:date="2026-10-27T03:47:00Z" w16du:dateUtc="2026-10-27T08:47:00Z"/>
                <w:rFonts w:eastAsia="Arial Unicode MS"/>
                <w:sz w:val="18"/>
                <w:szCs w:val="18"/>
                <w:u w:color="000000"/>
                <w:rPrChange w:id="1939" w:author="(Estudiante) Andres Marcelo Olmedo Coronel" w:date="2026-10-27T03:52:00Z" w16du:dateUtc="2026-10-27T08:52:00Z">
                  <w:rPr>
                    <w:ins w:id="1940" w:author="(Estudiante) Andres Marcelo Olmedo Coronel" w:date="2026-10-27T03:47:00Z" w16du:dateUtc="2026-10-27T08:47:00Z"/>
                  </w:rPr>
                </w:rPrChange>
              </w:rPr>
            </w:pPr>
            <w:ins w:id="1941" w:author="(Estudiante) Andres Marcelo Olmedo Coronel" w:date="2026-10-27T03:49:00Z" w16du:dateUtc="2026-10-27T08:49:00Z">
              <w:r w:rsidRPr="00437249">
                <w:rPr>
                  <w:rFonts w:eastAsia="Arial Unicode MS"/>
                  <w:sz w:val="18"/>
                  <w:szCs w:val="18"/>
                  <w:u w:color="000000"/>
                  <w:rPrChange w:id="1942" w:author="(Estudiante) Andres Marcelo Olmedo Coronel" w:date="2026-10-27T03:52:00Z" w16du:dateUtc="2026-10-27T08:52:00Z">
                    <w:rPr/>
                  </w:rPrChange>
                </w:rPr>
                <w:t>Validación de acceso sin sesión, credenciales incorrectas, inicio de sesión correcto y cierre de sesión.</w:t>
              </w:r>
            </w:ins>
          </w:p>
        </w:tc>
      </w:tr>
      <w:tr w:rsidR="001C588D" w:rsidRPr="004D4A21" w14:paraId="66108AA6" w14:textId="54F02537" w:rsidTr="00681C95">
        <w:trPr>
          <w:cantSplit/>
          <w:jc w:val="center"/>
          <w:ins w:id="1943" w:author="(Estudiante) Andres Marcelo Olmedo Coronel" w:date="2026-10-27T03:44:00Z" w16du:dateUtc="2026-10-27T08:44:00Z"/>
          <w:trPrChange w:id="1944" w:author="(Estudiante) Andres Marcelo Olmedo Coronel" w:date="2026-10-27T03:50:00Z" w16du:dateUtc="2026-10-27T08:50:00Z">
            <w:trPr>
              <w:gridAfter w:val="0"/>
              <w:cantSplit/>
              <w:jc w:val="center"/>
            </w:trPr>
          </w:trPrChange>
        </w:trPr>
        <w:tc>
          <w:tcPr>
            <w:tcW w:w="665" w:type="pct"/>
            <w:tcBorders>
              <w:top w:val="single" w:sz="4" w:space="0" w:color="000000"/>
              <w:left w:val="single" w:sz="4" w:space="0" w:color="000000"/>
              <w:bottom w:val="single" w:sz="4" w:space="0" w:color="000000"/>
              <w:right w:val="single" w:sz="4" w:space="0" w:color="000000"/>
            </w:tcBorders>
            <w:vAlign w:val="center"/>
            <w:tcPrChange w:id="1945"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4D843050" w14:textId="0C5ED4A1" w:rsidR="001C588D" w:rsidRPr="00437249" w:rsidRDefault="001C588D" w:rsidP="001C588D">
            <w:pPr>
              <w:pStyle w:val="Predeterminado"/>
              <w:spacing w:before="40" w:after="40" w:line="240" w:lineRule="auto"/>
              <w:rPr>
                <w:ins w:id="1946" w:author="(Estudiante) Andres Marcelo Olmedo Coronel" w:date="2026-10-27T03:44:00Z" w16du:dateUtc="2026-10-27T08:44:00Z"/>
                <w:rFonts w:eastAsia="Arial Unicode MS"/>
                <w:sz w:val="18"/>
                <w:szCs w:val="18"/>
                <w:u w:color="000000"/>
                <w:rPrChange w:id="1947" w:author="(Estudiante) Andres Marcelo Olmedo Coronel" w:date="2026-10-27T03:52:00Z" w16du:dateUtc="2026-10-27T08:52:00Z">
                  <w:rPr>
                    <w:ins w:id="1948" w:author="(Estudiante) Andres Marcelo Olmedo Coronel" w:date="2026-10-27T03:44:00Z" w16du:dateUtc="2026-10-27T08:44:00Z"/>
                  </w:rPr>
                </w:rPrChange>
              </w:rPr>
            </w:pPr>
            <w:ins w:id="1949" w:author="(Estudiante) Andres Marcelo Olmedo Coronel" w:date="2026-10-27T03:49:00Z" w16du:dateUtc="2026-10-27T08:49:00Z">
              <w:r w:rsidRPr="00437249">
                <w:rPr>
                  <w:rFonts w:eastAsia="Arial Unicode MS"/>
                  <w:b/>
                  <w:bCs/>
                  <w:sz w:val="18"/>
                  <w:szCs w:val="18"/>
                  <w:u w:color="000000"/>
                  <w:rPrChange w:id="1950" w:author="(Estudiante) Andres Marcelo Olmedo Coronel" w:date="2026-10-27T03:52:00Z" w16du:dateUtc="2026-10-27T08:52:00Z">
                    <w:rPr>
                      <w:rStyle w:val="Fuerte"/>
                    </w:rPr>
                  </w:rPrChange>
                </w:rPr>
                <w:t>QA-02</w:t>
              </w:r>
            </w:ins>
          </w:p>
        </w:tc>
        <w:tc>
          <w:tcPr>
            <w:tcW w:w="1001" w:type="pct"/>
            <w:tcBorders>
              <w:top w:val="single" w:sz="4" w:space="0" w:color="000000"/>
              <w:left w:val="single" w:sz="4" w:space="0" w:color="000000"/>
              <w:bottom w:val="single" w:sz="4" w:space="0" w:color="000000"/>
              <w:right w:val="single" w:sz="4" w:space="0" w:color="000000"/>
            </w:tcBorders>
            <w:vAlign w:val="center"/>
            <w:tcPrChange w:id="1951"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633E3F55" w14:textId="2D0FCA7A" w:rsidR="001C588D" w:rsidRPr="00437249" w:rsidRDefault="001C588D" w:rsidP="001C588D">
            <w:pPr>
              <w:pStyle w:val="Predeterminado"/>
              <w:spacing w:before="40" w:after="40" w:line="240" w:lineRule="auto"/>
              <w:rPr>
                <w:ins w:id="1952" w:author="(Estudiante) Andres Marcelo Olmedo Coronel" w:date="2026-10-27T03:44:00Z" w16du:dateUtc="2026-10-27T08:44:00Z"/>
                <w:rFonts w:eastAsia="Arial Unicode MS"/>
                <w:sz w:val="18"/>
                <w:szCs w:val="18"/>
                <w:u w:color="000000"/>
                <w:rPrChange w:id="1953" w:author="(Estudiante) Andres Marcelo Olmedo Coronel" w:date="2026-10-27T03:52:00Z" w16du:dateUtc="2026-10-27T08:52:00Z">
                  <w:rPr>
                    <w:ins w:id="1954" w:author="(Estudiante) Andres Marcelo Olmedo Coronel" w:date="2026-10-27T03:44:00Z" w16du:dateUtc="2026-10-27T08:44:00Z"/>
                  </w:rPr>
                </w:rPrChange>
              </w:rPr>
            </w:pPr>
            <w:ins w:id="1955" w:author="(Estudiante) Andres Marcelo Olmedo Coronel" w:date="2026-10-27T03:49:00Z" w16du:dateUtc="2026-10-27T08:49:00Z">
              <w:r w:rsidRPr="00437249">
                <w:rPr>
                  <w:rFonts w:eastAsia="Arial Unicode MS"/>
                  <w:sz w:val="18"/>
                  <w:szCs w:val="18"/>
                  <w:u w:color="000000"/>
                  <w:rPrChange w:id="1956" w:author="(Estudiante) Andres Marcelo Olmedo Coronel" w:date="2026-10-27T03:52:00Z" w16du:dateUtc="2026-10-27T08:52:00Z">
                    <w:rPr/>
                  </w:rPrChange>
                </w:rPr>
                <w:t>Roles y permisos</w:t>
              </w:r>
            </w:ins>
          </w:p>
        </w:tc>
        <w:tc>
          <w:tcPr>
            <w:tcW w:w="3334" w:type="pct"/>
            <w:tcBorders>
              <w:top w:val="single" w:sz="4" w:space="0" w:color="000000"/>
              <w:left w:val="single" w:sz="4" w:space="0" w:color="000000"/>
              <w:bottom w:val="single" w:sz="4" w:space="0" w:color="000000"/>
              <w:right w:val="single" w:sz="4" w:space="0" w:color="000000"/>
            </w:tcBorders>
            <w:vAlign w:val="center"/>
            <w:tcPrChange w:id="1957" w:author="(Estudiante) Andres Marcelo Olmedo Coronel" w:date="2026-10-27T03:50:00Z" w16du:dateUtc="2026-10-27T08:50:00Z">
              <w:tcPr>
                <w:tcW w:w="1250" w:type="pct"/>
                <w:tcBorders>
                  <w:top w:val="single" w:sz="4" w:space="0" w:color="000000"/>
                  <w:left w:val="single" w:sz="4" w:space="0" w:color="000000"/>
                  <w:bottom w:val="single" w:sz="4" w:space="0" w:color="000000"/>
                  <w:right w:val="single" w:sz="4" w:space="0" w:color="000000"/>
                </w:tcBorders>
              </w:tcPr>
            </w:tcPrChange>
          </w:tcPr>
          <w:p w14:paraId="1BD0A179" w14:textId="51D787AE" w:rsidR="001C588D" w:rsidRPr="00437249" w:rsidRDefault="001C588D" w:rsidP="001C588D">
            <w:pPr>
              <w:pStyle w:val="Predeterminado"/>
              <w:spacing w:before="40" w:after="40" w:line="240" w:lineRule="auto"/>
              <w:rPr>
                <w:ins w:id="1958" w:author="(Estudiante) Andres Marcelo Olmedo Coronel" w:date="2026-10-27T03:47:00Z" w16du:dateUtc="2026-10-27T08:47:00Z"/>
                <w:rFonts w:eastAsia="Arial Unicode MS"/>
                <w:sz w:val="18"/>
                <w:szCs w:val="18"/>
                <w:u w:color="000000"/>
                <w:rPrChange w:id="1959" w:author="(Estudiante) Andres Marcelo Olmedo Coronel" w:date="2026-10-27T03:52:00Z" w16du:dateUtc="2026-10-27T08:52:00Z">
                  <w:rPr>
                    <w:ins w:id="1960" w:author="(Estudiante) Andres Marcelo Olmedo Coronel" w:date="2026-10-27T03:47:00Z" w16du:dateUtc="2026-10-27T08:47:00Z"/>
                  </w:rPr>
                </w:rPrChange>
              </w:rPr>
            </w:pPr>
            <w:ins w:id="1961" w:author="(Estudiante) Andres Marcelo Olmedo Coronel" w:date="2026-10-27T03:49:00Z" w16du:dateUtc="2026-10-27T08:49:00Z">
              <w:r w:rsidRPr="00437249">
                <w:rPr>
                  <w:rFonts w:eastAsia="Arial Unicode MS"/>
                  <w:sz w:val="18"/>
                  <w:szCs w:val="18"/>
                  <w:u w:color="000000"/>
                  <w:rPrChange w:id="1962" w:author="(Estudiante) Andres Marcelo Olmedo Coronel" w:date="2026-10-27T03:52:00Z" w16du:dateUtc="2026-10-27T08:52:00Z">
                    <w:rPr/>
                  </w:rPrChange>
                </w:rPr>
                <w:t>Validación de restricciones del rol CONSULTA sobre menús, URLs y acceso a clientes de otros asesores.</w:t>
              </w:r>
            </w:ins>
          </w:p>
        </w:tc>
      </w:tr>
      <w:tr w:rsidR="001C588D" w:rsidRPr="004D4A21" w14:paraId="0F9E2A06" w14:textId="7495488A" w:rsidTr="00681C95">
        <w:trPr>
          <w:cantSplit/>
          <w:jc w:val="center"/>
          <w:ins w:id="1963" w:author="(Estudiante) Andres Marcelo Olmedo Coronel" w:date="2026-10-27T03:44:00Z" w16du:dateUtc="2026-10-27T08:44:00Z"/>
          <w:trPrChange w:id="1964" w:author="(Estudiante) Andres Marcelo Olmedo Coronel" w:date="2026-10-27T03:50:00Z" w16du:dateUtc="2026-10-27T08:50:00Z">
            <w:trPr>
              <w:gridAfter w:val="0"/>
              <w:cantSplit/>
              <w:jc w:val="center"/>
            </w:trPr>
          </w:trPrChange>
        </w:trPr>
        <w:tc>
          <w:tcPr>
            <w:tcW w:w="665" w:type="pct"/>
            <w:tcBorders>
              <w:top w:val="single" w:sz="4" w:space="0" w:color="000000"/>
              <w:left w:val="single" w:sz="4" w:space="0" w:color="000000"/>
              <w:bottom w:val="single" w:sz="4" w:space="0" w:color="000000"/>
              <w:right w:val="single" w:sz="4" w:space="0" w:color="000000"/>
            </w:tcBorders>
            <w:vAlign w:val="center"/>
            <w:tcPrChange w:id="1965"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23A3FC4A" w14:textId="547D047D" w:rsidR="001C588D" w:rsidRPr="00437249" w:rsidRDefault="001C588D" w:rsidP="001C588D">
            <w:pPr>
              <w:pStyle w:val="Predeterminado"/>
              <w:spacing w:before="40" w:after="40" w:line="240" w:lineRule="auto"/>
              <w:rPr>
                <w:ins w:id="1966" w:author="(Estudiante) Andres Marcelo Olmedo Coronel" w:date="2026-10-27T03:44:00Z" w16du:dateUtc="2026-10-27T08:44:00Z"/>
                <w:rFonts w:eastAsia="Arial Unicode MS"/>
                <w:sz w:val="18"/>
                <w:szCs w:val="18"/>
                <w:u w:color="000000"/>
                <w:rPrChange w:id="1967" w:author="(Estudiante) Andres Marcelo Olmedo Coronel" w:date="2026-10-27T03:52:00Z" w16du:dateUtc="2026-10-27T08:52:00Z">
                  <w:rPr>
                    <w:ins w:id="1968" w:author="(Estudiante) Andres Marcelo Olmedo Coronel" w:date="2026-10-27T03:44:00Z" w16du:dateUtc="2026-10-27T08:44:00Z"/>
                  </w:rPr>
                </w:rPrChange>
              </w:rPr>
            </w:pPr>
            <w:ins w:id="1969" w:author="(Estudiante) Andres Marcelo Olmedo Coronel" w:date="2026-10-27T03:49:00Z" w16du:dateUtc="2026-10-27T08:49:00Z">
              <w:r w:rsidRPr="00437249">
                <w:rPr>
                  <w:rFonts w:eastAsia="Arial Unicode MS"/>
                  <w:b/>
                  <w:bCs/>
                  <w:sz w:val="18"/>
                  <w:szCs w:val="18"/>
                  <w:u w:color="000000"/>
                  <w:rPrChange w:id="1970" w:author="(Estudiante) Andres Marcelo Olmedo Coronel" w:date="2026-10-27T03:52:00Z" w16du:dateUtc="2026-10-27T08:52:00Z">
                    <w:rPr>
                      <w:rStyle w:val="Fuerte"/>
                    </w:rPr>
                  </w:rPrChange>
                </w:rPr>
                <w:t>QA-03</w:t>
              </w:r>
            </w:ins>
          </w:p>
        </w:tc>
        <w:tc>
          <w:tcPr>
            <w:tcW w:w="1001" w:type="pct"/>
            <w:tcBorders>
              <w:top w:val="single" w:sz="4" w:space="0" w:color="000000"/>
              <w:left w:val="single" w:sz="4" w:space="0" w:color="000000"/>
              <w:bottom w:val="single" w:sz="4" w:space="0" w:color="000000"/>
              <w:right w:val="single" w:sz="4" w:space="0" w:color="000000"/>
            </w:tcBorders>
            <w:vAlign w:val="center"/>
            <w:tcPrChange w:id="1971"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651271A1" w14:textId="5B2206ED" w:rsidR="001C588D" w:rsidRPr="00437249" w:rsidRDefault="001C588D" w:rsidP="001C588D">
            <w:pPr>
              <w:pStyle w:val="Predeterminado"/>
              <w:spacing w:before="40" w:after="40" w:line="240" w:lineRule="auto"/>
              <w:rPr>
                <w:ins w:id="1972" w:author="(Estudiante) Andres Marcelo Olmedo Coronel" w:date="2026-10-27T03:44:00Z" w16du:dateUtc="2026-10-27T08:44:00Z"/>
                <w:rFonts w:eastAsia="Arial Unicode MS"/>
                <w:sz w:val="18"/>
                <w:szCs w:val="18"/>
                <w:u w:color="000000"/>
                <w:rPrChange w:id="1973" w:author="(Estudiante) Andres Marcelo Olmedo Coronel" w:date="2026-10-27T03:52:00Z" w16du:dateUtc="2026-10-27T08:52:00Z">
                  <w:rPr>
                    <w:ins w:id="1974" w:author="(Estudiante) Andres Marcelo Olmedo Coronel" w:date="2026-10-27T03:44:00Z" w16du:dateUtc="2026-10-27T08:44:00Z"/>
                  </w:rPr>
                </w:rPrChange>
              </w:rPr>
            </w:pPr>
            <w:ins w:id="1975" w:author="(Estudiante) Andres Marcelo Olmedo Coronel" w:date="2026-10-27T03:49:00Z" w16du:dateUtc="2026-10-27T08:49:00Z">
              <w:r w:rsidRPr="00437249">
                <w:rPr>
                  <w:rFonts w:eastAsia="Arial Unicode MS"/>
                  <w:sz w:val="18"/>
                  <w:szCs w:val="18"/>
                  <w:u w:color="000000"/>
                  <w:rPrChange w:id="1976" w:author="(Estudiante) Andres Marcelo Olmedo Coronel" w:date="2026-10-27T03:52:00Z" w16du:dateUtc="2026-10-27T08:52:00Z">
                    <w:rPr/>
                  </w:rPrChange>
                </w:rPr>
                <w:t>Navegación</w:t>
              </w:r>
            </w:ins>
          </w:p>
        </w:tc>
        <w:tc>
          <w:tcPr>
            <w:tcW w:w="3334" w:type="pct"/>
            <w:tcBorders>
              <w:top w:val="single" w:sz="4" w:space="0" w:color="000000"/>
              <w:left w:val="single" w:sz="4" w:space="0" w:color="000000"/>
              <w:bottom w:val="single" w:sz="4" w:space="0" w:color="000000"/>
              <w:right w:val="single" w:sz="4" w:space="0" w:color="000000"/>
            </w:tcBorders>
            <w:vAlign w:val="center"/>
            <w:tcPrChange w:id="1977" w:author="(Estudiante) Andres Marcelo Olmedo Coronel" w:date="2026-10-27T03:50:00Z" w16du:dateUtc="2026-10-27T08:50:00Z">
              <w:tcPr>
                <w:tcW w:w="1250" w:type="pct"/>
                <w:tcBorders>
                  <w:top w:val="single" w:sz="4" w:space="0" w:color="000000"/>
                  <w:left w:val="single" w:sz="4" w:space="0" w:color="000000"/>
                  <w:bottom w:val="single" w:sz="4" w:space="0" w:color="000000"/>
                  <w:right w:val="single" w:sz="4" w:space="0" w:color="000000"/>
                </w:tcBorders>
              </w:tcPr>
            </w:tcPrChange>
          </w:tcPr>
          <w:p w14:paraId="1E0CD3A4" w14:textId="437091EE" w:rsidR="001C588D" w:rsidRPr="00437249" w:rsidRDefault="001C588D" w:rsidP="001C588D">
            <w:pPr>
              <w:pStyle w:val="Predeterminado"/>
              <w:spacing w:before="40" w:after="40" w:line="240" w:lineRule="auto"/>
              <w:rPr>
                <w:ins w:id="1978" w:author="(Estudiante) Andres Marcelo Olmedo Coronel" w:date="2026-10-27T03:47:00Z" w16du:dateUtc="2026-10-27T08:47:00Z"/>
                <w:rFonts w:eastAsia="Arial Unicode MS"/>
                <w:sz w:val="18"/>
                <w:szCs w:val="18"/>
                <w:u w:color="000000"/>
                <w:rPrChange w:id="1979" w:author="(Estudiante) Andres Marcelo Olmedo Coronel" w:date="2026-10-27T03:52:00Z" w16du:dateUtc="2026-10-27T08:52:00Z">
                  <w:rPr>
                    <w:ins w:id="1980" w:author="(Estudiante) Andres Marcelo Olmedo Coronel" w:date="2026-10-27T03:47:00Z" w16du:dateUtc="2026-10-27T08:47:00Z"/>
                  </w:rPr>
                </w:rPrChange>
              </w:rPr>
            </w:pPr>
            <w:ins w:id="1981" w:author="(Estudiante) Andres Marcelo Olmedo Coronel" w:date="2026-10-27T03:49:00Z" w16du:dateUtc="2026-10-27T08:49:00Z">
              <w:r w:rsidRPr="00437249">
                <w:rPr>
                  <w:rFonts w:eastAsia="Arial Unicode MS"/>
                  <w:sz w:val="18"/>
                  <w:szCs w:val="18"/>
                  <w:u w:color="000000"/>
                  <w:rPrChange w:id="1982" w:author="(Estudiante) Andres Marcelo Olmedo Coronel" w:date="2026-10-27T03:52:00Z" w16du:dateUtc="2026-10-27T08:52:00Z">
                    <w:rPr/>
                  </w:rPrChange>
                </w:rPr>
                <w:t>Validación de las pantallas del sistema, contenido principal, respuesta HTTP 200 y ausencia de errores JavaScript.</w:t>
              </w:r>
            </w:ins>
          </w:p>
        </w:tc>
      </w:tr>
      <w:tr w:rsidR="001C588D" w:rsidRPr="004D4A21" w14:paraId="0B3E0E20" w14:textId="6D7FABA4" w:rsidTr="00681C95">
        <w:trPr>
          <w:cantSplit/>
          <w:jc w:val="center"/>
          <w:ins w:id="1983" w:author="(Estudiante) Andres Marcelo Olmedo Coronel" w:date="2026-10-27T03:44:00Z" w16du:dateUtc="2026-10-27T08:44:00Z"/>
          <w:trPrChange w:id="1984" w:author="(Estudiante) Andres Marcelo Olmedo Coronel" w:date="2026-10-27T03:50:00Z" w16du:dateUtc="2026-10-27T08:50:00Z">
            <w:trPr>
              <w:gridAfter w:val="0"/>
              <w:cantSplit/>
              <w:jc w:val="center"/>
            </w:trPr>
          </w:trPrChange>
        </w:trPr>
        <w:tc>
          <w:tcPr>
            <w:tcW w:w="665" w:type="pct"/>
            <w:tcBorders>
              <w:top w:val="single" w:sz="4" w:space="0" w:color="000000"/>
              <w:left w:val="single" w:sz="4" w:space="0" w:color="000000"/>
              <w:bottom w:val="single" w:sz="4" w:space="0" w:color="000000"/>
              <w:right w:val="single" w:sz="4" w:space="0" w:color="000000"/>
            </w:tcBorders>
            <w:vAlign w:val="center"/>
            <w:tcPrChange w:id="1985"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41BED74F" w14:textId="509B3D83" w:rsidR="001C588D" w:rsidRPr="00437249" w:rsidRDefault="001C588D" w:rsidP="001C588D">
            <w:pPr>
              <w:pStyle w:val="Predeterminado"/>
              <w:spacing w:before="40" w:after="40" w:line="240" w:lineRule="auto"/>
              <w:rPr>
                <w:ins w:id="1986" w:author="(Estudiante) Andres Marcelo Olmedo Coronel" w:date="2026-10-27T03:44:00Z" w16du:dateUtc="2026-10-27T08:44:00Z"/>
                <w:rFonts w:eastAsia="Arial Unicode MS"/>
                <w:sz w:val="18"/>
                <w:szCs w:val="18"/>
                <w:u w:color="000000"/>
                <w:rPrChange w:id="1987" w:author="(Estudiante) Andres Marcelo Olmedo Coronel" w:date="2026-10-27T03:52:00Z" w16du:dateUtc="2026-10-27T08:52:00Z">
                  <w:rPr>
                    <w:ins w:id="1988" w:author="(Estudiante) Andres Marcelo Olmedo Coronel" w:date="2026-10-27T03:44:00Z" w16du:dateUtc="2026-10-27T08:44:00Z"/>
                  </w:rPr>
                </w:rPrChange>
              </w:rPr>
            </w:pPr>
            <w:ins w:id="1989" w:author="(Estudiante) Andres Marcelo Olmedo Coronel" w:date="2026-10-27T03:49:00Z" w16du:dateUtc="2026-10-27T08:49:00Z">
              <w:r w:rsidRPr="00437249">
                <w:rPr>
                  <w:rFonts w:eastAsia="Arial Unicode MS"/>
                  <w:b/>
                  <w:bCs/>
                  <w:sz w:val="18"/>
                  <w:szCs w:val="18"/>
                  <w:u w:color="000000"/>
                  <w:rPrChange w:id="1990" w:author="(Estudiante) Andres Marcelo Olmedo Coronel" w:date="2026-10-27T03:52:00Z" w16du:dateUtc="2026-10-27T08:52:00Z">
                    <w:rPr>
                      <w:rStyle w:val="Fuerte"/>
                    </w:rPr>
                  </w:rPrChange>
                </w:rPr>
                <w:t>QA-04</w:t>
              </w:r>
            </w:ins>
          </w:p>
        </w:tc>
        <w:tc>
          <w:tcPr>
            <w:tcW w:w="1001" w:type="pct"/>
            <w:tcBorders>
              <w:top w:val="single" w:sz="4" w:space="0" w:color="000000"/>
              <w:left w:val="single" w:sz="4" w:space="0" w:color="000000"/>
              <w:bottom w:val="single" w:sz="4" w:space="0" w:color="000000"/>
              <w:right w:val="single" w:sz="4" w:space="0" w:color="000000"/>
            </w:tcBorders>
            <w:vAlign w:val="center"/>
            <w:tcPrChange w:id="1991"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5156D534" w14:textId="6E93B390" w:rsidR="001C588D" w:rsidRPr="00437249" w:rsidRDefault="001C588D" w:rsidP="001C588D">
            <w:pPr>
              <w:pStyle w:val="Predeterminado"/>
              <w:spacing w:before="40" w:after="40" w:line="240" w:lineRule="auto"/>
              <w:rPr>
                <w:ins w:id="1992" w:author="(Estudiante) Andres Marcelo Olmedo Coronel" w:date="2026-10-27T03:44:00Z" w16du:dateUtc="2026-10-27T08:44:00Z"/>
                <w:rFonts w:eastAsia="Arial Unicode MS"/>
                <w:sz w:val="18"/>
                <w:szCs w:val="18"/>
                <w:u w:color="000000"/>
                <w:rPrChange w:id="1993" w:author="(Estudiante) Andres Marcelo Olmedo Coronel" w:date="2026-10-27T03:52:00Z" w16du:dateUtc="2026-10-27T08:52:00Z">
                  <w:rPr>
                    <w:ins w:id="1994" w:author="(Estudiante) Andres Marcelo Olmedo Coronel" w:date="2026-10-27T03:44:00Z" w16du:dateUtc="2026-10-27T08:44:00Z"/>
                  </w:rPr>
                </w:rPrChange>
              </w:rPr>
            </w:pPr>
            <w:ins w:id="1995" w:author="(Estudiante) Andres Marcelo Olmedo Coronel" w:date="2026-10-27T03:49:00Z" w16du:dateUtc="2026-10-27T08:49:00Z">
              <w:r w:rsidRPr="00437249">
                <w:rPr>
                  <w:rFonts w:eastAsia="Arial Unicode MS"/>
                  <w:sz w:val="18"/>
                  <w:szCs w:val="18"/>
                  <w:u w:color="000000"/>
                  <w:rPrChange w:id="1996" w:author="(Estudiante) Andres Marcelo Olmedo Coronel" w:date="2026-10-27T03:52:00Z" w16du:dateUtc="2026-10-27T08:52:00Z">
                    <w:rPr/>
                  </w:rPrChange>
                </w:rPr>
                <w:t>Gestión de cartera</w:t>
              </w:r>
            </w:ins>
          </w:p>
        </w:tc>
        <w:tc>
          <w:tcPr>
            <w:tcW w:w="3334" w:type="pct"/>
            <w:tcBorders>
              <w:top w:val="single" w:sz="4" w:space="0" w:color="000000"/>
              <w:left w:val="single" w:sz="4" w:space="0" w:color="000000"/>
              <w:bottom w:val="single" w:sz="4" w:space="0" w:color="000000"/>
              <w:right w:val="single" w:sz="4" w:space="0" w:color="000000"/>
            </w:tcBorders>
            <w:vAlign w:val="center"/>
            <w:tcPrChange w:id="1997" w:author="(Estudiante) Andres Marcelo Olmedo Coronel" w:date="2026-10-27T03:50:00Z" w16du:dateUtc="2026-10-27T08:50:00Z">
              <w:tcPr>
                <w:tcW w:w="1250" w:type="pct"/>
                <w:tcBorders>
                  <w:top w:val="single" w:sz="4" w:space="0" w:color="000000"/>
                  <w:left w:val="single" w:sz="4" w:space="0" w:color="000000"/>
                  <w:bottom w:val="single" w:sz="4" w:space="0" w:color="000000"/>
                  <w:right w:val="single" w:sz="4" w:space="0" w:color="000000"/>
                </w:tcBorders>
              </w:tcPr>
            </w:tcPrChange>
          </w:tcPr>
          <w:p w14:paraId="55E8AD03" w14:textId="335C8783" w:rsidR="001C588D" w:rsidRPr="00437249" w:rsidRDefault="001C588D" w:rsidP="001C588D">
            <w:pPr>
              <w:pStyle w:val="Predeterminado"/>
              <w:spacing w:before="40" w:after="40" w:line="240" w:lineRule="auto"/>
              <w:rPr>
                <w:ins w:id="1998" w:author="(Estudiante) Andres Marcelo Olmedo Coronel" w:date="2026-10-27T03:47:00Z" w16du:dateUtc="2026-10-27T08:47:00Z"/>
                <w:rFonts w:eastAsia="Arial Unicode MS"/>
                <w:sz w:val="18"/>
                <w:szCs w:val="18"/>
                <w:u w:color="000000"/>
                <w:rPrChange w:id="1999" w:author="(Estudiante) Andres Marcelo Olmedo Coronel" w:date="2026-10-27T03:52:00Z" w16du:dateUtc="2026-10-27T08:52:00Z">
                  <w:rPr>
                    <w:ins w:id="2000" w:author="(Estudiante) Andres Marcelo Olmedo Coronel" w:date="2026-10-27T03:47:00Z" w16du:dateUtc="2026-10-27T08:47:00Z"/>
                  </w:rPr>
                </w:rPrChange>
              </w:rPr>
            </w:pPr>
            <w:ins w:id="2001" w:author="(Estudiante) Andres Marcelo Olmedo Coronel" w:date="2026-10-27T03:49:00Z" w16du:dateUtc="2026-10-27T08:49:00Z">
              <w:r w:rsidRPr="00437249">
                <w:rPr>
                  <w:rFonts w:eastAsia="Arial Unicode MS"/>
                  <w:sz w:val="18"/>
                  <w:szCs w:val="18"/>
                  <w:u w:color="000000"/>
                  <w:rPrChange w:id="2002" w:author="(Estudiante) Andres Marcelo Olmedo Coronel" w:date="2026-10-27T03:52:00Z" w16du:dateUtc="2026-10-27T08:52:00Z">
                    <w:rPr/>
                  </w:rPrChange>
                </w:rPr>
                <w:t>Validación del listado de clientes, registro de gestiones y visualización en el historial.</w:t>
              </w:r>
            </w:ins>
          </w:p>
        </w:tc>
      </w:tr>
      <w:tr w:rsidR="001C588D" w:rsidRPr="004D4A21" w14:paraId="716186F6" w14:textId="687494F8" w:rsidTr="00681C95">
        <w:trPr>
          <w:cantSplit/>
          <w:jc w:val="center"/>
          <w:ins w:id="2003" w:author="(Estudiante) Andres Marcelo Olmedo Coronel" w:date="2026-10-27T03:44:00Z" w16du:dateUtc="2026-10-27T08:44:00Z"/>
          <w:trPrChange w:id="2004" w:author="(Estudiante) Andres Marcelo Olmedo Coronel" w:date="2026-10-27T03:50:00Z" w16du:dateUtc="2026-10-27T08:50:00Z">
            <w:trPr>
              <w:gridAfter w:val="0"/>
              <w:cantSplit/>
              <w:jc w:val="center"/>
            </w:trPr>
          </w:trPrChange>
        </w:trPr>
        <w:tc>
          <w:tcPr>
            <w:tcW w:w="665" w:type="pct"/>
            <w:tcBorders>
              <w:top w:val="single" w:sz="4" w:space="0" w:color="000000"/>
              <w:left w:val="single" w:sz="4" w:space="0" w:color="000000"/>
              <w:bottom w:val="single" w:sz="4" w:space="0" w:color="000000"/>
              <w:right w:val="single" w:sz="4" w:space="0" w:color="000000"/>
            </w:tcBorders>
            <w:vAlign w:val="center"/>
            <w:tcPrChange w:id="2005"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66B09A1E" w14:textId="7FC76B27" w:rsidR="001C588D" w:rsidRPr="00437249" w:rsidRDefault="001C588D" w:rsidP="001C588D">
            <w:pPr>
              <w:pStyle w:val="Predeterminado"/>
              <w:spacing w:before="40" w:after="40" w:line="240" w:lineRule="auto"/>
              <w:rPr>
                <w:ins w:id="2006" w:author="(Estudiante) Andres Marcelo Olmedo Coronel" w:date="2026-10-27T03:44:00Z" w16du:dateUtc="2026-10-27T08:44:00Z"/>
                <w:rFonts w:eastAsia="Arial Unicode MS"/>
                <w:sz w:val="18"/>
                <w:szCs w:val="18"/>
                <w:u w:color="000000"/>
                <w:rPrChange w:id="2007" w:author="(Estudiante) Andres Marcelo Olmedo Coronel" w:date="2026-10-27T03:52:00Z" w16du:dateUtc="2026-10-27T08:52:00Z">
                  <w:rPr>
                    <w:ins w:id="2008" w:author="(Estudiante) Andres Marcelo Olmedo Coronel" w:date="2026-10-27T03:44:00Z" w16du:dateUtc="2026-10-27T08:44:00Z"/>
                  </w:rPr>
                </w:rPrChange>
              </w:rPr>
            </w:pPr>
            <w:ins w:id="2009" w:author="(Estudiante) Andres Marcelo Olmedo Coronel" w:date="2026-10-27T03:49:00Z" w16du:dateUtc="2026-10-27T08:49:00Z">
              <w:r w:rsidRPr="00437249">
                <w:rPr>
                  <w:rFonts w:eastAsia="Arial Unicode MS"/>
                  <w:b/>
                  <w:bCs/>
                  <w:sz w:val="18"/>
                  <w:szCs w:val="18"/>
                  <w:u w:color="000000"/>
                  <w:rPrChange w:id="2010" w:author="(Estudiante) Andres Marcelo Olmedo Coronel" w:date="2026-10-27T03:52:00Z" w16du:dateUtc="2026-10-27T08:52:00Z">
                    <w:rPr>
                      <w:rStyle w:val="Fuerte"/>
                    </w:rPr>
                  </w:rPrChange>
                </w:rPr>
                <w:t>QA-05.1</w:t>
              </w:r>
            </w:ins>
          </w:p>
        </w:tc>
        <w:tc>
          <w:tcPr>
            <w:tcW w:w="1001" w:type="pct"/>
            <w:tcBorders>
              <w:top w:val="single" w:sz="4" w:space="0" w:color="000000"/>
              <w:left w:val="single" w:sz="4" w:space="0" w:color="000000"/>
              <w:bottom w:val="single" w:sz="4" w:space="0" w:color="000000"/>
              <w:right w:val="single" w:sz="4" w:space="0" w:color="000000"/>
            </w:tcBorders>
            <w:vAlign w:val="center"/>
            <w:tcPrChange w:id="2011"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20156F74" w14:textId="2066AAB6" w:rsidR="001C588D" w:rsidRPr="00437249" w:rsidRDefault="001C588D" w:rsidP="001C588D">
            <w:pPr>
              <w:pStyle w:val="Predeterminado"/>
              <w:spacing w:before="40" w:after="40" w:line="240" w:lineRule="auto"/>
              <w:rPr>
                <w:ins w:id="2012" w:author="(Estudiante) Andres Marcelo Olmedo Coronel" w:date="2026-10-27T03:44:00Z" w16du:dateUtc="2026-10-27T08:44:00Z"/>
                <w:rFonts w:eastAsia="Arial Unicode MS"/>
                <w:sz w:val="18"/>
                <w:szCs w:val="18"/>
                <w:u w:color="000000"/>
                <w:rPrChange w:id="2013" w:author="(Estudiante) Andres Marcelo Olmedo Coronel" w:date="2026-10-27T03:52:00Z" w16du:dateUtc="2026-10-27T08:52:00Z">
                  <w:rPr>
                    <w:ins w:id="2014" w:author="(Estudiante) Andres Marcelo Olmedo Coronel" w:date="2026-10-27T03:44:00Z" w16du:dateUtc="2026-10-27T08:44:00Z"/>
                  </w:rPr>
                </w:rPrChange>
              </w:rPr>
            </w:pPr>
            <w:ins w:id="2015" w:author="(Estudiante) Andres Marcelo Olmedo Coronel" w:date="2026-10-27T03:49:00Z" w16du:dateUtc="2026-10-27T08:49:00Z">
              <w:r w:rsidRPr="00437249">
                <w:rPr>
                  <w:rFonts w:eastAsia="Arial Unicode MS"/>
                  <w:sz w:val="18"/>
                  <w:szCs w:val="18"/>
                  <w:u w:color="000000"/>
                  <w:rPrChange w:id="2016" w:author="(Estudiante) Andres Marcelo Olmedo Coronel" w:date="2026-10-27T03:52:00Z" w16du:dateUtc="2026-10-27T08:52:00Z">
                    <w:rPr/>
                  </w:rPrChange>
                </w:rPr>
                <w:t>Carga de datos reales</w:t>
              </w:r>
            </w:ins>
          </w:p>
        </w:tc>
        <w:tc>
          <w:tcPr>
            <w:tcW w:w="3334" w:type="pct"/>
            <w:tcBorders>
              <w:top w:val="single" w:sz="4" w:space="0" w:color="000000"/>
              <w:left w:val="single" w:sz="4" w:space="0" w:color="000000"/>
              <w:bottom w:val="single" w:sz="4" w:space="0" w:color="000000"/>
              <w:right w:val="single" w:sz="4" w:space="0" w:color="000000"/>
            </w:tcBorders>
            <w:vAlign w:val="center"/>
            <w:tcPrChange w:id="2017" w:author="(Estudiante) Andres Marcelo Olmedo Coronel" w:date="2026-10-27T03:50:00Z" w16du:dateUtc="2026-10-27T08:50:00Z">
              <w:tcPr>
                <w:tcW w:w="1250" w:type="pct"/>
                <w:tcBorders>
                  <w:top w:val="single" w:sz="4" w:space="0" w:color="000000"/>
                  <w:left w:val="single" w:sz="4" w:space="0" w:color="000000"/>
                  <w:bottom w:val="single" w:sz="4" w:space="0" w:color="000000"/>
                  <w:right w:val="single" w:sz="4" w:space="0" w:color="000000"/>
                </w:tcBorders>
              </w:tcPr>
            </w:tcPrChange>
          </w:tcPr>
          <w:p w14:paraId="5B83E71A" w14:textId="1DAFBF31" w:rsidR="001C588D" w:rsidRPr="00437249" w:rsidRDefault="001C588D" w:rsidP="001C588D">
            <w:pPr>
              <w:pStyle w:val="Predeterminado"/>
              <w:spacing w:before="40" w:after="40" w:line="240" w:lineRule="auto"/>
              <w:rPr>
                <w:ins w:id="2018" w:author="(Estudiante) Andres Marcelo Olmedo Coronel" w:date="2026-10-27T03:47:00Z" w16du:dateUtc="2026-10-27T08:47:00Z"/>
                <w:rFonts w:eastAsia="Arial Unicode MS"/>
                <w:sz w:val="18"/>
                <w:szCs w:val="18"/>
                <w:u w:color="000000"/>
                <w:rPrChange w:id="2019" w:author="(Estudiante) Andres Marcelo Olmedo Coronel" w:date="2026-10-27T03:52:00Z" w16du:dateUtc="2026-10-27T08:52:00Z">
                  <w:rPr>
                    <w:ins w:id="2020" w:author="(Estudiante) Andres Marcelo Olmedo Coronel" w:date="2026-10-27T03:47:00Z" w16du:dateUtc="2026-10-27T08:47:00Z"/>
                  </w:rPr>
                </w:rPrChange>
              </w:rPr>
            </w:pPr>
            <w:ins w:id="2021" w:author="(Estudiante) Andres Marcelo Olmedo Coronel" w:date="2026-10-27T03:49:00Z" w16du:dateUtc="2026-10-27T08:49:00Z">
              <w:r w:rsidRPr="00437249">
                <w:rPr>
                  <w:rFonts w:eastAsia="Arial Unicode MS"/>
                  <w:sz w:val="18"/>
                  <w:szCs w:val="18"/>
                  <w:u w:color="000000"/>
                  <w:rPrChange w:id="2022" w:author="(Estudiante) Andres Marcelo Olmedo Coronel" w:date="2026-10-27T03:52:00Z" w16du:dateUtc="2026-10-27T08:52:00Z">
                    <w:rPr/>
                  </w:rPrChange>
                </w:rPr>
                <w:t>Carga de un mes con 10,000 clientes.</w:t>
              </w:r>
            </w:ins>
          </w:p>
        </w:tc>
      </w:tr>
      <w:tr w:rsidR="001C588D" w:rsidRPr="004D4A21" w14:paraId="00C778AE" w14:textId="7F1C8B30" w:rsidTr="00681C95">
        <w:trPr>
          <w:cantSplit/>
          <w:jc w:val="center"/>
          <w:ins w:id="2023" w:author="(Estudiante) Andres Marcelo Olmedo Coronel" w:date="2026-10-27T03:44:00Z" w16du:dateUtc="2026-10-27T08:44:00Z"/>
          <w:trPrChange w:id="2024" w:author="(Estudiante) Andres Marcelo Olmedo Coronel" w:date="2026-10-27T03:50:00Z" w16du:dateUtc="2026-10-27T08:50:00Z">
            <w:trPr>
              <w:gridAfter w:val="0"/>
              <w:cantSplit/>
              <w:jc w:val="center"/>
            </w:trPr>
          </w:trPrChange>
        </w:trPr>
        <w:tc>
          <w:tcPr>
            <w:tcW w:w="665" w:type="pct"/>
            <w:tcBorders>
              <w:top w:val="single" w:sz="4" w:space="0" w:color="000000"/>
              <w:left w:val="single" w:sz="4" w:space="0" w:color="000000"/>
              <w:bottom w:val="single" w:sz="4" w:space="0" w:color="000000"/>
              <w:right w:val="single" w:sz="4" w:space="0" w:color="000000"/>
            </w:tcBorders>
            <w:vAlign w:val="center"/>
            <w:tcPrChange w:id="2025"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458372B1" w14:textId="7A4681AE" w:rsidR="001C588D" w:rsidRPr="00437249" w:rsidRDefault="001C588D" w:rsidP="001C588D">
            <w:pPr>
              <w:pStyle w:val="Predeterminado"/>
              <w:spacing w:before="40" w:after="40" w:line="240" w:lineRule="auto"/>
              <w:rPr>
                <w:ins w:id="2026" w:author="(Estudiante) Andres Marcelo Olmedo Coronel" w:date="2026-10-27T03:44:00Z" w16du:dateUtc="2026-10-27T08:44:00Z"/>
                <w:rFonts w:eastAsia="Arial Unicode MS"/>
                <w:sz w:val="18"/>
                <w:szCs w:val="18"/>
                <w:u w:color="000000"/>
                <w:rPrChange w:id="2027" w:author="(Estudiante) Andres Marcelo Olmedo Coronel" w:date="2026-10-27T03:52:00Z" w16du:dateUtc="2026-10-27T08:52:00Z">
                  <w:rPr>
                    <w:ins w:id="2028" w:author="(Estudiante) Andres Marcelo Olmedo Coronel" w:date="2026-10-27T03:44:00Z" w16du:dateUtc="2026-10-27T08:44:00Z"/>
                  </w:rPr>
                </w:rPrChange>
              </w:rPr>
            </w:pPr>
            <w:ins w:id="2029" w:author="(Estudiante) Andres Marcelo Olmedo Coronel" w:date="2026-10-27T03:49:00Z" w16du:dateUtc="2026-10-27T08:49:00Z">
              <w:r w:rsidRPr="00437249">
                <w:rPr>
                  <w:rFonts w:eastAsia="Arial Unicode MS"/>
                  <w:b/>
                  <w:bCs/>
                  <w:sz w:val="18"/>
                  <w:szCs w:val="18"/>
                  <w:u w:color="000000"/>
                  <w:rPrChange w:id="2030" w:author="(Estudiante) Andres Marcelo Olmedo Coronel" w:date="2026-10-27T03:52:00Z" w16du:dateUtc="2026-10-27T08:52:00Z">
                    <w:rPr>
                      <w:rStyle w:val="Fuerte"/>
                    </w:rPr>
                  </w:rPrChange>
                </w:rPr>
                <w:t>QA-05.2</w:t>
              </w:r>
            </w:ins>
          </w:p>
        </w:tc>
        <w:tc>
          <w:tcPr>
            <w:tcW w:w="1001" w:type="pct"/>
            <w:tcBorders>
              <w:top w:val="single" w:sz="4" w:space="0" w:color="000000"/>
              <w:left w:val="single" w:sz="4" w:space="0" w:color="000000"/>
              <w:bottom w:val="single" w:sz="4" w:space="0" w:color="000000"/>
              <w:right w:val="single" w:sz="4" w:space="0" w:color="000000"/>
            </w:tcBorders>
            <w:vAlign w:val="center"/>
            <w:tcPrChange w:id="2031"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5ED3DCB8" w14:textId="7DE9E9F7" w:rsidR="001C588D" w:rsidRPr="00437249" w:rsidRDefault="001C588D" w:rsidP="001C588D">
            <w:pPr>
              <w:pStyle w:val="Predeterminado"/>
              <w:spacing w:before="40" w:after="40" w:line="240" w:lineRule="auto"/>
              <w:rPr>
                <w:ins w:id="2032" w:author="(Estudiante) Andres Marcelo Olmedo Coronel" w:date="2026-10-27T03:44:00Z" w16du:dateUtc="2026-10-27T08:44:00Z"/>
                <w:rFonts w:eastAsia="Arial Unicode MS"/>
                <w:sz w:val="18"/>
                <w:szCs w:val="18"/>
                <w:u w:color="000000"/>
                <w:rPrChange w:id="2033" w:author="(Estudiante) Andres Marcelo Olmedo Coronel" w:date="2026-10-27T03:52:00Z" w16du:dateUtc="2026-10-27T08:52:00Z">
                  <w:rPr>
                    <w:ins w:id="2034" w:author="(Estudiante) Andres Marcelo Olmedo Coronel" w:date="2026-10-27T03:44:00Z" w16du:dateUtc="2026-10-27T08:44:00Z"/>
                  </w:rPr>
                </w:rPrChange>
              </w:rPr>
            </w:pPr>
            <w:ins w:id="2035" w:author="(Estudiante) Andres Marcelo Olmedo Coronel" w:date="2026-10-27T03:49:00Z" w16du:dateUtc="2026-10-27T08:49:00Z">
              <w:r w:rsidRPr="00437249">
                <w:rPr>
                  <w:rFonts w:eastAsia="Arial Unicode MS"/>
                  <w:sz w:val="18"/>
                  <w:szCs w:val="18"/>
                  <w:u w:color="000000"/>
                  <w:rPrChange w:id="2036" w:author="(Estudiante) Andres Marcelo Olmedo Coronel" w:date="2026-10-27T03:52:00Z" w16du:dateUtc="2026-10-27T08:52:00Z">
                    <w:rPr/>
                  </w:rPrChange>
                </w:rPr>
                <w:t>Carga duplicada</w:t>
              </w:r>
            </w:ins>
          </w:p>
        </w:tc>
        <w:tc>
          <w:tcPr>
            <w:tcW w:w="3334" w:type="pct"/>
            <w:tcBorders>
              <w:top w:val="single" w:sz="4" w:space="0" w:color="000000"/>
              <w:left w:val="single" w:sz="4" w:space="0" w:color="000000"/>
              <w:bottom w:val="single" w:sz="4" w:space="0" w:color="000000"/>
              <w:right w:val="single" w:sz="4" w:space="0" w:color="000000"/>
            </w:tcBorders>
            <w:vAlign w:val="center"/>
            <w:tcPrChange w:id="2037" w:author="(Estudiante) Andres Marcelo Olmedo Coronel" w:date="2026-10-27T03:50:00Z" w16du:dateUtc="2026-10-27T08:50:00Z">
              <w:tcPr>
                <w:tcW w:w="1250" w:type="pct"/>
                <w:tcBorders>
                  <w:top w:val="single" w:sz="4" w:space="0" w:color="000000"/>
                  <w:left w:val="single" w:sz="4" w:space="0" w:color="000000"/>
                  <w:bottom w:val="single" w:sz="4" w:space="0" w:color="000000"/>
                  <w:right w:val="single" w:sz="4" w:space="0" w:color="000000"/>
                </w:tcBorders>
              </w:tcPr>
            </w:tcPrChange>
          </w:tcPr>
          <w:p w14:paraId="0514B43E" w14:textId="11C1AF61" w:rsidR="001C588D" w:rsidRPr="00437249" w:rsidRDefault="001C588D" w:rsidP="001C588D">
            <w:pPr>
              <w:pStyle w:val="Predeterminado"/>
              <w:spacing w:before="40" w:after="40" w:line="240" w:lineRule="auto"/>
              <w:rPr>
                <w:ins w:id="2038" w:author="(Estudiante) Andres Marcelo Olmedo Coronel" w:date="2026-10-27T03:47:00Z" w16du:dateUtc="2026-10-27T08:47:00Z"/>
                <w:rFonts w:eastAsia="Arial Unicode MS"/>
                <w:sz w:val="18"/>
                <w:szCs w:val="18"/>
                <w:u w:color="000000"/>
                <w:rPrChange w:id="2039" w:author="(Estudiante) Andres Marcelo Olmedo Coronel" w:date="2026-10-27T03:52:00Z" w16du:dateUtc="2026-10-27T08:52:00Z">
                  <w:rPr>
                    <w:ins w:id="2040" w:author="(Estudiante) Andres Marcelo Olmedo Coronel" w:date="2026-10-27T03:47:00Z" w16du:dateUtc="2026-10-27T08:47:00Z"/>
                  </w:rPr>
                </w:rPrChange>
              </w:rPr>
            </w:pPr>
            <w:ins w:id="2041" w:author="(Estudiante) Andres Marcelo Olmedo Coronel" w:date="2026-10-27T03:49:00Z" w16du:dateUtc="2026-10-27T08:49:00Z">
              <w:r w:rsidRPr="00437249">
                <w:rPr>
                  <w:rFonts w:eastAsia="Arial Unicode MS"/>
                  <w:sz w:val="18"/>
                  <w:szCs w:val="18"/>
                  <w:u w:color="000000"/>
                  <w:rPrChange w:id="2042" w:author="(Estudiante) Andres Marcelo Olmedo Coronel" w:date="2026-10-27T03:52:00Z" w16du:dateUtc="2026-10-27T08:52:00Z">
                    <w:rPr/>
                  </w:rPrChange>
                </w:rPr>
                <w:t>Validación del rechazo de un mes previamente registrado.</w:t>
              </w:r>
            </w:ins>
          </w:p>
        </w:tc>
      </w:tr>
      <w:tr w:rsidR="001C588D" w:rsidRPr="004D4A21" w14:paraId="63E18123" w14:textId="213F3281" w:rsidTr="00681C95">
        <w:trPr>
          <w:cantSplit/>
          <w:jc w:val="center"/>
          <w:ins w:id="2043" w:author="(Estudiante) Andres Marcelo Olmedo Coronel" w:date="2026-10-27T03:44:00Z" w16du:dateUtc="2026-10-27T08:44:00Z"/>
          <w:trPrChange w:id="2044" w:author="(Estudiante) Andres Marcelo Olmedo Coronel" w:date="2026-10-27T03:50:00Z" w16du:dateUtc="2026-10-27T08:50:00Z">
            <w:trPr>
              <w:gridAfter w:val="0"/>
              <w:cantSplit/>
              <w:jc w:val="center"/>
            </w:trPr>
          </w:trPrChange>
        </w:trPr>
        <w:tc>
          <w:tcPr>
            <w:tcW w:w="665" w:type="pct"/>
            <w:tcBorders>
              <w:top w:val="single" w:sz="4" w:space="0" w:color="000000"/>
              <w:left w:val="single" w:sz="4" w:space="0" w:color="000000"/>
              <w:bottom w:val="single" w:sz="4" w:space="0" w:color="000000"/>
              <w:right w:val="single" w:sz="4" w:space="0" w:color="000000"/>
            </w:tcBorders>
            <w:vAlign w:val="center"/>
            <w:tcPrChange w:id="2045"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7F6D6C05" w14:textId="4E71DF73" w:rsidR="001C588D" w:rsidRPr="00437249" w:rsidRDefault="001C588D" w:rsidP="001C588D">
            <w:pPr>
              <w:pStyle w:val="Predeterminado"/>
              <w:spacing w:before="40" w:after="40" w:line="240" w:lineRule="auto"/>
              <w:rPr>
                <w:ins w:id="2046" w:author="(Estudiante) Andres Marcelo Olmedo Coronel" w:date="2026-10-27T03:44:00Z" w16du:dateUtc="2026-10-27T08:44:00Z"/>
                <w:rFonts w:eastAsia="Arial Unicode MS"/>
                <w:sz w:val="18"/>
                <w:szCs w:val="18"/>
                <w:u w:color="000000"/>
                <w:rPrChange w:id="2047" w:author="(Estudiante) Andres Marcelo Olmedo Coronel" w:date="2026-10-27T03:52:00Z" w16du:dateUtc="2026-10-27T08:52:00Z">
                  <w:rPr>
                    <w:ins w:id="2048" w:author="(Estudiante) Andres Marcelo Olmedo Coronel" w:date="2026-10-27T03:44:00Z" w16du:dateUtc="2026-10-27T08:44:00Z"/>
                  </w:rPr>
                </w:rPrChange>
              </w:rPr>
            </w:pPr>
            <w:ins w:id="2049" w:author="(Estudiante) Andres Marcelo Olmedo Coronel" w:date="2026-10-27T03:49:00Z" w16du:dateUtc="2026-10-27T08:49:00Z">
              <w:r w:rsidRPr="00437249">
                <w:rPr>
                  <w:rFonts w:eastAsia="Arial Unicode MS"/>
                  <w:b/>
                  <w:bCs/>
                  <w:sz w:val="18"/>
                  <w:szCs w:val="18"/>
                  <w:u w:color="000000"/>
                  <w:rPrChange w:id="2050" w:author="(Estudiante) Andres Marcelo Olmedo Coronel" w:date="2026-10-27T03:52:00Z" w16du:dateUtc="2026-10-27T08:52:00Z">
                    <w:rPr>
                      <w:rStyle w:val="Fuerte"/>
                    </w:rPr>
                  </w:rPrChange>
                </w:rPr>
                <w:t>QA-05.3</w:t>
              </w:r>
            </w:ins>
          </w:p>
        </w:tc>
        <w:tc>
          <w:tcPr>
            <w:tcW w:w="1001" w:type="pct"/>
            <w:tcBorders>
              <w:top w:val="single" w:sz="4" w:space="0" w:color="000000"/>
              <w:left w:val="single" w:sz="4" w:space="0" w:color="000000"/>
              <w:bottom w:val="single" w:sz="4" w:space="0" w:color="000000"/>
              <w:right w:val="single" w:sz="4" w:space="0" w:color="000000"/>
            </w:tcBorders>
            <w:vAlign w:val="center"/>
            <w:tcPrChange w:id="2051"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23D60098" w14:textId="019615FF" w:rsidR="001C588D" w:rsidRPr="00437249" w:rsidRDefault="001C588D" w:rsidP="001C588D">
            <w:pPr>
              <w:pStyle w:val="Predeterminado"/>
              <w:spacing w:before="40" w:after="40" w:line="240" w:lineRule="auto"/>
              <w:rPr>
                <w:ins w:id="2052" w:author="(Estudiante) Andres Marcelo Olmedo Coronel" w:date="2026-10-27T03:44:00Z" w16du:dateUtc="2026-10-27T08:44:00Z"/>
                <w:rFonts w:eastAsia="Arial Unicode MS"/>
                <w:sz w:val="18"/>
                <w:szCs w:val="18"/>
                <w:u w:color="000000"/>
                <w:rPrChange w:id="2053" w:author="(Estudiante) Andres Marcelo Olmedo Coronel" w:date="2026-10-27T03:52:00Z" w16du:dateUtc="2026-10-27T08:52:00Z">
                  <w:rPr>
                    <w:ins w:id="2054" w:author="(Estudiante) Andres Marcelo Olmedo Coronel" w:date="2026-10-27T03:44:00Z" w16du:dateUtc="2026-10-27T08:44:00Z"/>
                  </w:rPr>
                </w:rPrChange>
              </w:rPr>
            </w:pPr>
            <w:ins w:id="2055" w:author="(Estudiante) Andres Marcelo Olmedo Coronel" w:date="2026-10-27T03:49:00Z" w16du:dateUtc="2026-10-27T08:49:00Z">
              <w:r w:rsidRPr="00437249">
                <w:rPr>
                  <w:rFonts w:eastAsia="Arial Unicode MS"/>
                  <w:sz w:val="18"/>
                  <w:szCs w:val="18"/>
                  <w:u w:color="000000"/>
                  <w:rPrChange w:id="2056" w:author="(Estudiante) Andres Marcelo Olmedo Coronel" w:date="2026-10-27T03:52:00Z" w16du:dateUtc="2026-10-27T08:52:00Z">
                    <w:rPr/>
                  </w:rPrChange>
                </w:rPr>
                <w:t>Orden cronológico</w:t>
              </w:r>
            </w:ins>
          </w:p>
        </w:tc>
        <w:tc>
          <w:tcPr>
            <w:tcW w:w="3334" w:type="pct"/>
            <w:tcBorders>
              <w:top w:val="single" w:sz="4" w:space="0" w:color="000000"/>
              <w:left w:val="single" w:sz="4" w:space="0" w:color="000000"/>
              <w:bottom w:val="single" w:sz="4" w:space="0" w:color="000000"/>
              <w:right w:val="single" w:sz="4" w:space="0" w:color="000000"/>
            </w:tcBorders>
            <w:vAlign w:val="center"/>
            <w:tcPrChange w:id="2057" w:author="(Estudiante) Andres Marcelo Olmedo Coronel" w:date="2026-10-27T03:50:00Z" w16du:dateUtc="2026-10-27T08:50:00Z">
              <w:tcPr>
                <w:tcW w:w="1250" w:type="pct"/>
                <w:tcBorders>
                  <w:top w:val="single" w:sz="4" w:space="0" w:color="000000"/>
                  <w:left w:val="single" w:sz="4" w:space="0" w:color="000000"/>
                  <w:bottom w:val="single" w:sz="4" w:space="0" w:color="000000"/>
                  <w:right w:val="single" w:sz="4" w:space="0" w:color="000000"/>
                </w:tcBorders>
              </w:tcPr>
            </w:tcPrChange>
          </w:tcPr>
          <w:p w14:paraId="10814FB7" w14:textId="75D69B98" w:rsidR="001C588D" w:rsidRPr="00437249" w:rsidRDefault="001C588D" w:rsidP="001C588D">
            <w:pPr>
              <w:pStyle w:val="Predeterminado"/>
              <w:spacing w:before="40" w:after="40" w:line="240" w:lineRule="auto"/>
              <w:rPr>
                <w:ins w:id="2058" w:author="(Estudiante) Andres Marcelo Olmedo Coronel" w:date="2026-10-27T03:47:00Z" w16du:dateUtc="2026-10-27T08:47:00Z"/>
                <w:rFonts w:eastAsia="Arial Unicode MS"/>
                <w:sz w:val="18"/>
                <w:szCs w:val="18"/>
                <w:u w:color="000000"/>
                <w:rPrChange w:id="2059" w:author="(Estudiante) Andres Marcelo Olmedo Coronel" w:date="2026-10-27T03:52:00Z" w16du:dateUtc="2026-10-27T08:52:00Z">
                  <w:rPr>
                    <w:ins w:id="2060" w:author="(Estudiante) Andres Marcelo Olmedo Coronel" w:date="2026-10-27T03:47:00Z" w16du:dateUtc="2026-10-27T08:47:00Z"/>
                  </w:rPr>
                </w:rPrChange>
              </w:rPr>
            </w:pPr>
            <w:ins w:id="2061" w:author="(Estudiante) Andres Marcelo Olmedo Coronel" w:date="2026-10-27T03:49:00Z" w16du:dateUtc="2026-10-27T08:49:00Z">
              <w:r w:rsidRPr="00437249">
                <w:rPr>
                  <w:rFonts w:eastAsia="Arial Unicode MS"/>
                  <w:sz w:val="18"/>
                  <w:szCs w:val="18"/>
                  <w:u w:color="000000"/>
                  <w:rPrChange w:id="2062" w:author="(Estudiante) Andres Marcelo Olmedo Coronel" w:date="2026-10-27T03:52:00Z" w16du:dateUtc="2026-10-27T08:52:00Z">
                    <w:rPr/>
                  </w:rPrChange>
                </w:rPr>
                <w:t>Validación del rechazo de un mes anterior al último registrado.</w:t>
              </w:r>
            </w:ins>
          </w:p>
        </w:tc>
      </w:tr>
      <w:tr w:rsidR="001C588D" w:rsidRPr="001C588D" w14:paraId="05C8A285" w14:textId="59B9315F" w:rsidTr="00681C95">
        <w:trPr>
          <w:cantSplit/>
          <w:jc w:val="center"/>
          <w:ins w:id="2063" w:author="(Estudiante) Andres Marcelo Olmedo Coronel" w:date="2026-10-27T03:44:00Z" w16du:dateUtc="2026-10-27T08:44:00Z"/>
          <w:trPrChange w:id="2064" w:author="(Estudiante) Andres Marcelo Olmedo Coronel" w:date="2026-10-27T03:50:00Z" w16du:dateUtc="2026-10-27T08:50:00Z">
            <w:trPr>
              <w:gridAfter w:val="0"/>
              <w:cantSplit/>
              <w:jc w:val="center"/>
            </w:trPr>
          </w:trPrChange>
        </w:trPr>
        <w:tc>
          <w:tcPr>
            <w:tcW w:w="665" w:type="pct"/>
            <w:tcBorders>
              <w:top w:val="single" w:sz="4" w:space="0" w:color="000000"/>
              <w:left w:val="single" w:sz="4" w:space="0" w:color="000000"/>
              <w:bottom w:val="single" w:sz="4" w:space="0" w:color="000000"/>
              <w:right w:val="single" w:sz="4" w:space="0" w:color="000000"/>
            </w:tcBorders>
            <w:vAlign w:val="center"/>
            <w:tcPrChange w:id="2065"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5D240536" w14:textId="451C0CC2" w:rsidR="001C588D" w:rsidRPr="00437249" w:rsidRDefault="001C588D" w:rsidP="001C588D">
            <w:pPr>
              <w:pStyle w:val="Predeterminado"/>
              <w:keepNext/>
              <w:spacing w:before="40" w:after="40" w:line="240" w:lineRule="auto"/>
              <w:rPr>
                <w:ins w:id="2066" w:author="(Estudiante) Andres Marcelo Olmedo Coronel" w:date="2026-10-27T03:44:00Z" w16du:dateUtc="2026-10-27T08:44:00Z"/>
                <w:rFonts w:eastAsia="Arial Unicode MS"/>
                <w:sz w:val="18"/>
                <w:szCs w:val="18"/>
                <w:u w:color="000000"/>
                <w:rPrChange w:id="2067" w:author="(Estudiante) Andres Marcelo Olmedo Coronel" w:date="2026-10-27T03:52:00Z" w16du:dateUtc="2026-10-27T08:52:00Z">
                  <w:rPr>
                    <w:ins w:id="2068" w:author="(Estudiante) Andres Marcelo Olmedo Coronel" w:date="2026-10-27T03:44:00Z" w16du:dateUtc="2026-10-27T08:44:00Z"/>
                  </w:rPr>
                </w:rPrChange>
              </w:rPr>
            </w:pPr>
            <w:ins w:id="2069" w:author="(Estudiante) Andres Marcelo Olmedo Coronel" w:date="2026-10-27T03:49:00Z" w16du:dateUtc="2026-10-27T08:49:00Z">
              <w:r w:rsidRPr="00437249">
                <w:rPr>
                  <w:rFonts w:eastAsia="Arial Unicode MS"/>
                  <w:b/>
                  <w:bCs/>
                  <w:sz w:val="18"/>
                  <w:szCs w:val="18"/>
                  <w:u w:color="000000"/>
                  <w:rPrChange w:id="2070" w:author="(Estudiante) Andres Marcelo Olmedo Coronel" w:date="2026-10-27T03:52:00Z" w16du:dateUtc="2026-10-27T08:52:00Z">
                    <w:rPr>
                      <w:rStyle w:val="Fuerte"/>
                    </w:rPr>
                  </w:rPrChange>
                </w:rPr>
                <w:t>QA-05.4</w:t>
              </w:r>
            </w:ins>
          </w:p>
        </w:tc>
        <w:tc>
          <w:tcPr>
            <w:tcW w:w="1001" w:type="pct"/>
            <w:tcBorders>
              <w:top w:val="single" w:sz="4" w:space="0" w:color="000000"/>
              <w:left w:val="single" w:sz="4" w:space="0" w:color="000000"/>
              <w:bottom w:val="single" w:sz="4" w:space="0" w:color="000000"/>
              <w:right w:val="single" w:sz="4" w:space="0" w:color="000000"/>
            </w:tcBorders>
            <w:vAlign w:val="center"/>
            <w:tcPrChange w:id="2071" w:author="(Estudiante) Andres Marcelo Olmedo Coronel" w:date="2026-10-27T03:50:00Z" w16du:dateUtc="2026-10-27T08:50:00Z">
              <w:tcPr>
                <w:tcW w:w="1250" w:type="pct"/>
                <w:gridSpan w:val="2"/>
                <w:tcBorders>
                  <w:top w:val="single" w:sz="4" w:space="0" w:color="000000"/>
                  <w:left w:val="single" w:sz="4" w:space="0" w:color="000000"/>
                  <w:bottom w:val="single" w:sz="4" w:space="0" w:color="000000"/>
                  <w:right w:val="single" w:sz="4" w:space="0" w:color="000000"/>
                </w:tcBorders>
                <w:vAlign w:val="center"/>
              </w:tcPr>
            </w:tcPrChange>
          </w:tcPr>
          <w:p w14:paraId="49E8DF3A" w14:textId="60223B20" w:rsidR="001C588D" w:rsidRPr="00437249" w:rsidRDefault="001C588D" w:rsidP="001C588D">
            <w:pPr>
              <w:pStyle w:val="Predeterminado"/>
              <w:keepNext/>
              <w:spacing w:before="40" w:after="40" w:line="240" w:lineRule="auto"/>
              <w:rPr>
                <w:ins w:id="2072" w:author="(Estudiante) Andres Marcelo Olmedo Coronel" w:date="2026-10-27T03:44:00Z" w16du:dateUtc="2026-10-27T08:44:00Z"/>
                <w:rFonts w:eastAsia="Arial Unicode MS"/>
                <w:sz w:val="18"/>
                <w:szCs w:val="18"/>
                <w:u w:color="000000"/>
                <w:rPrChange w:id="2073" w:author="(Estudiante) Andres Marcelo Olmedo Coronel" w:date="2026-10-27T03:52:00Z" w16du:dateUtc="2026-10-27T08:52:00Z">
                  <w:rPr>
                    <w:ins w:id="2074" w:author="(Estudiante) Andres Marcelo Olmedo Coronel" w:date="2026-10-27T03:44:00Z" w16du:dateUtc="2026-10-27T08:44:00Z"/>
                  </w:rPr>
                </w:rPrChange>
              </w:rPr>
            </w:pPr>
            <w:ins w:id="2075" w:author="(Estudiante) Andres Marcelo Olmedo Coronel" w:date="2026-10-27T03:49:00Z" w16du:dateUtc="2026-10-27T08:49:00Z">
              <w:r w:rsidRPr="00437249">
                <w:rPr>
                  <w:rFonts w:eastAsia="Arial Unicode MS"/>
                  <w:sz w:val="18"/>
                  <w:szCs w:val="18"/>
                  <w:u w:color="000000"/>
                  <w:rPrChange w:id="2076" w:author="(Estudiante) Andres Marcelo Olmedo Coronel" w:date="2026-10-27T03:52:00Z" w16du:dateUtc="2026-10-27T08:52:00Z">
                    <w:rPr/>
                  </w:rPrChange>
                </w:rPr>
                <w:t>Tipo de archivo</w:t>
              </w:r>
            </w:ins>
          </w:p>
        </w:tc>
        <w:tc>
          <w:tcPr>
            <w:tcW w:w="3334" w:type="pct"/>
            <w:tcBorders>
              <w:top w:val="single" w:sz="4" w:space="0" w:color="000000"/>
              <w:left w:val="single" w:sz="4" w:space="0" w:color="000000"/>
              <w:bottom w:val="single" w:sz="4" w:space="0" w:color="000000"/>
              <w:right w:val="single" w:sz="4" w:space="0" w:color="000000"/>
            </w:tcBorders>
            <w:vAlign w:val="center"/>
            <w:tcPrChange w:id="2077" w:author="(Estudiante) Andres Marcelo Olmedo Coronel" w:date="2026-10-27T03:50:00Z" w16du:dateUtc="2026-10-27T08:50:00Z">
              <w:tcPr>
                <w:tcW w:w="1250" w:type="pct"/>
                <w:tcBorders>
                  <w:top w:val="single" w:sz="4" w:space="0" w:color="000000"/>
                  <w:left w:val="single" w:sz="4" w:space="0" w:color="000000"/>
                  <w:bottom w:val="single" w:sz="4" w:space="0" w:color="000000"/>
                  <w:right w:val="single" w:sz="4" w:space="0" w:color="000000"/>
                </w:tcBorders>
              </w:tcPr>
            </w:tcPrChange>
          </w:tcPr>
          <w:p w14:paraId="30A7E6E0" w14:textId="1C4333DD" w:rsidR="001C588D" w:rsidRPr="00437249" w:rsidRDefault="001C588D" w:rsidP="001C588D">
            <w:pPr>
              <w:pStyle w:val="Predeterminado"/>
              <w:keepNext/>
              <w:spacing w:before="40" w:after="40" w:line="240" w:lineRule="auto"/>
              <w:rPr>
                <w:ins w:id="2078" w:author="(Estudiante) Andres Marcelo Olmedo Coronel" w:date="2026-10-27T03:47:00Z" w16du:dateUtc="2026-10-27T08:47:00Z"/>
                <w:rFonts w:eastAsia="Arial Unicode MS"/>
                <w:sz w:val="18"/>
                <w:szCs w:val="18"/>
                <w:u w:color="000000"/>
                <w:rPrChange w:id="2079" w:author="(Estudiante) Andres Marcelo Olmedo Coronel" w:date="2026-10-27T03:52:00Z" w16du:dateUtc="2026-10-27T08:52:00Z">
                  <w:rPr>
                    <w:ins w:id="2080" w:author="(Estudiante) Andres Marcelo Olmedo Coronel" w:date="2026-10-27T03:47:00Z" w16du:dateUtc="2026-10-27T08:47:00Z"/>
                  </w:rPr>
                </w:rPrChange>
              </w:rPr>
            </w:pPr>
            <w:ins w:id="2081" w:author="(Estudiante) Andres Marcelo Olmedo Coronel" w:date="2026-10-27T03:49:00Z" w16du:dateUtc="2026-10-27T08:49:00Z">
              <w:r w:rsidRPr="00437249">
                <w:rPr>
                  <w:rFonts w:eastAsia="Arial Unicode MS"/>
                  <w:sz w:val="18"/>
                  <w:szCs w:val="18"/>
                  <w:u w:color="000000"/>
                  <w:rPrChange w:id="2082" w:author="(Estudiante) Andres Marcelo Olmedo Coronel" w:date="2026-10-27T03:52:00Z" w16du:dateUtc="2026-10-27T08:52:00Z">
                    <w:rPr/>
                  </w:rPrChange>
                </w:rPr>
                <w:t>Validación del rechazo de un archivo Real cargado como Predicción.</w:t>
              </w:r>
            </w:ins>
          </w:p>
        </w:tc>
      </w:tr>
      <w:tr w:rsidR="006105D0" w:rsidRPr="006105D0" w14:paraId="312A78FF" w14:textId="77777777" w:rsidTr="00681C95">
        <w:trPr>
          <w:cantSplit/>
          <w:jc w:val="center"/>
          <w:ins w:id="2083" w:author="(Estudiante) Andres Marcelo Olmedo Coronel" w:date="2026-10-27T03:51:00Z" w16du:dateUtc="2026-10-27T08:51:00Z"/>
        </w:trPr>
        <w:tc>
          <w:tcPr>
            <w:tcW w:w="665" w:type="pct"/>
            <w:tcBorders>
              <w:top w:val="single" w:sz="4" w:space="0" w:color="000000"/>
              <w:left w:val="single" w:sz="4" w:space="0" w:color="000000"/>
              <w:bottom w:val="single" w:sz="4" w:space="0" w:color="000000"/>
              <w:right w:val="single" w:sz="4" w:space="0" w:color="000000"/>
            </w:tcBorders>
            <w:vAlign w:val="center"/>
          </w:tcPr>
          <w:p w14:paraId="3E1A8CD3" w14:textId="049E9DE0" w:rsidR="006105D0" w:rsidRPr="00437249" w:rsidRDefault="006105D0" w:rsidP="006105D0">
            <w:pPr>
              <w:pStyle w:val="Predeterminado"/>
              <w:keepNext/>
              <w:spacing w:before="40" w:after="40" w:line="240" w:lineRule="auto"/>
              <w:rPr>
                <w:ins w:id="2084" w:author="(Estudiante) Andres Marcelo Olmedo Coronel" w:date="2026-10-27T03:51:00Z" w16du:dateUtc="2026-10-27T08:51:00Z"/>
                <w:rFonts w:eastAsia="Arial Unicode MS"/>
                <w:b/>
                <w:bCs/>
                <w:sz w:val="18"/>
                <w:szCs w:val="18"/>
                <w:u w:color="000000"/>
                <w:rPrChange w:id="2085" w:author="(Estudiante) Andres Marcelo Olmedo Coronel" w:date="2026-10-27T03:52:00Z" w16du:dateUtc="2026-10-27T08:52:00Z">
                  <w:rPr>
                    <w:ins w:id="2086" w:author="(Estudiante) Andres Marcelo Olmedo Coronel" w:date="2026-10-27T03:51:00Z" w16du:dateUtc="2026-10-27T08:51:00Z"/>
                    <w:rFonts w:eastAsia="Arial Unicode MS"/>
                    <w:b/>
                    <w:bCs/>
                    <w:u w:color="000000"/>
                  </w:rPr>
                </w:rPrChange>
              </w:rPr>
            </w:pPr>
            <w:ins w:id="2087" w:author="(Estudiante) Andres Marcelo Olmedo Coronel" w:date="2026-10-27T03:51:00Z" w16du:dateUtc="2026-10-27T08:51:00Z">
              <w:r w:rsidRPr="00437249">
                <w:rPr>
                  <w:rStyle w:val="Fuerte"/>
                  <w:sz w:val="18"/>
                  <w:szCs w:val="18"/>
                  <w:rPrChange w:id="2088" w:author="(Estudiante) Andres Marcelo Olmedo Coronel" w:date="2026-10-27T03:52:00Z" w16du:dateUtc="2026-10-27T08:52:00Z">
                    <w:rPr>
                      <w:rStyle w:val="Fuerte"/>
                    </w:rPr>
                  </w:rPrChange>
                </w:rPr>
                <w:t>QA-05.5</w:t>
              </w:r>
            </w:ins>
          </w:p>
        </w:tc>
        <w:tc>
          <w:tcPr>
            <w:tcW w:w="1001" w:type="pct"/>
            <w:tcBorders>
              <w:top w:val="single" w:sz="4" w:space="0" w:color="000000"/>
              <w:left w:val="single" w:sz="4" w:space="0" w:color="000000"/>
              <w:bottom w:val="single" w:sz="4" w:space="0" w:color="000000"/>
              <w:right w:val="single" w:sz="4" w:space="0" w:color="000000"/>
            </w:tcBorders>
            <w:vAlign w:val="center"/>
          </w:tcPr>
          <w:p w14:paraId="1B99407D" w14:textId="541B5797" w:rsidR="006105D0" w:rsidRPr="00437249" w:rsidRDefault="006105D0" w:rsidP="006105D0">
            <w:pPr>
              <w:pStyle w:val="Predeterminado"/>
              <w:keepNext/>
              <w:spacing w:before="40" w:after="40" w:line="240" w:lineRule="auto"/>
              <w:rPr>
                <w:ins w:id="2089" w:author="(Estudiante) Andres Marcelo Olmedo Coronel" w:date="2026-10-27T03:51:00Z" w16du:dateUtc="2026-10-27T08:51:00Z"/>
                <w:rFonts w:eastAsia="Arial Unicode MS"/>
                <w:sz w:val="18"/>
                <w:szCs w:val="18"/>
                <w:u w:color="000000"/>
                <w:rPrChange w:id="2090" w:author="(Estudiante) Andres Marcelo Olmedo Coronel" w:date="2026-10-27T03:52:00Z" w16du:dateUtc="2026-10-27T08:52:00Z">
                  <w:rPr>
                    <w:ins w:id="2091" w:author="(Estudiante) Andres Marcelo Olmedo Coronel" w:date="2026-10-27T03:51:00Z" w16du:dateUtc="2026-10-27T08:51:00Z"/>
                    <w:rFonts w:eastAsia="Arial Unicode MS"/>
                    <w:u w:color="000000"/>
                  </w:rPr>
                </w:rPrChange>
              </w:rPr>
            </w:pPr>
            <w:ins w:id="2092" w:author="(Estudiante) Andres Marcelo Olmedo Coronel" w:date="2026-10-27T03:51:00Z" w16du:dateUtc="2026-10-27T08:51:00Z">
              <w:r w:rsidRPr="00437249">
                <w:rPr>
                  <w:sz w:val="18"/>
                  <w:szCs w:val="18"/>
                  <w:rPrChange w:id="2093" w:author="(Estudiante) Andres Marcelo Olmedo Coronel" w:date="2026-10-27T03:52:00Z" w16du:dateUtc="2026-10-27T08:52:00Z">
                    <w:rPr/>
                  </w:rPrChange>
                </w:rPr>
                <w:t>Fecha de corte</w:t>
              </w:r>
            </w:ins>
          </w:p>
        </w:tc>
        <w:tc>
          <w:tcPr>
            <w:tcW w:w="3334" w:type="pct"/>
            <w:tcBorders>
              <w:top w:val="single" w:sz="4" w:space="0" w:color="000000"/>
              <w:left w:val="single" w:sz="4" w:space="0" w:color="000000"/>
              <w:bottom w:val="single" w:sz="4" w:space="0" w:color="000000"/>
              <w:right w:val="single" w:sz="4" w:space="0" w:color="000000"/>
            </w:tcBorders>
            <w:vAlign w:val="center"/>
          </w:tcPr>
          <w:p w14:paraId="614BB9F9" w14:textId="37FC250E" w:rsidR="006105D0" w:rsidRPr="00437249" w:rsidRDefault="006105D0" w:rsidP="006105D0">
            <w:pPr>
              <w:pStyle w:val="Predeterminado"/>
              <w:keepNext/>
              <w:spacing w:before="40" w:after="40" w:line="240" w:lineRule="auto"/>
              <w:rPr>
                <w:ins w:id="2094" w:author="(Estudiante) Andres Marcelo Olmedo Coronel" w:date="2026-10-27T03:51:00Z" w16du:dateUtc="2026-10-27T08:51:00Z"/>
                <w:rFonts w:eastAsia="Arial Unicode MS"/>
                <w:sz w:val="18"/>
                <w:szCs w:val="18"/>
                <w:u w:color="000000"/>
                <w:rPrChange w:id="2095" w:author="(Estudiante) Andres Marcelo Olmedo Coronel" w:date="2026-10-27T03:52:00Z" w16du:dateUtc="2026-10-27T08:52:00Z">
                  <w:rPr>
                    <w:ins w:id="2096" w:author="(Estudiante) Andres Marcelo Olmedo Coronel" w:date="2026-10-27T03:51:00Z" w16du:dateUtc="2026-10-27T08:51:00Z"/>
                    <w:rFonts w:eastAsia="Arial Unicode MS"/>
                    <w:u w:color="000000"/>
                  </w:rPr>
                </w:rPrChange>
              </w:rPr>
            </w:pPr>
            <w:ins w:id="2097" w:author="(Estudiante) Andres Marcelo Olmedo Coronel" w:date="2026-10-27T03:51:00Z" w16du:dateUtc="2026-10-27T08:51:00Z">
              <w:r w:rsidRPr="00437249">
                <w:rPr>
                  <w:sz w:val="18"/>
                  <w:szCs w:val="18"/>
                  <w:rPrChange w:id="2098" w:author="(Estudiante) Andres Marcelo Olmedo Coronel" w:date="2026-10-27T03:52:00Z" w16du:dateUtc="2026-10-27T08:52:00Z">
                    <w:rPr/>
                  </w:rPrChange>
                </w:rPr>
                <w:t>Validación para impedir fechas futuras.</w:t>
              </w:r>
            </w:ins>
          </w:p>
        </w:tc>
      </w:tr>
      <w:tr w:rsidR="006105D0" w:rsidRPr="006105D0" w14:paraId="5E1DD8BA" w14:textId="77777777" w:rsidTr="00681C95">
        <w:trPr>
          <w:cantSplit/>
          <w:jc w:val="center"/>
          <w:ins w:id="2099" w:author="(Estudiante) Andres Marcelo Olmedo Coronel" w:date="2026-10-27T03:51:00Z" w16du:dateUtc="2026-10-27T08:51:00Z"/>
        </w:trPr>
        <w:tc>
          <w:tcPr>
            <w:tcW w:w="665" w:type="pct"/>
            <w:tcBorders>
              <w:top w:val="single" w:sz="4" w:space="0" w:color="000000"/>
              <w:left w:val="single" w:sz="4" w:space="0" w:color="000000"/>
              <w:bottom w:val="single" w:sz="4" w:space="0" w:color="000000"/>
              <w:right w:val="single" w:sz="4" w:space="0" w:color="000000"/>
            </w:tcBorders>
            <w:vAlign w:val="center"/>
          </w:tcPr>
          <w:p w14:paraId="6D963A89" w14:textId="5F2664D3" w:rsidR="006105D0" w:rsidRPr="00437249" w:rsidRDefault="006105D0" w:rsidP="006105D0">
            <w:pPr>
              <w:pStyle w:val="Predeterminado"/>
              <w:keepNext/>
              <w:spacing w:before="40" w:after="40" w:line="240" w:lineRule="auto"/>
              <w:rPr>
                <w:ins w:id="2100" w:author="(Estudiante) Andres Marcelo Olmedo Coronel" w:date="2026-10-27T03:51:00Z" w16du:dateUtc="2026-10-27T08:51:00Z"/>
                <w:rFonts w:eastAsia="Arial Unicode MS"/>
                <w:b/>
                <w:bCs/>
                <w:sz w:val="18"/>
                <w:szCs w:val="18"/>
                <w:u w:color="000000"/>
                <w:rPrChange w:id="2101" w:author="(Estudiante) Andres Marcelo Olmedo Coronel" w:date="2026-10-27T03:52:00Z" w16du:dateUtc="2026-10-27T08:52:00Z">
                  <w:rPr>
                    <w:ins w:id="2102" w:author="(Estudiante) Andres Marcelo Olmedo Coronel" w:date="2026-10-27T03:51:00Z" w16du:dateUtc="2026-10-27T08:51:00Z"/>
                    <w:rFonts w:eastAsia="Arial Unicode MS"/>
                    <w:b/>
                    <w:bCs/>
                    <w:u w:color="000000"/>
                  </w:rPr>
                </w:rPrChange>
              </w:rPr>
            </w:pPr>
            <w:ins w:id="2103" w:author="(Estudiante) Andres Marcelo Olmedo Coronel" w:date="2026-10-27T03:51:00Z" w16du:dateUtc="2026-10-27T08:51:00Z">
              <w:r w:rsidRPr="00437249">
                <w:rPr>
                  <w:rStyle w:val="Fuerte"/>
                  <w:sz w:val="18"/>
                  <w:szCs w:val="18"/>
                  <w:rPrChange w:id="2104" w:author="(Estudiante) Andres Marcelo Olmedo Coronel" w:date="2026-10-27T03:52:00Z" w16du:dateUtc="2026-10-27T08:52:00Z">
                    <w:rPr>
                      <w:rStyle w:val="Fuerte"/>
                    </w:rPr>
                  </w:rPrChange>
                </w:rPr>
                <w:t>QA-05.6</w:t>
              </w:r>
            </w:ins>
          </w:p>
        </w:tc>
        <w:tc>
          <w:tcPr>
            <w:tcW w:w="1001" w:type="pct"/>
            <w:tcBorders>
              <w:top w:val="single" w:sz="4" w:space="0" w:color="000000"/>
              <w:left w:val="single" w:sz="4" w:space="0" w:color="000000"/>
              <w:bottom w:val="single" w:sz="4" w:space="0" w:color="000000"/>
              <w:right w:val="single" w:sz="4" w:space="0" w:color="000000"/>
            </w:tcBorders>
            <w:vAlign w:val="center"/>
          </w:tcPr>
          <w:p w14:paraId="37509C4C" w14:textId="5EF6CB37" w:rsidR="006105D0" w:rsidRPr="00437249" w:rsidRDefault="006105D0" w:rsidP="006105D0">
            <w:pPr>
              <w:pStyle w:val="Predeterminado"/>
              <w:keepNext/>
              <w:spacing w:before="40" w:after="40" w:line="240" w:lineRule="auto"/>
              <w:rPr>
                <w:ins w:id="2105" w:author="(Estudiante) Andres Marcelo Olmedo Coronel" w:date="2026-10-27T03:51:00Z" w16du:dateUtc="2026-10-27T08:51:00Z"/>
                <w:rFonts w:eastAsia="Arial Unicode MS"/>
                <w:sz w:val="18"/>
                <w:szCs w:val="18"/>
                <w:u w:color="000000"/>
                <w:rPrChange w:id="2106" w:author="(Estudiante) Andres Marcelo Olmedo Coronel" w:date="2026-10-27T03:52:00Z" w16du:dateUtc="2026-10-27T08:52:00Z">
                  <w:rPr>
                    <w:ins w:id="2107" w:author="(Estudiante) Andres Marcelo Olmedo Coronel" w:date="2026-10-27T03:51:00Z" w16du:dateUtc="2026-10-27T08:51:00Z"/>
                    <w:rFonts w:eastAsia="Arial Unicode MS"/>
                    <w:u w:color="000000"/>
                  </w:rPr>
                </w:rPrChange>
              </w:rPr>
            </w:pPr>
            <w:ins w:id="2108" w:author="(Estudiante) Andres Marcelo Olmedo Coronel" w:date="2026-10-27T03:51:00Z" w16du:dateUtc="2026-10-27T08:51:00Z">
              <w:r w:rsidRPr="00437249">
                <w:rPr>
                  <w:sz w:val="18"/>
                  <w:szCs w:val="18"/>
                  <w:rPrChange w:id="2109" w:author="(Estudiante) Andres Marcelo Olmedo Coronel" w:date="2026-10-27T03:52:00Z" w16du:dateUtc="2026-10-27T08:52:00Z">
                    <w:rPr/>
                  </w:rPrChange>
                </w:rPr>
                <w:t>Base de entrenamiento</w:t>
              </w:r>
            </w:ins>
          </w:p>
        </w:tc>
        <w:tc>
          <w:tcPr>
            <w:tcW w:w="3334" w:type="pct"/>
            <w:tcBorders>
              <w:top w:val="single" w:sz="4" w:space="0" w:color="000000"/>
              <w:left w:val="single" w:sz="4" w:space="0" w:color="000000"/>
              <w:bottom w:val="single" w:sz="4" w:space="0" w:color="000000"/>
              <w:right w:val="single" w:sz="4" w:space="0" w:color="000000"/>
            </w:tcBorders>
            <w:vAlign w:val="center"/>
          </w:tcPr>
          <w:p w14:paraId="2A88D345" w14:textId="3CDEF1A5" w:rsidR="006105D0" w:rsidRPr="00437249" w:rsidRDefault="006105D0" w:rsidP="006105D0">
            <w:pPr>
              <w:pStyle w:val="Predeterminado"/>
              <w:keepNext/>
              <w:spacing w:before="40" w:after="40" w:line="240" w:lineRule="auto"/>
              <w:rPr>
                <w:ins w:id="2110" w:author="(Estudiante) Andres Marcelo Olmedo Coronel" w:date="2026-10-27T03:51:00Z" w16du:dateUtc="2026-10-27T08:51:00Z"/>
                <w:rFonts w:eastAsia="Arial Unicode MS"/>
                <w:sz w:val="18"/>
                <w:szCs w:val="18"/>
                <w:u w:color="000000"/>
                <w:rPrChange w:id="2111" w:author="(Estudiante) Andres Marcelo Olmedo Coronel" w:date="2026-10-27T03:52:00Z" w16du:dateUtc="2026-10-27T08:52:00Z">
                  <w:rPr>
                    <w:ins w:id="2112" w:author="(Estudiante) Andres Marcelo Olmedo Coronel" w:date="2026-10-27T03:51:00Z" w16du:dateUtc="2026-10-27T08:51:00Z"/>
                    <w:rFonts w:eastAsia="Arial Unicode MS"/>
                    <w:u w:color="000000"/>
                  </w:rPr>
                </w:rPrChange>
              </w:rPr>
            </w:pPr>
            <w:ins w:id="2113" w:author="(Estudiante) Andres Marcelo Olmedo Coronel" w:date="2026-10-27T03:51:00Z" w16du:dateUtc="2026-10-27T08:51:00Z">
              <w:r w:rsidRPr="00437249">
                <w:rPr>
                  <w:sz w:val="18"/>
                  <w:szCs w:val="18"/>
                  <w:rPrChange w:id="2114" w:author="(Estudiante) Andres Marcelo Olmedo Coronel" w:date="2026-10-27T03:52:00Z" w16du:dateUtc="2026-10-27T08:52:00Z">
                    <w:rPr/>
                  </w:rPrChange>
                </w:rPr>
                <w:t>Validación del panel de información de la base de entrenamiento.</w:t>
              </w:r>
            </w:ins>
          </w:p>
        </w:tc>
      </w:tr>
      <w:tr w:rsidR="006105D0" w:rsidRPr="006105D0" w14:paraId="58187F04" w14:textId="77777777" w:rsidTr="00681C95">
        <w:trPr>
          <w:cantSplit/>
          <w:jc w:val="center"/>
          <w:ins w:id="2115" w:author="(Estudiante) Andres Marcelo Olmedo Coronel" w:date="2026-10-27T03:51:00Z" w16du:dateUtc="2026-10-27T08:51:00Z"/>
        </w:trPr>
        <w:tc>
          <w:tcPr>
            <w:tcW w:w="665" w:type="pct"/>
            <w:tcBorders>
              <w:top w:val="single" w:sz="4" w:space="0" w:color="000000"/>
              <w:left w:val="single" w:sz="4" w:space="0" w:color="000000"/>
              <w:bottom w:val="single" w:sz="4" w:space="0" w:color="000000"/>
              <w:right w:val="single" w:sz="4" w:space="0" w:color="000000"/>
            </w:tcBorders>
            <w:vAlign w:val="center"/>
          </w:tcPr>
          <w:p w14:paraId="46D768EF" w14:textId="4FE919A9" w:rsidR="006105D0" w:rsidRPr="00437249" w:rsidRDefault="006105D0" w:rsidP="006105D0">
            <w:pPr>
              <w:pStyle w:val="Predeterminado"/>
              <w:keepNext/>
              <w:spacing w:before="40" w:after="40" w:line="240" w:lineRule="auto"/>
              <w:rPr>
                <w:ins w:id="2116" w:author="(Estudiante) Andres Marcelo Olmedo Coronel" w:date="2026-10-27T03:51:00Z" w16du:dateUtc="2026-10-27T08:51:00Z"/>
                <w:rFonts w:eastAsia="Arial Unicode MS"/>
                <w:b/>
                <w:bCs/>
                <w:sz w:val="18"/>
                <w:szCs w:val="18"/>
                <w:u w:color="000000"/>
                <w:rPrChange w:id="2117" w:author="(Estudiante) Andres Marcelo Olmedo Coronel" w:date="2026-10-27T03:52:00Z" w16du:dateUtc="2026-10-27T08:52:00Z">
                  <w:rPr>
                    <w:ins w:id="2118" w:author="(Estudiante) Andres Marcelo Olmedo Coronel" w:date="2026-10-27T03:51:00Z" w16du:dateUtc="2026-10-27T08:51:00Z"/>
                    <w:rFonts w:eastAsia="Arial Unicode MS"/>
                    <w:b/>
                    <w:bCs/>
                    <w:u w:color="000000"/>
                  </w:rPr>
                </w:rPrChange>
              </w:rPr>
            </w:pPr>
            <w:ins w:id="2119" w:author="(Estudiante) Andres Marcelo Olmedo Coronel" w:date="2026-10-27T03:51:00Z" w16du:dateUtc="2026-10-27T08:51:00Z">
              <w:r w:rsidRPr="00437249">
                <w:rPr>
                  <w:rStyle w:val="Fuerte"/>
                  <w:sz w:val="18"/>
                  <w:szCs w:val="18"/>
                  <w:rPrChange w:id="2120" w:author="(Estudiante) Andres Marcelo Olmedo Coronel" w:date="2026-10-27T03:52:00Z" w16du:dateUtc="2026-10-27T08:52:00Z">
                    <w:rPr>
                      <w:rStyle w:val="Fuerte"/>
                    </w:rPr>
                  </w:rPrChange>
                </w:rPr>
                <w:t>QA-05.7</w:t>
              </w:r>
            </w:ins>
          </w:p>
        </w:tc>
        <w:tc>
          <w:tcPr>
            <w:tcW w:w="1001" w:type="pct"/>
            <w:tcBorders>
              <w:top w:val="single" w:sz="4" w:space="0" w:color="000000"/>
              <w:left w:val="single" w:sz="4" w:space="0" w:color="000000"/>
              <w:bottom w:val="single" w:sz="4" w:space="0" w:color="000000"/>
              <w:right w:val="single" w:sz="4" w:space="0" w:color="000000"/>
            </w:tcBorders>
            <w:vAlign w:val="center"/>
          </w:tcPr>
          <w:p w14:paraId="50E18565" w14:textId="3C8A569D" w:rsidR="006105D0" w:rsidRPr="00437249" w:rsidRDefault="006105D0" w:rsidP="006105D0">
            <w:pPr>
              <w:pStyle w:val="Predeterminado"/>
              <w:keepNext/>
              <w:spacing w:before="40" w:after="40" w:line="240" w:lineRule="auto"/>
              <w:rPr>
                <w:ins w:id="2121" w:author="(Estudiante) Andres Marcelo Olmedo Coronel" w:date="2026-10-27T03:51:00Z" w16du:dateUtc="2026-10-27T08:51:00Z"/>
                <w:rFonts w:eastAsia="Arial Unicode MS"/>
                <w:sz w:val="18"/>
                <w:szCs w:val="18"/>
                <w:u w:color="000000"/>
                <w:rPrChange w:id="2122" w:author="(Estudiante) Andres Marcelo Olmedo Coronel" w:date="2026-10-27T03:52:00Z" w16du:dateUtc="2026-10-27T08:52:00Z">
                  <w:rPr>
                    <w:ins w:id="2123" w:author="(Estudiante) Andres Marcelo Olmedo Coronel" w:date="2026-10-27T03:51:00Z" w16du:dateUtc="2026-10-27T08:51:00Z"/>
                    <w:rFonts w:eastAsia="Arial Unicode MS"/>
                    <w:u w:color="000000"/>
                  </w:rPr>
                </w:rPrChange>
              </w:rPr>
            </w:pPr>
            <w:ins w:id="2124" w:author="(Estudiante) Andres Marcelo Olmedo Coronel" w:date="2026-10-27T03:51:00Z" w16du:dateUtc="2026-10-27T08:51:00Z">
              <w:r w:rsidRPr="00437249">
                <w:rPr>
                  <w:sz w:val="18"/>
                  <w:szCs w:val="18"/>
                  <w:rPrChange w:id="2125" w:author="(Estudiante) Andres Marcelo Olmedo Coronel" w:date="2026-10-27T03:52:00Z" w16du:dateUtc="2026-10-27T08:52:00Z">
                    <w:rPr/>
                  </w:rPrChange>
                </w:rPr>
                <w:t>Reporte y eliminación</w:t>
              </w:r>
            </w:ins>
          </w:p>
        </w:tc>
        <w:tc>
          <w:tcPr>
            <w:tcW w:w="3334" w:type="pct"/>
            <w:tcBorders>
              <w:top w:val="single" w:sz="4" w:space="0" w:color="000000"/>
              <w:left w:val="single" w:sz="4" w:space="0" w:color="000000"/>
              <w:bottom w:val="single" w:sz="4" w:space="0" w:color="000000"/>
              <w:right w:val="single" w:sz="4" w:space="0" w:color="000000"/>
            </w:tcBorders>
            <w:vAlign w:val="center"/>
          </w:tcPr>
          <w:p w14:paraId="76C75518" w14:textId="2229A64B" w:rsidR="006105D0" w:rsidRPr="00437249" w:rsidRDefault="006105D0" w:rsidP="006105D0">
            <w:pPr>
              <w:pStyle w:val="Predeterminado"/>
              <w:keepNext/>
              <w:spacing w:before="40" w:after="40" w:line="240" w:lineRule="auto"/>
              <w:rPr>
                <w:ins w:id="2126" w:author="(Estudiante) Andres Marcelo Olmedo Coronel" w:date="2026-10-27T03:51:00Z" w16du:dateUtc="2026-10-27T08:51:00Z"/>
                <w:rFonts w:eastAsia="Arial Unicode MS"/>
                <w:sz w:val="18"/>
                <w:szCs w:val="18"/>
                <w:u w:color="000000"/>
                <w:rPrChange w:id="2127" w:author="(Estudiante) Andres Marcelo Olmedo Coronel" w:date="2026-10-27T03:52:00Z" w16du:dateUtc="2026-10-27T08:52:00Z">
                  <w:rPr>
                    <w:ins w:id="2128" w:author="(Estudiante) Andres Marcelo Olmedo Coronel" w:date="2026-10-27T03:51:00Z" w16du:dateUtc="2026-10-27T08:51:00Z"/>
                    <w:rFonts w:eastAsia="Arial Unicode MS"/>
                    <w:u w:color="000000"/>
                  </w:rPr>
                </w:rPrChange>
              </w:rPr>
            </w:pPr>
            <w:ins w:id="2129" w:author="(Estudiante) Andres Marcelo Olmedo Coronel" w:date="2026-10-27T03:51:00Z" w16du:dateUtc="2026-10-27T08:51:00Z">
              <w:r w:rsidRPr="00437249">
                <w:rPr>
                  <w:sz w:val="18"/>
                  <w:szCs w:val="18"/>
                  <w:rPrChange w:id="2130" w:author="(Estudiante) Andres Marcelo Olmedo Coronel" w:date="2026-10-27T03:52:00Z" w16du:dateUtc="2026-10-27T08:52:00Z">
                    <w:rPr/>
                  </w:rPrChange>
                </w:rPr>
                <w:t>Generación del reporte de precisión en PDF y eliminación de la carga de prueba.</w:t>
              </w:r>
            </w:ins>
          </w:p>
        </w:tc>
      </w:tr>
      <w:tr w:rsidR="006105D0" w:rsidRPr="006105D0" w14:paraId="781731D1" w14:textId="77777777" w:rsidTr="00681C95">
        <w:trPr>
          <w:cantSplit/>
          <w:jc w:val="center"/>
          <w:ins w:id="2131" w:author="(Estudiante) Andres Marcelo Olmedo Coronel" w:date="2026-10-27T03:51:00Z" w16du:dateUtc="2026-10-27T08:51:00Z"/>
        </w:trPr>
        <w:tc>
          <w:tcPr>
            <w:tcW w:w="665" w:type="pct"/>
            <w:tcBorders>
              <w:top w:val="single" w:sz="4" w:space="0" w:color="000000"/>
              <w:left w:val="single" w:sz="4" w:space="0" w:color="000000"/>
              <w:bottom w:val="single" w:sz="4" w:space="0" w:color="000000"/>
              <w:right w:val="single" w:sz="4" w:space="0" w:color="000000"/>
            </w:tcBorders>
            <w:vAlign w:val="center"/>
          </w:tcPr>
          <w:p w14:paraId="78411794" w14:textId="32DD5C3F" w:rsidR="006105D0" w:rsidRPr="00437249" w:rsidRDefault="006105D0" w:rsidP="006105D0">
            <w:pPr>
              <w:pStyle w:val="Predeterminado"/>
              <w:keepNext/>
              <w:spacing w:before="40" w:after="40" w:line="240" w:lineRule="auto"/>
              <w:rPr>
                <w:ins w:id="2132" w:author="(Estudiante) Andres Marcelo Olmedo Coronel" w:date="2026-10-27T03:51:00Z" w16du:dateUtc="2026-10-27T08:51:00Z"/>
                <w:rFonts w:eastAsia="Arial Unicode MS"/>
                <w:b/>
                <w:bCs/>
                <w:sz w:val="18"/>
                <w:szCs w:val="18"/>
                <w:u w:color="000000"/>
                <w:rPrChange w:id="2133" w:author="(Estudiante) Andres Marcelo Olmedo Coronel" w:date="2026-10-27T03:52:00Z" w16du:dateUtc="2026-10-27T08:52:00Z">
                  <w:rPr>
                    <w:ins w:id="2134" w:author="(Estudiante) Andres Marcelo Olmedo Coronel" w:date="2026-10-27T03:51:00Z" w16du:dateUtc="2026-10-27T08:51:00Z"/>
                    <w:rFonts w:eastAsia="Arial Unicode MS"/>
                    <w:b/>
                    <w:bCs/>
                    <w:u w:color="000000"/>
                  </w:rPr>
                </w:rPrChange>
              </w:rPr>
            </w:pPr>
            <w:ins w:id="2135" w:author="(Estudiante) Andres Marcelo Olmedo Coronel" w:date="2026-10-27T03:51:00Z" w16du:dateUtc="2026-10-27T08:51:00Z">
              <w:r w:rsidRPr="00437249">
                <w:rPr>
                  <w:rStyle w:val="Fuerte"/>
                  <w:sz w:val="18"/>
                  <w:szCs w:val="18"/>
                  <w:rPrChange w:id="2136" w:author="(Estudiante) Andres Marcelo Olmedo Coronel" w:date="2026-10-27T03:52:00Z" w16du:dateUtc="2026-10-27T08:52:00Z">
                    <w:rPr>
                      <w:rStyle w:val="Fuerte"/>
                    </w:rPr>
                  </w:rPrChange>
                </w:rPr>
                <w:t>QA-05.8</w:t>
              </w:r>
            </w:ins>
          </w:p>
        </w:tc>
        <w:tc>
          <w:tcPr>
            <w:tcW w:w="1001" w:type="pct"/>
            <w:tcBorders>
              <w:top w:val="single" w:sz="4" w:space="0" w:color="000000"/>
              <w:left w:val="single" w:sz="4" w:space="0" w:color="000000"/>
              <w:bottom w:val="single" w:sz="4" w:space="0" w:color="000000"/>
              <w:right w:val="single" w:sz="4" w:space="0" w:color="000000"/>
            </w:tcBorders>
            <w:vAlign w:val="center"/>
          </w:tcPr>
          <w:p w14:paraId="74327004" w14:textId="71289DEC" w:rsidR="006105D0" w:rsidRPr="00437249" w:rsidRDefault="006105D0" w:rsidP="006105D0">
            <w:pPr>
              <w:pStyle w:val="Predeterminado"/>
              <w:keepNext/>
              <w:spacing w:before="40" w:after="40" w:line="240" w:lineRule="auto"/>
              <w:rPr>
                <w:ins w:id="2137" w:author="(Estudiante) Andres Marcelo Olmedo Coronel" w:date="2026-10-27T03:51:00Z" w16du:dateUtc="2026-10-27T08:51:00Z"/>
                <w:rFonts w:eastAsia="Arial Unicode MS"/>
                <w:sz w:val="18"/>
                <w:szCs w:val="18"/>
                <w:u w:color="000000"/>
                <w:rPrChange w:id="2138" w:author="(Estudiante) Andres Marcelo Olmedo Coronel" w:date="2026-10-27T03:52:00Z" w16du:dateUtc="2026-10-27T08:52:00Z">
                  <w:rPr>
                    <w:ins w:id="2139" w:author="(Estudiante) Andres Marcelo Olmedo Coronel" w:date="2026-10-27T03:51:00Z" w16du:dateUtc="2026-10-27T08:51:00Z"/>
                    <w:rFonts w:eastAsia="Arial Unicode MS"/>
                    <w:u w:color="000000"/>
                  </w:rPr>
                </w:rPrChange>
              </w:rPr>
            </w:pPr>
            <w:ins w:id="2140" w:author="(Estudiante) Andres Marcelo Olmedo Coronel" w:date="2026-10-27T03:51:00Z" w16du:dateUtc="2026-10-27T08:51:00Z">
              <w:r w:rsidRPr="00437249">
                <w:rPr>
                  <w:sz w:val="18"/>
                  <w:szCs w:val="18"/>
                  <w:rPrChange w:id="2141" w:author="(Estudiante) Andres Marcelo Olmedo Coronel" w:date="2026-10-27T03:52:00Z" w16du:dateUtc="2026-10-27T08:52:00Z">
                    <w:rPr/>
                  </w:rPrChange>
                </w:rPr>
                <w:t>Azure ML</w:t>
              </w:r>
            </w:ins>
          </w:p>
        </w:tc>
        <w:tc>
          <w:tcPr>
            <w:tcW w:w="3334" w:type="pct"/>
            <w:tcBorders>
              <w:top w:val="single" w:sz="4" w:space="0" w:color="000000"/>
              <w:left w:val="single" w:sz="4" w:space="0" w:color="000000"/>
              <w:bottom w:val="single" w:sz="4" w:space="0" w:color="000000"/>
              <w:right w:val="single" w:sz="4" w:space="0" w:color="000000"/>
            </w:tcBorders>
            <w:vAlign w:val="center"/>
          </w:tcPr>
          <w:p w14:paraId="4E002EFB" w14:textId="3E3F5A0D" w:rsidR="006105D0" w:rsidRPr="00437249" w:rsidRDefault="006105D0" w:rsidP="006105D0">
            <w:pPr>
              <w:pStyle w:val="Predeterminado"/>
              <w:keepNext/>
              <w:spacing w:before="40" w:after="40" w:line="240" w:lineRule="auto"/>
              <w:rPr>
                <w:ins w:id="2142" w:author="(Estudiante) Andres Marcelo Olmedo Coronel" w:date="2026-10-27T03:51:00Z" w16du:dateUtc="2026-10-27T08:51:00Z"/>
                <w:rFonts w:eastAsia="Arial Unicode MS"/>
                <w:sz w:val="18"/>
                <w:szCs w:val="18"/>
                <w:u w:color="000000"/>
                <w:rPrChange w:id="2143" w:author="(Estudiante) Andres Marcelo Olmedo Coronel" w:date="2026-10-27T03:52:00Z" w16du:dateUtc="2026-10-27T08:52:00Z">
                  <w:rPr>
                    <w:ins w:id="2144" w:author="(Estudiante) Andres Marcelo Olmedo Coronel" w:date="2026-10-27T03:51:00Z" w16du:dateUtc="2026-10-27T08:51:00Z"/>
                    <w:rFonts w:eastAsia="Arial Unicode MS"/>
                    <w:u w:color="000000"/>
                  </w:rPr>
                </w:rPrChange>
              </w:rPr>
            </w:pPr>
            <w:ins w:id="2145" w:author="(Estudiante) Andres Marcelo Olmedo Coronel" w:date="2026-10-27T03:51:00Z" w16du:dateUtc="2026-10-27T08:51:00Z">
              <w:r w:rsidRPr="00437249">
                <w:rPr>
                  <w:sz w:val="18"/>
                  <w:szCs w:val="18"/>
                  <w:rPrChange w:id="2146" w:author="(Estudiante) Andres Marcelo Olmedo Coronel" w:date="2026-10-27T03:52:00Z" w16du:dateUtc="2026-10-27T08:52:00Z">
                    <w:rPr/>
                  </w:rPrChange>
                </w:rPr>
                <w:t>Procesamiento de una predicción de 10,000 clientes mediante Azure Machine Learning cuando la prueba está habilitada.</w:t>
              </w:r>
            </w:ins>
          </w:p>
        </w:tc>
      </w:tr>
    </w:tbl>
    <w:p w14:paraId="51943D48" w14:textId="0EC52AE8" w:rsidR="0033651E" w:rsidRPr="00FC0B40" w:rsidRDefault="0033651E" w:rsidP="009B4C87">
      <w:pPr>
        <w:pStyle w:val="Cuerpo"/>
        <w:jc w:val="left"/>
        <w:rPr>
          <w:lang w:val="es-EC"/>
          <w:rPrChange w:id="2147" w:author="(Estudiante) Andres Marcelo Olmedo Coronel" w:date="2026-10-27T03:48:00Z" w16du:dateUtc="2026-10-27T08:48:00Z">
            <w:rPr/>
          </w:rPrChange>
        </w:rPr>
      </w:pPr>
    </w:p>
    <w:sectPr w:rsidR="0033651E" w:rsidRPr="00FC0B40">
      <w:headerReference w:type="default" r:id="rId36"/>
      <w:footerReference w:type="default" r:id="rId37"/>
      <w:headerReference w:type="first" r:id="rId38"/>
      <w:footerReference w:type="first" r:id="rId39"/>
      <w:pgSz w:w="11906" w:h="16838"/>
      <w:pgMar w:top="1417" w:right="1701" w:bottom="1417" w:left="1701" w:header="708" w:footer="708"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D7950" w14:textId="77777777" w:rsidR="00633134" w:rsidRPr="004D4A21" w:rsidRDefault="00633134">
      <w:r w:rsidRPr="004D4A21">
        <w:separator/>
      </w:r>
    </w:p>
  </w:endnote>
  <w:endnote w:type="continuationSeparator" w:id="0">
    <w:p w14:paraId="08304154" w14:textId="77777777" w:rsidR="00633134" w:rsidRPr="004D4A21" w:rsidRDefault="00633134">
      <w:r w:rsidRPr="004D4A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Times Roman">
    <w:altName w:val="Times New Roman"/>
    <w:charset w:val="01"/>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4" w14:textId="77777777" w:rsidR="003C53B1" w:rsidRPr="004D4A21" w:rsidRDefault="003C53B1">
    <w:pPr>
      <w:pStyle w:val="Piedepgina"/>
      <w:rPr>
        <w:lang w:val="es-EC"/>
        <w:rPrChange w:id="39" w:author="(Estudiante) Andres Marcelo Olmedo Coronel" w:date="2026-10-26T20:49:00Z" w16du:dateUtc="2026-10-27T01:49:00Z">
          <w:rPr/>
        </w:rPrChang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5" w14:textId="77777777" w:rsidR="003C53B1" w:rsidRPr="004D4A21" w:rsidRDefault="003C53B1">
    <w:pPr>
      <w:pStyle w:val="Encabezadoypi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8" w14:textId="77777777" w:rsidR="003C53B1" w:rsidRPr="004D4A21" w:rsidRDefault="003C53B1">
    <w:pPr>
      <w:pStyle w:val="Encabezadoypi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A" w14:textId="77777777" w:rsidR="003C53B1" w:rsidRPr="004D4A21" w:rsidRDefault="00000000">
    <w:pPr>
      <w:pStyle w:val="Piedepgina"/>
      <w:tabs>
        <w:tab w:val="clear" w:pos="8504"/>
        <w:tab w:val="right" w:pos="8478"/>
      </w:tabs>
      <w:jc w:val="right"/>
      <w:rPr>
        <w:lang w:val="es-EC"/>
        <w:rPrChange w:id="525" w:author="(Estudiante) Andres Marcelo Olmedo Coronel" w:date="2026-10-26T20:49:00Z" w16du:dateUtc="2026-10-27T01:49:00Z">
          <w:rPr/>
        </w:rPrChange>
      </w:rPr>
    </w:pPr>
    <w:r w:rsidRPr="004D4A21">
      <w:rPr>
        <w:rStyle w:val="Ninguno"/>
        <w:lang w:val="es-EC"/>
        <w:rPrChange w:id="526" w:author="(Estudiante) Andres Marcelo Olmedo Coronel" w:date="2026-10-26T20:49:00Z" w16du:dateUtc="2026-10-27T01:49:00Z">
          <w:rPr>
            <w:rStyle w:val="Ninguno"/>
          </w:rPr>
        </w:rPrChange>
      </w:rPr>
      <w:fldChar w:fldCharType="begin"/>
    </w:r>
    <w:r w:rsidRPr="004D4A21">
      <w:rPr>
        <w:rStyle w:val="Ninguno"/>
        <w:lang w:val="es-EC"/>
        <w:rPrChange w:id="527" w:author="(Estudiante) Andres Marcelo Olmedo Coronel" w:date="2026-10-26T20:49:00Z" w16du:dateUtc="2026-10-27T01:49:00Z">
          <w:rPr>
            <w:rStyle w:val="Ninguno"/>
          </w:rPr>
        </w:rPrChange>
      </w:rPr>
      <w:instrText xml:space="preserve"> PAGE </w:instrText>
    </w:r>
    <w:r w:rsidRPr="004D4A21">
      <w:rPr>
        <w:rStyle w:val="Ninguno"/>
        <w:lang w:val="es-EC"/>
        <w:rPrChange w:id="528" w:author="(Estudiante) Andres Marcelo Olmedo Coronel" w:date="2026-10-26T20:49:00Z" w16du:dateUtc="2026-10-27T01:49:00Z">
          <w:rPr>
            <w:rStyle w:val="Ninguno"/>
          </w:rPr>
        </w:rPrChange>
      </w:rPr>
      <w:fldChar w:fldCharType="separate"/>
    </w:r>
    <w:r w:rsidRPr="004D4A21">
      <w:rPr>
        <w:rStyle w:val="Ninguno"/>
        <w:lang w:val="es-EC"/>
        <w:rPrChange w:id="529" w:author="(Estudiante) Andres Marcelo Olmedo Coronel" w:date="2026-10-26T20:49:00Z" w16du:dateUtc="2026-10-27T01:49:00Z">
          <w:rPr>
            <w:rStyle w:val="Ninguno"/>
          </w:rPr>
        </w:rPrChange>
      </w:rPr>
      <w:t>1</w:t>
    </w:r>
    <w:r w:rsidRPr="004D4A21">
      <w:rPr>
        <w:rStyle w:val="Ninguno"/>
        <w:lang w:val="es-EC"/>
        <w:rPrChange w:id="530" w:author="(Estudiante) Andres Marcelo Olmedo Coronel" w:date="2026-10-26T20:49:00Z" w16du:dateUtc="2026-10-27T01:49:00Z">
          <w:rPr>
            <w:rStyle w:val="Ninguno"/>
          </w:rPr>
        </w:rPrChang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C" w14:textId="77777777" w:rsidR="003C53B1" w:rsidRPr="004D4A21" w:rsidRDefault="003C53B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E" w14:textId="77777777" w:rsidR="003C53B1" w:rsidRPr="004D4A21" w:rsidRDefault="00000000">
    <w:pPr>
      <w:pStyle w:val="Piedepgina"/>
      <w:tabs>
        <w:tab w:val="clear" w:pos="8504"/>
        <w:tab w:val="right" w:pos="8478"/>
      </w:tabs>
      <w:jc w:val="right"/>
      <w:rPr>
        <w:lang w:val="es-EC"/>
        <w:rPrChange w:id="2150" w:author="(Estudiante) Andres Marcelo Olmedo Coronel" w:date="2026-10-26T20:49:00Z" w16du:dateUtc="2026-10-27T01:49:00Z">
          <w:rPr/>
        </w:rPrChange>
      </w:rPr>
    </w:pPr>
    <w:r w:rsidRPr="004D4A21">
      <w:rPr>
        <w:rStyle w:val="Ninguno"/>
        <w:lang w:val="es-EC"/>
        <w:rPrChange w:id="2151" w:author="(Estudiante) Andres Marcelo Olmedo Coronel" w:date="2026-10-26T20:49:00Z" w16du:dateUtc="2026-10-27T01:49:00Z">
          <w:rPr>
            <w:rStyle w:val="Ninguno"/>
          </w:rPr>
        </w:rPrChange>
      </w:rPr>
      <w:fldChar w:fldCharType="begin"/>
    </w:r>
    <w:r w:rsidRPr="004D4A21">
      <w:rPr>
        <w:rStyle w:val="Ninguno"/>
        <w:lang w:val="es-EC"/>
        <w:rPrChange w:id="2152" w:author="(Estudiante) Andres Marcelo Olmedo Coronel" w:date="2026-10-26T20:49:00Z" w16du:dateUtc="2026-10-27T01:49:00Z">
          <w:rPr>
            <w:rStyle w:val="Ninguno"/>
          </w:rPr>
        </w:rPrChange>
      </w:rPr>
      <w:instrText xml:space="preserve"> PAGE </w:instrText>
    </w:r>
    <w:r w:rsidRPr="004D4A21">
      <w:rPr>
        <w:rStyle w:val="Ninguno"/>
        <w:lang w:val="es-EC"/>
        <w:rPrChange w:id="2153" w:author="(Estudiante) Andres Marcelo Olmedo Coronel" w:date="2026-10-26T20:49:00Z" w16du:dateUtc="2026-10-27T01:49:00Z">
          <w:rPr>
            <w:rStyle w:val="Ninguno"/>
          </w:rPr>
        </w:rPrChange>
      </w:rPr>
      <w:fldChar w:fldCharType="separate"/>
    </w:r>
    <w:r w:rsidRPr="004D4A21">
      <w:rPr>
        <w:rStyle w:val="Ninguno"/>
        <w:lang w:val="es-EC"/>
        <w:rPrChange w:id="2154" w:author="(Estudiante) Andres Marcelo Olmedo Coronel" w:date="2026-10-26T20:49:00Z" w16du:dateUtc="2026-10-27T01:49:00Z">
          <w:rPr>
            <w:rStyle w:val="Ninguno"/>
          </w:rPr>
        </w:rPrChange>
      </w:rPr>
      <w:t>23</w:t>
    </w:r>
    <w:r w:rsidRPr="004D4A21">
      <w:rPr>
        <w:rStyle w:val="Ninguno"/>
        <w:lang w:val="es-EC"/>
        <w:rPrChange w:id="2155" w:author="(Estudiante) Andres Marcelo Olmedo Coronel" w:date="2026-10-26T20:49:00Z" w16du:dateUtc="2026-10-27T01:49:00Z">
          <w:rPr>
            <w:rStyle w:val="Ninguno"/>
          </w:rPr>
        </w:rPrChang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D0" w14:textId="77777777" w:rsidR="003C53B1" w:rsidRPr="004D4A21" w:rsidRDefault="003C53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BB177" w14:textId="77777777" w:rsidR="00633134" w:rsidRPr="004D4A21" w:rsidRDefault="00633134">
      <w:r w:rsidRPr="004D4A21">
        <w:separator/>
      </w:r>
    </w:p>
  </w:footnote>
  <w:footnote w:type="continuationSeparator" w:id="0">
    <w:p w14:paraId="1E010F2E" w14:textId="77777777" w:rsidR="00633134" w:rsidRPr="004D4A21" w:rsidRDefault="00633134">
      <w:r w:rsidRPr="004D4A2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1" w14:textId="77777777" w:rsidR="003C53B1" w:rsidRPr="004D4A21" w:rsidRDefault="003C53B1">
    <w:pPr>
      <w:pStyle w:val="Encabezado"/>
      <w:rPr>
        <w:lang w:val="es-EC"/>
        <w:rPrChange w:id="34" w:author="(Estudiante) Andres Marcelo Olmedo Coronel" w:date="2026-10-26T20:49:00Z" w16du:dateUtc="2026-10-27T01:49:00Z">
          <w:rPr/>
        </w:rPrChang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2" w14:textId="77777777" w:rsidR="003C53B1" w:rsidRPr="004D4A21" w:rsidRDefault="00000000">
    <w:pPr>
      <w:pStyle w:val="Encabezado"/>
      <w:tabs>
        <w:tab w:val="clear" w:pos="8504"/>
        <w:tab w:val="right" w:pos="8478"/>
      </w:tabs>
      <w:jc w:val="center"/>
      <w:rPr>
        <w:lang w:val="es-EC"/>
        <w:rPrChange w:id="35" w:author="(Estudiante) Andres Marcelo Olmedo Coronel" w:date="2026-10-26T20:49:00Z" w16du:dateUtc="2026-10-27T01:49:00Z">
          <w:rPr/>
        </w:rPrChange>
      </w:rPr>
    </w:pPr>
    <w:r w:rsidRPr="004D4A21">
      <w:rPr>
        <w:lang w:val="es-EC"/>
        <w:rPrChange w:id="36" w:author="(Estudiante) Andres Marcelo Olmedo Coronel" w:date="2026-10-26T20:49:00Z" w16du:dateUtc="2026-10-27T01:49:00Z">
          <w:rPr>
            <w:noProof/>
          </w:rPr>
        </w:rPrChange>
      </w:rPr>
      <w:drawing>
        <wp:inline distT="0" distB="0" distL="0" distR="0" wp14:anchorId="7BBDF6D1" wp14:editId="7BBDF6D2">
          <wp:extent cx="1345565" cy="608965"/>
          <wp:effectExtent l="0" t="0" r="0" b="0"/>
          <wp:docPr id="3"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14:paraId="7BBDF6C3" w14:textId="77777777" w:rsidR="003C53B1" w:rsidRPr="004D4A21" w:rsidRDefault="00000000">
    <w:pPr>
      <w:pStyle w:val="Encabezado"/>
      <w:tabs>
        <w:tab w:val="clear" w:pos="8504"/>
        <w:tab w:val="right" w:pos="8478"/>
      </w:tabs>
      <w:rPr>
        <w:lang w:val="es-EC"/>
        <w:rPrChange w:id="37" w:author="(Estudiante) Andres Marcelo Olmedo Coronel" w:date="2026-10-26T20:49:00Z" w16du:dateUtc="2026-10-27T01:49:00Z">
          <w:rPr/>
        </w:rPrChange>
      </w:rPr>
    </w:pPr>
    <w:r w:rsidRPr="004D4A21">
      <w:rPr>
        <w:rStyle w:val="Ninguno"/>
        <w:lang w:val="es-EC"/>
        <w:rPrChange w:id="38" w:author="(Estudiante) Andres Marcelo Olmedo Coronel" w:date="2026-10-26T20:49:00Z" w16du:dateUtc="2026-10-27T01:49:00Z">
          <w:rPr>
            <w:rStyle w:val="Ninguno"/>
          </w:rPr>
        </w:rPrChang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6" w14:textId="77777777" w:rsidR="003C53B1" w:rsidRPr="004D4A21" w:rsidRDefault="00000000">
    <w:pPr>
      <w:pStyle w:val="Encabezado"/>
      <w:tabs>
        <w:tab w:val="clear" w:pos="8504"/>
        <w:tab w:val="right" w:pos="8478"/>
      </w:tabs>
      <w:jc w:val="center"/>
      <w:rPr>
        <w:lang w:val="es-EC"/>
        <w:rPrChange w:id="40" w:author="(Estudiante) Andres Marcelo Olmedo Coronel" w:date="2026-10-26T20:49:00Z" w16du:dateUtc="2026-10-27T01:49:00Z">
          <w:rPr/>
        </w:rPrChange>
      </w:rPr>
    </w:pPr>
    <w:r w:rsidRPr="004D4A21">
      <w:rPr>
        <w:lang w:val="es-EC"/>
        <w:rPrChange w:id="41" w:author="(Estudiante) Andres Marcelo Olmedo Coronel" w:date="2026-10-26T20:49:00Z" w16du:dateUtc="2026-10-27T01:49:00Z">
          <w:rPr>
            <w:noProof/>
          </w:rPr>
        </w:rPrChange>
      </w:rPr>
      <w:drawing>
        <wp:inline distT="0" distB="0" distL="0" distR="0" wp14:anchorId="7BBDF6D3" wp14:editId="7BBDF6D4">
          <wp:extent cx="1345565" cy="608965"/>
          <wp:effectExtent l="0" t="0" r="0" b="0"/>
          <wp:docPr id="5"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14:paraId="7BBDF6C7" w14:textId="77777777" w:rsidR="003C53B1" w:rsidRPr="004D4A21" w:rsidRDefault="00000000">
    <w:pPr>
      <w:pStyle w:val="Encabezado"/>
      <w:tabs>
        <w:tab w:val="clear" w:pos="8504"/>
        <w:tab w:val="right" w:pos="8478"/>
      </w:tabs>
      <w:rPr>
        <w:lang w:val="es-EC"/>
        <w:rPrChange w:id="42" w:author="(Estudiante) Andres Marcelo Olmedo Coronel" w:date="2026-10-26T20:49:00Z" w16du:dateUtc="2026-10-27T01:49:00Z">
          <w:rPr/>
        </w:rPrChange>
      </w:rPr>
    </w:pPr>
    <w:r w:rsidRPr="004D4A21">
      <w:rPr>
        <w:rStyle w:val="Ninguno"/>
        <w:lang w:val="es-EC"/>
        <w:rPrChange w:id="43" w:author="(Estudiante) Andres Marcelo Olmedo Coronel" w:date="2026-10-26T20:49:00Z" w16du:dateUtc="2026-10-27T01:49:00Z">
          <w:rPr>
            <w:rStyle w:val="Ninguno"/>
          </w:rPr>
        </w:rPrChange>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9" w14:textId="77777777" w:rsidR="003C53B1" w:rsidRPr="004D4A21" w:rsidRDefault="00000000">
    <w:pPr>
      <w:pStyle w:val="Encabezado"/>
      <w:tabs>
        <w:tab w:val="clear" w:pos="8504"/>
        <w:tab w:val="right" w:pos="8478"/>
      </w:tabs>
      <w:jc w:val="center"/>
      <w:rPr>
        <w:lang w:val="es-EC"/>
        <w:rPrChange w:id="523" w:author="(Estudiante) Andres Marcelo Olmedo Coronel" w:date="2026-10-26T20:49:00Z" w16du:dateUtc="2026-10-27T01:49:00Z">
          <w:rPr/>
        </w:rPrChange>
      </w:rPr>
    </w:pPr>
    <w:r w:rsidRPr="004D4A21">
      <w:rPr>
        <w:lang w:val="es-EC"/>
        <w:rPrChange w:id="524" w:author="(Estudiante) Andres Marcelo Olmedo Coronel" w:date="2026-10-26T20:49:00Z" w16du:dateUtc="2026-10-27T01:49:00Z">
          <w:rPr>
            <w:noProof/>
          </w:rPr>
        </w:rPrChange>
      </w:rPr>
      <w:drawing>
        <wp:inline distT="0" distB="0" distL="0" distR="0" wp14:anchorId="7BBDF6D5" wp14:editId="7BBDF6D6">
          <wp:extent cx="1345565" cy="608965"/>
          <wp:effectExtent l="0" t="0" r="0" b="0"/>
          <wp:docPr id="7" name="Image2"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B" w14:textId="77777777" w:rsidR="003C53B1" w:rsidRPr="004D4A21" w:rsidRDefault="003C53B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D" w14:textId="77777777" w:rsidR="003C53B1" w:rsidRPr="004D4A21" w:rsidRDefault="00000000">
    <w:pPr>
      <w:pStyle w:val="Encabezado"/>
      <w:tabs>
        <w:tab w:val="clear" w:pos="8504"/>
        <w:tab w:val="right" w:pos="8478"/>
      </w:tabs>
      <w:jc w:val="center"/>
      <w:rPr>
        <w:lang w:val="es-EC"/>
        <w:rPrChange w:id="2148" w:author="(Estudiante) Andres Marcelo Olmedo Coronel" w:date="2026-10-26T20:49:00Z" w16du:dateUtc="2026-10-27T01:49:00Z">
          <w:rPr/>
        </w:rPrChange>
      </w:rPr>
    </w:pPr>
    <w:r w:rsidRPr="004D4A21">
      <w:rPr>
        <w:lang w:val="es-EC"/>
        <w:rPrChange w:id="2149" w:author="(Estudiante) Andres Marcelo Olmedo Coronel" w:date="2026-10-26T20:49:00Z" w16du:dateUtc="2026-10-27T01:49:00Z">
          <w:rPr>
            <w:noProof/>
          </w:rPr>
        </w:rPrChange>
      </w:rPr>
      <w:drawing>
        <wp:inline distT="0" distB="0" distL="0" distR="0" wp14:anchorId="7BBDF6D7" wp14:editId="7BBDF6D8">
          <wp:extent cx="1345565" cy="608965"/>
          <wp:effectExtent l="0" t="0" r="0" b="0"/>
          <wp:docPr id="13" name="Image6"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F6CF" w14:textId="77777777" w:rsidR="003C53B1" w:rsidRPr="004D4A21" w:rsidRDefault="003C53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040D"/>
    <w:multiLevelType w:val="multilevel"/>
    <w:tmpl w:val="0FDCB868"/>
    <w:lvl w:ilvl="0">
      <w:start w:val="1"/>
      <w:numFmt w:val="bullet"/>
      <w:lvlText w:val="·"/>
      <w:lvlJc w:val="left"/>
      <w:pPr>
        <w:tabs>
          <w:tab w:val="num" w:pos="0"/>
        </w:tabs>
        <w:ind w:left="690" w:hanging="330"/>
      </w:pPr>
      <w:rPr>
        <w:rFonts w:ascii="Symbol" w:hAnsi="Symbol" w:cs="Symbol"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0"/>
        </w:tabs>
        <w:ind w:left="141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0"/>
        </w:tabs>
        <w:ind w:left="213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0"/>
        </w:tabs>
        <w:ind w:left="2850" w:hanging="330"/>
      </w:pPr>
      <w:rPr>
        <w:rFonts w:ascii="Symbol" w:hAnsi="Symbol" w:cs="Symbol"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o"/>
      <w:lvlJc w:val="left"/>
      <w:pPr>
        <w:tabs>
          <w:tab w:val="num" w:pos="0"/>
        </w:tabs>
        <w:ind w:left="357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tabs>
          <w:tab w:val="num" w:pos="0"/>
        </w:tabs>
        <w:ind w:left="429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tabs>
          <w:tab w:val="num" w:pos="0"/>
        </w:tabs>
        <w:ind w:left="5010" w:hanging="330"/>
      </w:pPr>
      <w:rPr>
        <w:rFonts w:ascii="Symbol" w:hAnsi="Symbol" w:cs="Symbol"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o"/>
      <w:lvlJc w:val="left"/>
      <w:pPr>
        <w:tabs>
          <w:tab w:val="num" w:pos="0"/>
        </w:tabs>
        <w:ind w:left="573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tabs>
          <w:tab w:val="num" w:pos="0"/>
        </w:tabs>
        <w:ind w:left="645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51B1DCD"/>
    <w:multiLevelType w:val="multilevel"/>
    <w:tmpl w:val="E988AA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5537E18"/>
    <w:multiLevelType w:val="multilevel"/>
    <w:tmpl w:val="45702F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D156727"/>
    <w:multiLevelType w:val="multilevel"/>
    <w:tmpl w:val="0B8C78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D4F0CF4"/>
    <w:multiLevelType w:val="multilevel"/>
    <w:tmpl w:val="61BA9596"/>
    <w:lvl w:ilvl="0">
      <w:start w:val="1"/>
      <w:numFmt w:val="bullet"/>
      <w:lvlText w:val=""/>
      <w:lvlJc w:val="left"/>
      <w:pPr>
        <w:tabs>
          <w:tab w:val="num" w:pos="0"/>
        </w:tabs>
        <w:ind w:left="660" w:hanging="300"/>
      </w:pPr>
      <w:rPr>
        <w:rFonts w:ascii="Wingdings" w:hAnsi="Wingdings" w:cs="Wingdings" w:hint="default"/>
        <w:caps w:val="0"/>
        <w:smallCaps w:val="0"/>
        <w:strike w:val="0"/>
        <w:dstrike w:val="0"/>
        <w:color w:val="000000"/>
        <w:spacing w:val="0"/>
        <w:w w:val="100"/>
        <w:kern w:val="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0"/>
        </w:tabs>
        <w:ind w:left="1380" w:hanging="300"/>
      </w:pPr>
      <w:rPr>
        <w:rFonts w:ascii="Wingdings 2" w:hAnsi="Wingdings 2" w:cs="Wingdings 2" w:hint="default"/>
        <w:caps w:val="0"/>
        <w:smallCaps w:val="0"/>
        <w:strike w:val="0"/>
        <w:dstrike w:val="0"/>
        <w:color w:val="000000"/>
        <w:spacing w:val="0"/>
        <w:w w:val="100"/>
        <w:kern w:val="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0"/>
        </w:tabs>
        <w:ind w:left="2100" w:hanging="300"/>
      </w:pPr>
      <w:rPr>
        <w:rFonts w:ascii="OpenSymbol" w:hAnsi="OpenSymbol" w:cs="OpenSymbol" w:hint="default"/>
        <w:caps w:val="0"/>
        <w:smallCaps w:val="0"/>
        <w:strike w:val="0"/>
        <w:dstrike w:val="0"/>
        <w:color w:val="000000"/>
        <w:spacing w:val="0"/>
        <w:w w:val="100"/>
        <w:kern w:val="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0"/>
        </w:tabs>
        <w:ind w:left="2820" w:hanging="300"/>
      </w:pPr>
      <w:rPr>
        <w:rFonts w:ascii="Wingdings" w:hAnsi="Wingdings" w:cs="Wingdings" w:hint="default"/>
        <w:caps w:val="0"/>
        <w:smallCaps w:val="0"/>
        <w:strike w:val="0"/>
        <w:dstrike w:val="0"/>
        <w:color w:val="000000"/>
        <w:spacing w:val="0"/>
        <w:w w:val="100"/>
        <w:kern w:val="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tabs>
          <w:tab w:val="num" w:pos="0"/>
        </w:tabs>
        <w:ind w:left="3540" w:hanging="300"/>
      </w:pPr>
      <w:rPr>
        <w:rFonts w:ascii="Wingdings 2" w:hAnsi="Wingdings 2" w:cs="Wingdings 2" w:hint="default"/>
        <w:caps w:val="0"/>
        <w:smallCaps w:val="0"/>
        <w:strike w:val="0"/>
        <w:dstrike w:val="0"/>
        <w:color w:val="000000"/>
        <w:spacing w:val="0"/>
        <w:w w:val="100"/>
        <w:kern w:val="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tabs>
          <w:tab w:val="num" w:pos="0"/>
        </w:tabs>
        <w:ind w:left="4260" w:hanging="300"/>
      </w:pPr>
      <w:rPr>
        <w:rFonts w:ascii="OpenSymbol" w:hAnsi="OpenSymbol" w:cs="OpenSymbol" w:hint="default"/>
        <w:caps w:val="0"/>
        <w:smallCaps w:val="0"/>
        <w:strike w:val="0"/>
        <w:dstrike w:val="0"/>
        <w:color w:val="000000"/>
        <w:spacing w:val="0"/>
        <w:w w:val="100"/>
        <w:kern w:val="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tabs>
          <w:tab w:val="num" w:pos="0"/>
        </w:tabs>
        <w:ind w:left="4980" w:hanging="300"/>
      </w:pPr>
      <w:rPr>
        <w:rFonts w:ascii="Wingdings" w:hAnsi="Wingdings" w:cs="Wingdings" w:hint="default"/>
        <w:caps w:val="0"/>
        <w:smallCaps w:val="0"/>
        <w:strike w:val="0"/>
        <w:dstrike w:val="0"/>
        <w:color w:val="000000"/>
        <w:spacing w:val="0"/>
        <w:w w:val="100"/>
        <w:kern w:val="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tabs>
          <w:tab w:val="num" w:pos="0"/>
        </w:tabs>
        <w:ind w:left="5700" w:hanging="300"/>
      </w:pPr>
      <w:rPr>
        <w:rFonts w:ascii="Wingdings" w:hAnsi="Wingdings" w:cs="Wingdings" w:hint="default"/>
        <w:caps w:val="0"/>
        <w:smallCaps w:val="0"/>
        <w:strike w:val="0"/>
        <w:dstrike w:val="0"/>
        <w:color w:val="000000"/>
        <w:spacing w:val="0"/>
        <w:w w:val="100"/>
        <w:kern w:val="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tabs>
          <w:tab w:val="num" w:pos="0"/>
        </w:tabs>
        <w:ind w:left="6420" w:hanging="300"/>
      </w:pPr>
      <w:rPr>
        <w:rFonts w:ascii="Wingdings" w:hAnsi="Wingdings" w:cs="Wingdings" w:hint="default"/>
        <w:caps w:val="0"/>
        <w:smallCaps w:val="0"/>
        <w:strike w:val="0"/>
        <w:dstrike w:val="0"/>
        <w:color w:val="000000"/>
        <w:spacing w:val="0"/>
        <w:w w:val="100"/>
        <w:kern w:val="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21A8523F"/>
    <w:multiLevelType w:val="multilevel"/>
    <w:tmpl w:val="0A56E25C"/>
    <w:lvl w:ilvl="0">
      <w:start w:val="1"/>
      <w:numFmt w:val="bullet"/>
      <w:lvlText w:val="•"/>
      <w:lvlJc w:val="left"/>
      <w:pPr>
        <w:tabs>
          <w:tab w:val="num" w:pos="7920"/>
        </w:tabs>
        <w:ind w:left="720" w:hanging="500"/>
      </w:pPr>
      <w:rPr>
        <w:rFonts w:ascii="Times Roman" w:hAnsi="Times Roman" w:cs="Times Roman"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7920"/>
        </w:tabs>
        <w:ind w:left="940" w:hanging="500"/>
      </w:pPr>
      <w:rPr>
        <w:rFonts w:ascii="Times Roman" w:hAnsi="Times Roman" w:cs="Times Roman"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7920"/>
        </w:tabs>
        <w:ind w:left="1160" w:hanging="500"/>
      </w:pPr>
      <w:rPr>
        <w:rFonts w:ascii="Times Roman" w:hAnsi="Times Roman" w:cs="Times Roman"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7920"/>
        </w:tabs>
        <w:ind w:left="1380" w:hanging="500"/>
      </w:pPr>
      <w:rPr>
        <w:rFonts w:ascii="Times Roman" w:hAnsi="Times Roman" w:cs="Times Roman"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tabs>
          <w:tab w:val="num" w:pos="7920"/>
        </w:tabs>
        <w:ind w:left="1600" w:hanging="500"/>
      </w:pPr>
      <w:rPr>
        <w:rFonts w:ascii="Times Roman" w:hAnsi="Times Roman" w:cs="Times Roman"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tabs>
          <w:tab w:val="num" w:pos="7920"/>
        </w:tabs>
        <w:ind w:left="1820" w:hanging="500"/>
      </w:pPr>
      <w:rPr>
        <w:rFonts w:ascii="Times Roman" w:hAnsi="Times Roman" w:cs="Times Roman"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tabs>
          <w:tab w:val="num" w:pos="7920"/>
        </w:tabs>
        <w:ind w:left="2040" w:hanging="500"/>
      </w:pPr>
      <w:rPr>
        <w:rFonts w:ascii="Times Roman" w:hAnsi="Times Roman" w:cs="Times Roman"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tabs>
          <w:tab w:val="num" w:pos="7920"/>
        </w:tabs>
        <w:ind w:left="2260" w:hanging="500"/>
      </w:pPr>
      <w:rPr>
        <w:rFonts w:ascii="Times Roman" w:hAnsi="Times Roman" w:cs="Times Roman"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tabs>
          <w:tab w:val="num" w:pos="7920"/>
        </w:tabs>
        <w:ind w:left="2480" w:hanging="500"/>
      </w:pPr>
      <w:rPr>
        <w:rFonts w:ascii="Times Roman" w:hAnsi="Times Roman" w:cs="Times Roman"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271128C"/>
    <w:multiLevelType w:val="multilevel"/>
    <w:tmpl w:val="51C462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A012048"/>
    <w:multiLevelType w:val="multilevel"/>
    <w:tmpl w:val="2A649DB4"/>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46143D15"/>
    <w:multiLevelType w:val="multilevel"/>
    <w:tmpl w:val="FE84A5A6"/>
    <w:lvl w:ilvl="0">
      <w:start w:val="1"/>
      <w:numFmt w:val="bullet"/>
      <w:lvlText w:val="·"/>
      <w:lvlJc w:val="left"/>
      <w:pPr>
        <w:tabs>
          <w:tab w:val="num" w:pos="0"/>
        </w:tabs>
        <w:ind w:left="690" w:hanging="330"/>
      </w:pPr>
      <w:rPr>
        <w:rFonts w:ascii="Symbol" w:hAnsi="Symbol" w:cs="Symbol"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0"/>
        </w:tabs>
        <w:ind w:left="141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0"/>
        </w:tabs>
        <w:ind w:left="213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0"/>
        </w:tabs>
        <w:ind w:left="2850" w:hanging="330"/>
      </w:pPr>
      <w:rPr>
        <w:rFonts w:ascii="Symbol" w:hAnsi="Symbol" w:cs="Symbol"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o"/>
      <w:lvlJc w:val="left"/>
      <w:pPr>
        <w:tabs>
          <w:tab w:val="num" w:pos="0"/>
        </w:tabs>
        <w:ind w:left="357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tabs>
          <w:tab w:val="num" w:pos="0"/>
        </w:tabs>
        <w:ind w:left="429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tabs>
          <w:tab w:val="num" w:pos="0"/>
        </w:tabs>
        <w:ind w:left="5010" w:hanging="330"/>
      </w:pPr>
      <w:rPr>
        <w:rFonts w:ascii="Symbol" w:hAnsi="Symbol" w:cs="Symbol"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o"/>
      <w:lvlJc w:val="left"/>
      <w:pPr>
        <w:tabs>
          <w:tab w:val="num" w:pos="0"/>
        </w:tabs>
        <w:ind w:left="573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tabs>
          <w:tab w:val="num" w:pos="0"/>
        </w:tabs>
        <w:ind w:left="6450" w:hanging="330"/>
      </w:pPr>
      <w:rPr>
        <w:rFonts w:ascii="Arial Unicode MS" w:hAnsi="Arial Unicode MS" w:cs="Arial Unicode MS" w:hint="default"/>
        <w:b w:val="0"/>
        <w:bCs w:val="0"/>
        <w:i w:val="0"/>
        <w:iCs w:val="0"/>
        <w:caps w:val="0"/>
        <w:smallCaps w:val="0"/>
        <w:strike w:val="0"/>
        <w:dstrike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722B1B3A"/>
    <w:multiLevelType w:val="multilevel"/>
    <w:tmpl w:val="4C26A1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76265CAC"/>
    <w:multiLevelType w:val="multilevel"/>
    <w:tmpl w:val="D8F6F33A"/>
    <w:lvl w:ilvl="0">
      <w:start w:val="1"/>
      <w:numFmt w:val="decimal"/>
      <w:lvlText w:val="%1."/>
      <w:lvlJc w:val="left"/>
      <w:pPr>
        <w:tabs>
          <w:tab w:val="num" w:pos="0"/>
        </w:tabs>
        <w:ind w:left="564" w:hanging="360"/>
      </w:pPr>
      <w:rPr>
        <w:b/>
        <w:bCs/>
        <w:caps w:val="0"/>
        <w:smallCaps w:val="0"/>
        <w:strike w:val="0"/>
        <w:dstrike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tabs>
          <w:tab w:val="num" w:pos="0"/>
        </w:tabs>
        <w:ind w:left="564" w:hanging="360"/>
      </w:pPr>
      <w:rPr>
        <w:b/>
        <w:bCs/>
        <w:caps w:val="0"/>
        <w:smallCaps w:val="0"/>
        <w:strike w:val="0"/>
        <w:dstrike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924" w:hanging="720"/>
      </w:pPr>
      <w:rPr>
        <w:b/>
        <w:bCs/>
        <w:caps w:val="0"/>
        <w:smallCaps w:val="0"/>
        <w:strike w:val="0"/>
        <w:dstrike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tabs>
          <w:tab w:val="num" w:pos="0"/>
        </w:tabs>
        <w:ind w:left="924" w:hanging="720"/>
      </w:pPr>
      <w:rPr>
        <w:b/>
        <w:bCs/>
        <w:caps w:val="0"/>
        <w:smallCaps w:val="0"/>
        <w:strike w:val="0"/>
        <w:dstrike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1284" w:hanging="1080"/>
      </w:pPr>
      <w:rPr>
        <w:b/>
        <w:bCs/>
        <w:caps w:val="0"/>
        <w:smallCaps w:val="0"/>
        <w:strike w:val="0"/>
        <w:dstrike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tabs>
          <w:tab w:val="num" w:pos="0"/>
        </w:tabs>
        <w:ind w:left="1284" w:hanging="1080"/>
      </w:pPr>
      <w:rPr>
        <w:b/>
        <w:bCs/>
        <w:caps w:val="0"/>
        <w:smallCaps w:val="0"/>
        <w:strike w:val="0"/>
        <w:dstrike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0"/>
        </w:tabs>
        <w:ind w:left="1644" w:hanging="1440"/>
      </w:pPr>
      <w:rPr>
        <w:b/>
        <w:bCs/>
        <w:caps w:val="0"/>
        <w:smallCaps w:val="0"/>
        <w:strike w:val="0"/>
        <w:dstrike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num" w:pos="0"/>
        </w:tabs>
        <w:ind w:left="1644" w:hanging="1440"/>
      </w:pPr>
      <w:rPr>
        <w:b/>
        <w:bCs/>
        <w:caps w:val="0"/>
        <w:smallCaps w:val="0"/>
        <w:strike w:val="0"/>
        <w:dstrike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num" w:pos="0"/>
        </w:tabs>
        <w:ind w:left="2004" w:hanging="1800"/>
      </w:pPr>
      <w:rPr>
        <w:b/>
        <w:bCs/>
        <w:caps w:val="0"/>
        <w:smallCaps w:val="0"/>
        <w:strike w:val="0"/>
        <w:dstrike w:val="0"/>
        <w:color w:val="000000"/>
        <w:spacing w:val="0"/>
        <w:w w:val="10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7BD15914"/>
    <w:multiLevelType w:val="multilevel"/>
    <w:tmpl w:val="2FAC67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34030421">
    <w:abstractNumId w:val="10"/>
  </w:num>
  <w:num w:numId="2" w16cid:durableId="797452503">
    <w:abstractNumId w:val="0"/>
  </w:num>
  <w:num w:numId="3" w16cid:durableId="362943608">
    <w:abstractNumId w:val="4"/>
  </w:num>
  <w:num w:numId="4" w16cid:durableId="290550197">
    <w:abstractNumId w:val="8"/>
  </w:num>
  <w:num w:numId="5" w16cid:durableId="1980767966">
    <w:abstractNumId w:val="5"/>
  </w:num>
  <w:num w:numId="6" w16cid:durableId="257950265">
    <w:abstractNumId w:val="7"/>
  </w:num>
  <w:num w:numId="7" w16cid:durableId="537014298">
    <w:abstractNumId w:val="3"/>
  </w:num>
  <w:num w:numId="8" w16cid:durableId="1864516865">
    <w:abstractNumId w:val="11"/>
  </w:num>
  <w:num w:numId="9" w16cid:durableId="310134562">
    <w:abstractNumId w:val="1"/>
  </w:num>
  <w:num w:numId="10" w16cid:durableId="425275972">
    <w:abstractNumId w:val="9"/>
  </w:num>
  <w:num w:numId="11" w16cid:durableId="1677881422">
    <w:abstractNumId w:val="6"/>
  </w:num>
  <w:num w:numId="12" w16cid:durableId="233659802">
    <w:abstractNumId w:val="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udiante) Andres Marcelo Olmedo Coronel">
    <w15:presenceInfo w15:providerId="AD" w15:userId="S::andres.olmedo@udla.edu.ec::ee7e7865-e1ff-4790-8779-d750ae094c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B1"/>
    <w:rsid w:val="00003BBC"/>
    <w:rsid w:val="0004003B"/>
    <w:rsid w:val="00040A5F"/>
    <w:rsid w:val="00060882"/>
    <w:rsid w:val="00097817"/>
    <w:rsid w:val="000B3470"/>
    <w:rsid w:val="000C2693"/>
    <w:rsid w:val="000D5517"/>
    <w:rsid w:val="000E1CF3"/>
    <w:rsid w:val="000E4FB6"/>
    <w:rsid w:val="00111634"/>
    <w:rsid w:val="00160495"/>
    <w:rsid w:val="00183C21"/>
    <w:rsid w:val="001A41E2"/>
    <w:rsid w:val="001C588D"/>
    <w:rsid w:val="001D263C"/>
    <w:rsid w:val="001D63BC"/>
    <w:rsid w:val="001D6706"/>
    <w:rsid w:val="001E63CB"/>
    <w:rsid w:val="001F44AE"/>
    <w:rsid w:val="001F5409"/>
    <w:rsid w:val="001F54D7"/>
    <w:rsid w:val="00261496"/>
    <w:rsid w:val="0028608A"/>
    <w:rsid w:val="00292783"/>
    <w:rsid w:val="00297ADB"/>
    <w:rsid w:val="002C4E05"/>
    <w:rsid w:val="002D2C0F"/>
    <w:rsid w:val="002D44F8"/>
    <w:rsid w:val="002E6530"/>
    <w:rsid w:val="0031431E"/>
    <w:rsid w:val="0033651E"/>
    <w:rsid w:val="003471DC"/>
    <w:rsid w:val="00352A4A"/>
    <w:rsid w:val="00370649"/>
    <w:rsid w:val="00386398"/>
    <w:rsid w:val="003939F7"/>
    <w:rsid w:val="003C53B1"/>
    <w:rsid w:val="003D3642"/>
    <w:rsid w:val="00437249"/>
    <w:rsid w:val="004553D4"/>
    <w:rsid w:val="004851BF"/>
    <w:rsid w:val="004D4A21"/>
    <w:rsid w:val="004E7DC0"/>
    <w:rsid w:val="0051229D"/>
    <w:rsid w:val="0053428A"/>
    <w:rsid w:val="00567D22"/>
    <w:rsid w:val="005F6584"/>
    <w:rsid w:val="00604320"/>
    <w:rsid w:val="006105D0"/>
    <w:rsid w:val="00612008"/>
    <w:rsid w:val="00633134"/>
    <w:rsid w:val="00681C95"/>
    <w:rsid w:val="00694350"/>
    <w:rsid w:val="006A5692"/>
    <w:rsid w:val="006A7E2C"/>
    <w:rsid w:val="006F7C9E"/>
    <w:rsid w:val="00705115"/>
    <w:rsid w:val="007C2347"/>
    <w:rsid w:val="007E143E"/>
    <w:rsid w:val="007E7D63"/>
    <w:rsid w:val="008062CD"/>
    <w:rsid w:val="008278DF"/>
    <w:rsid w:val="00870342"/>
    <w:rsid w:val="008777B5"/>
    <w:rsid w:val="008D3FF8"/>
    <w:rsid w:val="008F27E4"/>
    <w:rsid w:val="00902C88"/>
    <w:rsid w:val="009229DD"/>
    <w:rsid w:val="0094419C"/>
    <w:rsid w:val="009618E8"/>
    <w:rsid w:val="00962C6C"/>
    <w:rsid w:val="009730E2"/>
    <w:rsid w:val="00973296"/>
    <w:rsid w:val="009B4C87"/>
    <w:rsid w:val="009C2CC9"/>
    <w:rsid w:val="009D3986"/>
    <w:rsid w:val="00A73D30"/>
    <w:rsid w:val="00A802B6"/>
    <w:rsid w:val="00AA4F84"/>
    <w:rsid w:val="00BC1175"/>
    <w:rsid w:val="00BE3263"/>
    <w:rsid w:val="00BE594C"/>
    <w:rsid w:val="00C21091"/>
    <w:rsid w:val="00C3775F"/>
    <w:rsid w:val="00C57E76"/>
    <w:rsid w:val="00C74EEC"/>
    <w:rsid w:val="00C77BF1"/>
    <w:rsid w:val="00C82068"/>
    <w:rsid w:val="00C91EA0"/>
    <w:rsid w:val="00CB2019"/>
    <w:rsid w:val="00CC4203"/>
    <w:rsid w:val="00CC500A"/>
    <w:rsid w:val="00CE61D8"/>
    <w:rsid w:val="00CF114E"/>
    <w:rsid w:val="00D075C6"/>
    <w:rsid w:val="00D13965"/>
    <w:rsid w:val="00D24E13"/>
    <w:rsid w:val="00DC4A5D"/>
    <w:rsid w:val="00DD38E4"/>
    <w:rsid w:val="00E15524"/>
    <w:rsid w:val="00E26767"/>
    <w:rsid w:val="00E26803"/>
    <w:rsid w:val="00E430C8"/>
    <w:rsid w:val="00E5329D"/>
    <w:rsid w:val="00E54995"/>
    <w:rsid w:val="00E54ED5"/>
    <w:rsid w:val="00E942A8"/>
    <w:rsid w:val="00EB1484"/>
    <w:rsid w:val="00F30B95"/>
    <w:rsid w:val="00F431F2"/>
    <w:rsid w:val="00FC0B40"/>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F121"/>
  <w15:docId w15:val="{49CACF31-105E-4A85-9E4D-EBEA21DE2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Unicode MS" w:hAnsi="Arial" w:cs="Arial"/>
        <w:lang w:val="es-EC" w:eastAsia="es-EC"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Ttulo1">
    <w:name w:val="heading 1"/>
    <w:uiPriority w:val="9"/>
    <w:qFormat/>
    <w:pPr>
      <w:keepNext/>
      <w:widowControl w:val="0"/>
      <w:spacing w:before="360" w:after="200"/>
      <w:ind w:left="204"/>
      <w:outlineLvl w:val="0"/>
    </w:pPr>
    <w:rPr>
      <w:rFonts w:eastAsia="Times New Roman"/>
      <w:b/>
      <w:bCs/>
      <w:color w:val="000000"/>
      <w:sz w:val="24"/>
      <w:szCs w:val="24"/>
      <w:u w:color="000000"/>
      <w:lang w:val="es-ES_tradnl"/>
    </w:rPr>
  </w:style>
  <w:style w:type="paragraph" w:styleId="Ttulo2">
    <w:name w:val="heading 2"/>
    <w:next w:val="Cuerpo"/>
    <w:uiPriority w:val="9"/>
    <w:unhideWhenUsed/>
    <w:qFormat/>
    <w:pPr>
      <w:keepNext/>
      <w:spacing w:before="240" w:after="140"/>
      <w:outlineLvl w:val="1"/>
    </w:pPr>
    <w:rPr>
      <w:b/>
      <w:bCs/>
      <w:color w:val="000000"/>
      <w:sz w:val="24"/>
      <w:szCs w:val="24"/>
      <w:lang w:val="es-ES_tradnl"/>
      <w14:textOutline w14:w="0" w14:cap="flat" w14:cmpd="sng" w14:algn="ctr">
        <w14:noFill/>
        <w14:prstDash w14:val="solid"/>
        <w14:bevel/>
      </w14:textOutline>
    </w:rPr>
  </w:style>
  <w:style w:type="paragraph" w:styleId="Ttulo4">
    <w:name w:val="heading 4"/>
    <w:basedOn w:val="Normal"/>
    <w:next w:val="Normal"/>
    <w:link w:val="Ttulo4Car"/>
    <w:uiPriority w:val="9"/>
    <w:semiHidden/>
    <w:unhideWhenUsed/>
    <w:qFormat/>
    <w:rsid w:val="007D5F44"/>
    <w:pPr>
      <w:keepNext/>
      <w:keepLines/>
      <w:spacing w:before="40"/>
      <w:outlineLvl w:val="3"/>
    </w:pPr>
    <w:rPr>
      <w:rFonts w:eastAsia="Helvetica Neue"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u w:val="single"/>
    </w:rPr>
  </w:style>
  <w:style w:type="character" w:customStyle="1" w:styleId="Ninguno">
    <w:name w:val="Ninguno"/>
    <w:qFormat/>
  </w:style>
  <w:style w:type="character" w:customStyle="1" w:styleId="TextocomentarioCar">
    <w:name w:val="Texto comentario Car"/>
    <w:basedOn w:val="Fuentedeprrafopredeter"/>
    <w:link w:val="Textocomentario"/>
    <w:uiPriority w:val="99"/>
    <w:semiHidden/>
    <w:qFormat/>
    <w:rPr>
      <w:lang w:val="en-US" w:eastAsia="en-US"/>
    </w:rPr>
  </w:style>
  <w:style w:type="character" w:styleId="Refdecomentario">
    <w:name w:val="annotation reference"/>
    <w:basedOn w:val="Fuentedeprrafopredeter"/>
    <w:uiPriority w:val="99"/>
    <w:semiHidden/>
    <w:unhideWhenUsed/>
    <w:rPr>
      <w:sz w:val="16"/>
      <w:szCs w:val="16"/>
    </w:rPr>
  </w:style>
  <w:style w:type="character" w:customStyle="1" w:styleId="Ttulo4Car">
    <w:name w:val="Título 4 Car"/>
    <w:basedOn w:val="Fuentedeprrafopredeter"/>
    <w:link w:val="Ttulo4"/>
    <w:uiPriority w:val="9"/>
    <w:semiHidden/>
    <w:qFormat/>
    <w:rsid w:val="007D5F44"/>
    <w:rPr>
      <w:rFonts w:eastAsia="Helvetica Neue" w:cstheme="majorBidi"/>
      <w:i/>
      <w:iCs/>
      <w:color w:val="365F91" w:themeColor="accent1" w:themeShade="BF"/>
      <w:sz w:val="24"/>
      <w:szCs w:val="24"/>
      <w:lang w:val="en-US" w:eastAsia="en-US"/>
    </w:rPr>
  </w:style>
  <w:style w:type="character" w:styleId="Nmerodelnea">
    <w:name w:val="line number"/>
  </w:style>
  <w:style w:type="paragraph" w:customStyle="1" w:styleId="Heading">
    <w:name w:val="Heading"/>
    <w:basedOn w:val="Normal"/>
    <w:next w:val="Textoindependiente"/>
    <w:qFormat/>
    <w:pPr>
      <w:keepNext/>
      <w:spacing w:before="240" w:after="120"/>
    </w:pPr>
    <w:rPr>
      <w:rFonts w:eastAsia="Noto Sans CJK SC"/>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Encabezado">
    <w:name w:val="header"/>
    <w:pPr>
      <w:tabs>
        <w:tab w:val="center" w:pos="4252"/>
        <w:tab w:val="right" w:pos="8504"/>
      </w:tabs>
    </w:pPr>
    <w:rPr>
      <w:color w:val="000000"/>
      <w:sz w:val="22"/>
      <w:szCs w:val="22"/>
      <w:u w:color="000000"/>
      <w:lang w:val="es-ES_tradnl"/>
    </w:rPr>
  </w:style>
  <w:style w:type="paragraph" w:customStyle="1" w:styleId="Encabezadoypie">
    <w:name w:val="Encabezado y pie"/>
    <w:qFormat/>
    <w:pPr>
      <w:tabs>
        <w:tab w:val="right" w:pos="9020"/>
      </w:tabs>
    </w:pPr>
    <w:rPr>
      <w:rFonts w:eastAsia="Helvetica Neue"/>
      <w:color w:val="000000"/>
      <w:sz w:val="24"/>
      <w:szCs w:val="24"/>
      <w14:textOutline w14:w="0" w14:cap="flat" w14:cmpd="sng" w14:algn="ctr">
        <w14:noFill/>
        <w14:prstDash w14:val="solid"/>
        <w14:bevel/>
      </w14:textOutline>
    </w:rPr>
  </w:style>
  <w:style w:type="paragraph" w:customStyle="1" w:styleId="Cuerpo">
    <w:name w:val="Cuerpo"/>
    <w:qFormat/>
    <w:pPr>
      <w:spacing w:after="200" w:line="276" w:lineRule="auto"/>
      <w:jc w:val="both"/>
    </w:pPr>
    <w:rPr>
      <w:color w:val="000000"/>
      <w:sz w:val="24"/>
      <w:szCs w:val="24"/>
      <w:u w:color="000000"/>
      <w:lang w:val="es-ES_tradnl"/>
      <w14:textOutline w14:w="0" w14:cap="flat" w14:cmpd="sng" w14:algn="ctr">
        <w14:noFill/>
        <w14:prstDash w14:val="solid"/>
        <w14:bevel/>
      </w14:textOutline>
    </w:rPr>
  </w:style>
  <w:style w:type="paragraph" w:styleId="Piedepgina">
    <w:name w:val="footer"/>
    <w:pPr>
      <w:tabs>
        <w:tab w:val="center" w:pos="4252"/>
        <w:tab w:val="right" w:pos="8504"/>
      </w:tabs>
    </w:pPr>
    <w:rPr>
      <w:rFonts w:eastAsia="Calibri"/>
      <w:color w:val="000000"/>
      <w:sz w:val="22"/>
      <w:szCs w:val="22"/>
      <w:u w:color="000000"/>
      <w:lang w:val="es-ES_tradnl"/>
    </w:rPr>
  </w:style>
  <w:style w:type="paragraph" w:styleId="Ttulodendice">
    <w:name w:val="index heading"/>
    <w:basedOn w:val="Heading"/>
  </w:style>
  <w:style w:type="paragraph" w:styleId="TtuloTDC">
    <w:name w:val="TOC Heading"/>
    <w:next w:val="Cuerpo"/>
    <w:uiPriority w:val="39"/>
    <w:qFormat/>
    <w:pPr>
      <w:keepNext/>
      <w:keepLines/>
      <w:spacing w:before="240" w:line="259" w:lineRule="auto"/>
    </w:pPr>
    <w:rPr>
      <w:color w:val="365F91"/>
      <w:sz w:val="24"/>
      <w:szCs w:val="24"/>
      <w:u w:color="365F91"/>
      <w:lang w:val="es-ES_tradnl"/>
    </w:rPr>
  </w:style>
  <w:style w:type="paragraph" w:styleId="TDC1">
    <w:name w:val="toc 1"/>
    <w:uiPriority w:val="39"/>
    <w:pPr>
      <w:tabs>
        <w:tab w:val="left" w:pos="480"/>
        <w:tab w:val="right" w:leader="dot" w:pos="8478"/>
      </w:tabs>
      <w:spacing w:after="100" w:line="276" w:lineRule="auto"/>
    </w:pPr>
    <w:rPr>
      <w:rFonts w:eastAsia="Calibri"/>
      <w:color w:val="000000"/>
      <w:sz w:val="24"/>
      <w:szCs w:val="24"/>
      <w:u w:color="000000"/>
      <w:lang w:val="es-ES_tradnl"/>
    </w:rPr>
  </w:style>
  <w:style w:type="paragraph" w:styleId="TDC2">
    <w:name w:val="toc 2"/>
    <w:uiPriority w:val="39"/>
    <w:pPr>
      <w:tabs>
        <w:tab w:val="left" w:pos="960"/>
        <w:tab w:val="right" w:leader="dot" w:pos="8478"/>
      </w:tabs>
      <w:spacing w:after="100" w:line="276" w:lineRule="auto"/>
      <w:ind w:left="220"/>
    </w:pPr>
    <w:rPr>
      <w:rFonts w:eastAsia="Calibri"/>
      <w:color w:val="000000"/>
      <w:sz w:val="24"/>
      <w:szCs w:val="24"/>
      <w:u w:color="000000"/>
      <w:lang w:val="es-ES_tradnl"/>
    </w:rPr>
  </w:style>
  <w:style w:type="paragraph" w:styleId="TDC3">
    <w:name w:val="toc 3"/>
    <w:uiPriority w:val="39"/>
    <w:pPr>
      <w:tabs>
        <w:tab w:val="right" w:leader="dot" w:pos="8478"/>
      </w:tabs>
      <w:spacing w:after="100" w:line="276" w:lineRule="auto"/>
    </w:pPr>
    <w:rPr>
      <w:rFonts w:eastAsia="Calibri"/>
      <w:color w:val="000000"/>
      <w:sz w:val="24"/>
      <w:szCs w:val="24"/>
      <w:u w:color="000000"/>
      <w:lang w:val="es-ES_tradnl"/>
    </w:rPr>
  </w:style>
  <w:style w:type="paragraph" w:styleId="Ttulo">
    <w:name w:val="Title"/>
    <w:next w:val="Cuerpo"/>
    <w:uiPriority w:val="10"/>
    <w:qFormat/>
    <w:pPr>
      <w:widowControl w:val="0"/>
      <w:spacing w:line="360" w:lineRule="auto"/>
      <w:jc w:val="center"/>
      <w:outlineLvl w:val="2"/>
    </w:pPr>
    <w:rPr>
      <w:rFonts w:eastAsia="Arial"/>
      <w:b/>
      <w:bCs/>
      <w:color w:val="000000"/>
      <w:sz w:val="24"/>
      <w:szCs w:val="24"/>
      <w:u w:color="000000"/>
      <w:lang w:val="es-ES_tradnl"/>
    </w:rPr>
  </w:style>
  <w:style w:type="paragraph" w:customStyle="1" w:styleId="Predeterminado">
    <w:name w:val="Predeterminado"/>
    <w:qFormat/>
    <w:pPr>
      <w:spacing w:before="160" w:line="288" w:lineRule="auto"/>
    </w:pPr>
    <w:rPr>
      <w:rFonts w:eastAsia="Helvetica Neue"/>
      <w:color w:val="000000"/>
      <w:sz w:val="24"/>
      <w:szCs w:val="24"/>
      <w14:textOutline w14:w="0" w14:cap="flat" w14:cmpd="sng" w14:algn="ctr">
        <w14:noFill/>
        <w14:prstDash w14:val="solid"/>
        <w14:bevel/>
      </w14:textOutline>
    </w:rPr>
  </w:style>
  <w:style w:type="paragraph" w:styleId="Prrafodelista">
    <w:name w:val="List Paragraph"/>
    <w:qFormat/>
    <w:pPr>
      <w:spacing w:after="200" w:line="276" w:lineRule="auto"/>
      <w:ind w:left="720"/>
      <w:jc w:val="both"/>
    </w:pPr>
    <w:rPr>
      <w:color w:val="000000"/>
      <w:sz w:val="24"/>
      <w:szCs w:val="24"/>
      <w:u w:color="000000"/>
      <w:lang w:val="es-ES_tradnl"/>
    </w:rPr>
  </w:style>
  <w:style w:type="paragraph" w:customStyle="1" w:styleId="InfoBlue">
    <w:name w:val="InfoBlue"/>
    <w:qFormat/>
    <w:pPr>
      <w:widowControl w:val="0"/>
      <w:tabs>
        <w:tab w:val="left" w:pos="540"/>
        <w:tab w:val="left" w:pos="1260"/>
      </w:tabs>
      <w:spacing w:after="120" w:line="240" w:lineRule="atLeast"/>
      <w:jc w:val="both"/>
    </w:pPr>
    <w:rPr>
      <w:rFonts w:eastAsia="Arial"/>
      <w:color w:val="0000FF"/>
      <w:sz w:val="24"/>
      <w:szCs w:val="24"/>
      <w:u w:color="0000FF"/>
      <w:lang w:val="es-ES_tradnl"/>
    </w:rPr>
  </w:style>
  <w:style w:type="paragraph" w:styleId="Textocomentario">
    <w:name w:val="annotation text"/>
    <w:basedOn w:val="Normal"/>
    <w:link w:val="TextocomentarioCar"/>
    <w:uiPriority w:val="99"/>
    <w:semiHidden/>
    <w:unhideWhenUsed/>
    <w:rPr>
      <w:sz w:val="20"/>
      <w:szCs w:val="20"/>
    </w:rPr>
  </w:style>
  <w:style w:type="paragraph" w:styleId="Revisin">
    <w:name w:val="Revision"/>
    <w:uiPriority w:val="99"/>
    <w:semiHidden/>
    <w:qFormat/>
    <w:rsid w:val="007F0949"/>
    <w:rPr>
      <w:sz w:val="24"/>
      <w:szCs w:val="24"/>
      <w:lang w:val="en-US" w:eastAsia="en-US"/>
    </w:rPr>
  </w:style>
  <w:style w:type="paragraph" w:customStyle="1" w:styleId="FrameContents">
    <w:name w:val="Frame Contents"/>
    <w:basedOn w:val="Normal"/>
    <w:qFormat/>
  </w:style>
  <w:style w:type="numbering" w:customStyle="1" w:styleId="Estiloimportado1">
    <w:name w:val="Estilo importado 1"/>
    <w:qFormat/>
  </w:style>
  <w:style w:type="numbering" w:customStyle="1" w:styleId="Estiloimportado2">
    <w:name w:val="Estilo importado 2"/>
    <w:qFormat/>
  </w:style>
  <w:style w:type="numbering" w:customStyle="1" w:styleId="Estiloimportado10">
    <w:name w:val="Estilo importado 1.0"/>
    <w:qFormat/>
  </w:style>
  <w:style w:type="numbering" w:customStyle="1" w:styleId="Estiloimportado3">
    <w:name w:val="Estilo importado 3"/>
    <w:qFormat/>
  </w:style>
  <w:style w:type="numbering" w:customStyle="1" w:styleId="Vieta">
    <w:name w:val="Viñeta"/>
    <w:qFormat/>
  </w:style>
  <w:style w:type="numbering" w:customStyle="1" w:styleId="Estiloimportado4">
    <w:name w:val="Estilo importado 4"/>
    <w:qFormat/>
  </w:style>
  <w:style w:type="numbering" w:customStyle="1" w:styleId="Estiloimportado5">
    <w:name w:val="Estilo importado 5"/>
    <w:qFormat/>
  </w:style>
  <w:style w:type="numbering" w:customStyle="1" w:styleId="Estiloimportado6">
    <w:name w:val="Estilo importado 6"/>
    <w:qFormat/>
  </w:style>
  <w:style w:type="character" w:styleId="Fuerte">
    <w:name w:val="Strong"/>
    <w:basedOn w:val="Fuentedeprrafopredeter"/>
    <w:uiPriority w:val="22"/>
    <w:qFormat/>
    <w:rsid w:val="00C74EEC"/>
    <w:rPr>
      <w:b/>
      <w:bCs/>
    </w:rPr>
  </w:style>
  <w:style w:type="table" w:customStyle="1" w:styleId="TableNormal1">
    <w:name w:val="Table Normal1"/>
    <w:rsid w:val="00111634"/>
    <w:tblPr>
      <w:tblCellMar>
        <w:top w:w="0" w:type="dxa"/>
        <w:left w:w="0" w:type="dxa"/>
        <w:bottom w:w="0" w:type="dxa"/>
        <w:right w:w="0" w:type="dxa"/>
      </w:tblCellMar>
    </w:tblPr>
  </w:style>
  <w:style w:type="character" w:styleId="CdigoHTML">
    <w:name w:val="HTML Code"/>
    <w:basedOn w:val="Fuentedeprrafopredeter"/>
    <w:uiPriority w:val="99"/>
    <w:semiHidden/>
    <w:unhideWhenUsed/>
    <w:rsid w:val="00C820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733232">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8.png"/><Relationship Id="rId39" Type="http://schemas.openxmlformats.org/officeDocument/2006/relationships/footer" Target="footer7.xm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2.png"/><Relationship Id="rId29" Type="http://schemas.openxmlformats.org/officeDocument/2006/relationships/image" Target="media/image11.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6.xm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eader" Target="header6.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7B1E9770924C340B74DC40B2B67E067" ma:contentTypeVersion="3" ma:contentTypeDescription="Create a new document." ma:contentTypeScope="" ma:versionID="7943a9656ad64bc10a5cdcaefc8cc177">
  <xsd:schema xmlns:xsd="http://www.w3.org/2001/XMLSchema" xmlns:xs="http://www.w3.org/2001/XMLSchema" xmlns:p="http://schemas.microsoft.com/office/2006/metadata/properties" xmlns:ns2="3005a672-f34a-428a-bcf8-af771c23dd54" targetNamespace="http://schemas.microsoft.com/office/2006/metadata/properties" ma:root="true" ma:fieldsID="c18b8b5d3d3010fcc0828fb088b20c55" ns2:_="">
    <xsd:import namespace="3005a672-f34a-428a-bcf8-af771c23dd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5a672-f34a-428a-bcf8-af771c23d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E22424-846E-49E3-BD83-78CCA73FD2CF}">
  <ds:schemaRefs>
    <ds:schemaRef ds:uri="http://schemas.microsoft.com/sharepoint/v3/contenttype/forms"/>
  </ds:schemaRefs>
</ds:datastoreItem>
</file>

<file path=customXml/itemProps2.xml><?xml version="1.0" encoding="utf-8"?>
<ds:datastoreItem xmlns:ds="http://schemas.openxmlformats.org/officeDocument/2006/customXml" ds:itemID="{A4D9068E-9E65-4F66-B675-6D214FE886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ADFBE4-3616-4860-99E0-6F30DE5205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05a672-f34a-428a-bcf8-af771c23dd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58</Pages>
  <Words>15911</Words>
  <Characters>87512</Characters>
  <Application>Microsoft Office Word</Application>
  <DocSecurity>0</DocSecurity>
  <Lines>729</Lines>
  <Paragraphs>206</Paragraphs>
  <ScaleCrop>false</ScaleCrop>
  <Company/>
  <LinksUpToDate>false</LinksUpToDate>
  <CharactersWithSpaces>103217</CharactersWithSpaces>
  <SharedDoc>false</SharedDoc>
  <HLinks>
    <vt:vector size="168" baseType="variant">
      <vt:variant>
        <vt:i4>1507386</vt:i4>
      </vt:variant>
      <vt:variant>
        <vt:i4>164</vt:i4>
      </vt:variant>
      <vt:variant>
        <vt:i4>0</vt:i4>
      </vt:variant>
      <vt:variant>
        <vt:i4>5</vt:i4>
      </vt:variant>
      <vt:variant>
        <vt:lpwstr/>
      </vt:variant>
      <vt:variant>
        <vt:lpwstr>_Toc243938855</vt:lpwstr>
      </vt:variant>
      <vt:variant>
        <vt:i4>1507386</vt:i4>
      </vt:variant>
      <vt:variant>
        <vt:i4>158</vt:i4>
      </vt:variant>
      <vt:variant>
        <vt:i4>0</vt:i4>
      </vt:variant>
      <vt:variant>
        <vt:i4>5</vt:i4>
      </vt:variant>
      <vt:variant>
        <vt:lpwstr/>
      </vt:variant>
      <vt:variant>
        <vt:lpwstr>_Toc243938854</vt:lpwstr>
      </vt:variant>
      <vt:variant>
        <vt:i4>1507386</vt:i4>
      </vt:variant>
      <vt:variant>
        <vt:i4>152</vt:i4>
      </vt:variant>
      <vt:variant>
        <vt:i4>0</vt:i4>
      </vt:variant>
      <vt:variant>
        <vt:i4>5</vt:i4>
      </vt:variant>
      <vt:variant>
        <vt:lpwstr/>
      </vt:variant>
      <vt:variant>
        <vt:lpwstr>_Toc243938853</vt:lpwstr>
      </vt:variant>
      <vt:variant>
        <vt:i4>1507386</vt:i4>
      </vt:variant>
      <vt:variant>
        <vt:i4>146</vt:i4>
      </vt:variant>
      <vt:variant>
        <vt:i4>0</vt:i4>
      </vt:variant>
      <vt:variant>
        <vt:i4>5</vt:i4>
      </vt:variant>
      <vt:variant>
        <vt:lpwstr/>
      </vt:variant>
      <vt:variant>
        <vt:lpwstr>_Toc243938852</vt:lpwstr>
      </vt:variant>
      <vt:variant>
        <vt:i4>1507386</vt:i4>
      </vt:variant>
      <vt:variant>
        <vt:i4>140</vt:i4>
      </vt:variant>
      <vt:variant>
        <vt:i4>0</vt:i4>
      </vt:variant>
      <vt:variant>
        <vt:i4>5</vt:i4>
      </vt:variant>
      <vt:variant>
        <vt:lpwstr/>
      </vt:variant>
      <vt:variant>
        <vt:lpwstr>_Toc243938851</vt:lpwstr>
      </vt:variant>
      <vt:variant>
        <vt:i4>1507386</vt:i4>
      </vt:variant>
      <vt:variant>
        <vt:i4>134</vt:i4>
      </vt:variant>
      <vt:variant>
        <vt:i4>0</vt:i4>
      </vt:variant>
      <vt:variant>
        <vt:i4>5</vt:i4>
      </vt:variant>
      <vt:variant>
        <vt:lpwstr/>
      </vt:variant>
      <vt:variant>
        <vt:lpwstr>_Toc243938850</vt:lpwstr>
      </vt:variant>
      <vt:variant>
        <vt:i4>1441850</vt:i4>
      </vt:variant>
      <vt:variant>
        <vt:i4>128</vt:i4>
      </vt:variant>
      <vt:variant>
        <vt:i4>0</vt:i4>
      </vt:variant>
      <vt:variant>
        <vt:i4>5</vt:i4>
      </vt:variant>
      <vt:variant>
        <vt:lpwstr/>
      </vt:variant>
      <vt:variant>
        <vt:lpwstr>_Toc243938849</vt:lpwstr>
      </vt:variant>
      <vt:variant>
        <vt:i4>1441850</vt:i4>
      </vt:variant>
      <vt:variant>
        <vt:i4>122</vt:i4>
      </vt:variant>
      <vt:variant>
        <vt:i4>0</vt:i4>
      </vt:variant>
      <vt:variant>
        <vt:i4>5</vt:i4>
      </vt:variant>
      <vt:variant>
        <vt:lpwstr/>
      </vt:variant>
      <vt:variant>
        <vt:lpwstr>_Toc243938848</vt:lpwstr>
      </vt:variant>
      <vt:variant>
        <vt:i4>1441850</vt:i4>
      </vt:variant>
      <vt:variant>
        <vt:i4>116</vt:i4>
      </vt:variant>
      <vt:variant>
        <vt:i4>0</vt:i4>
      </vt:variant>
      <vt:variant>
        <vt:i4>5</vt:i4>
      </vt:variant>
      <vt:variant>
        <vt:lpwstr/>
      </vt:variant>
      <vt:variant>
        <vt:lpwstr>_Toc243938847</vt:lpwstr>
      </vt:variant>
      <vt:variant>
        <vt:i4>1441850</vt:i4>
      </vt:variant>
      <vt:variant>
        <vt:i4>110</vt:i4>
      </vt:variant>
      <vt:variant>
        <vt:i4>0</vt:i4>
      </vt:variant>
      <vt:variant>
        <vt:i4>5</vt:i4>
      </vt:variant>
      <vt:variant>
        <vt:lpwstr/>
      </vt:variant>
      <vt:variant>
        <vt:lpwstr>_Toc243938846</vt:lpwstr>
      </vt:variant>
      <vt:variant>
        <vt:i4>1441850</vt:i4>
      </vt:variant>
      <vt:variant>
        <vt:i4>104</vt:i4>
      </vt:variant>
      <vt:variant>
        <vt:i4>0</vt:i4>
      </vt:variant>
      <vt:variant>
        <vt:i4>5</vt:i4>
      </vt:variant>
      <vt:variant>
        <vt:lpwstr/>
      </vt:variant>
      <vt:variant>
        <vt:lpwstr>_Toc243938845</vt:lpwstr>
      </vt:variant>
      <vt:variant>
        <vt:i4>1441850</vt:i4>
      </vt:variant>
      <vt:variant>
        <vt:i4>98</vt:i4>
      </vt:variant>
      <vt:variant>
        <vt:i4>0</vt:i4>
      </vt:variant>
      <vt:variant>
        <vt:i4>5</vt:i4>
      </vt:variant>
      <vt:variant>
        <vt:lpwstr/>
      </vt:variant>
      <vt:variant>
        <vt:lpwstr>_Toc243938844</vt:lpwstr>
      </vt:variant>
      <vt:variant>
        <vt:i4>1441850</vt:i4>
      </vt:variant>
      <vt:variant>
        <vt:i4>92</vt:i4>
      </vt:variant>
      <vt:variant>
        <vt:i4>0</vt:i4>
      </vt:variant>
      <vt:variant>
        <vt:i4>5</vt:i4>
      </vt:variant>
      <vt:variant>
        <vt:lpwstr/>
      </vt:variant>
      <vt:variant>
        <vt:lpwstr>_Toc243938843</vt:lpwstr>
      </vt:variant>
      <vt:variant>
        <vt:i4>1441850</vt:i4>
      </vt:variant>
      <vt:variant>
        <vt:i4>86</vt:i4>
      </vt:variant>
      <vt:variant>
        <vt:i4>0</vt:i4>
      </vt:variant>
      <vt:variant>
        <vt:i4>5</vt:i4>
      </vt:variant>
      <vt:variant>
        <vt:lpwstr/>
      </vt:variant>
      <vt:variant>
        <vt:lpwstr>_Toc243938842</vt:lpwstr>
      </vt:variant>
      <vt:variant>
        <vt:i4>1441850</vt:i4>
      </vt:variant>
      <vt:variant>
        <vt:i4>80</vt:i4>
      </vt:variant>
      <vt:variant>
        <vt:i4>0</vt:i4>
      </vt:variant>
      <vt:variant>
        <vt:i4>5</vt:i4>
      </vt:variant>
      <vt:variant>
        <vt:lpwstr/>
      </vt:variant>
      <vt:variant>
        <vt:lpwstr>_Toc243938841</vt:lpwstr>
      </vt:variant>
      <vt:variant>
        <vt:i4>1441850</vt:i4>
      </vt:variant>
      <vt:variant>
        <vt:i4>74</vt:i4>
      </vt:variant>
      <vt:variant>
        <vt:i4>0</vt:i4>
      </vt:variant>
      <vt:variant>
        <vt:i4>5</vt:i4>
      </vt:variant>
      <vt:variant>
        <vt:lpwstr/>
      </vt:variant>
      <vt:variant>
        <vt:lpwstr>_Toc243938840</vt:lpwstr>
      </vt:variant>
      <vt:variant>
        <vt:i4>1114170</vt:i4>
      </vt:variant>
      <vt:variant>
        <vt:i4>68</vt:i4>
      </vt:variant>
      <vt:variant>
        <vt:i4>0</vt:i4>
      </vt:variant>
      <vt:variant>
        <vt:i4>5</vt:i4>
      </vt:variant>
      <vt:variant>
        <vt:lpwstr/>
      </vt:variant>
      <vt:variant>
        <vt:lpwstr>_Toc243938839</vt:lpwstr>
      </vt:variant>
      <vt:variant>
        <vt:i4>1114170</vt:i4>
      </vt:variant>
      <vt:variant>
        <vt:i4>62</vt:i4>
      </vt:variant>
      <vt:variant>
        <vt:i4>0</vt:i4>
      </vt:variant>
      <vt:variant>
        <vt:i4>5</vt:i4>
      </vt:variant>
      <vt:variant>
        <vt:lpwstr/>
      </vt:variant>
      <vt:variant>
        <vt:lpwstr>_Toc243938838</vt:lpwstr>
      </vt:variant>
      <vt:variant>
        <vt:i4>1114170</vt:i4>
      </vt:variant>
      <vt:variant>
        <vt:i4>56</vt:i4>
      </vt:variant>
      <vt:variant>
        <vt:i4>0</vt:i4>
      </vt:variant>
      <vt:variant>
        <vt:i4>5</vt:i4>
      </vt:variant>
      <vt:variant>
        <vt:lpwstr/>
      </vt:variant>
      <vt:variant>
        <vt:lpwstr>_Toc243938837</vt:lpwstr>
      </vt:variant>
      <vt:variant>
        <vt:i4>1114170</vt:i4>
      </vt:variant>
      <vt:variant>
        <vt:i4>50</vt:i4>
      </vt:variant>
      <vt:variant>
        <vt:i4>0</vt:i4>
      </vt:variant>
      <vt:variant>
        <vt:i4>5</vt:i4>
      </vt:variant>
      <vt:variant>
        <vt:lpwstr/>
      </vt:variant>
      <vt:variant>
        <vt:lpwstr>_Toc243938836</vt:lpwstr>
      </vt:variant>
      <vt:variant>
        <vt:i4>1114170</vt:i4>
      </vt:variant>
      <vt:variant>
        <vt:i4>44</vt:i4>
      </vt:variant>
      <vt:variant>
        <vt:i4>0</vt:i4>
      </vt:variant>
      <vt:variant>
        <vt:i4>5</vt:i4>
      </vt:variant>
      <vt:variant>
        <vt:lpwstr/>
      </vt:variant>
      <vt:variant>
        <vt:lpwstr>_Toc243938835</vt:lpwstr>
      </vt:variant>
      <vt:variant>
        <vt:i4>1114170</vt:i4>
      </vt:variant>
      <vt:variant>
        <vt:i4>38</vt:i4>
      </vt:variant>
      <vt:variant>
        <vt:i4>0</vt:i4>
      </vt:variant>
      <vt:variant>
        <vt:i4>5</vt:i4>
      </vt:variant>
      <vt:variant>
        <vt:lpwstr/>
      </vt:variant>
      <vt:variant>
        <vt:lpwstr>_Toc243938834</vt:lpwstr>
      </vt:variant>
      <vt:variant>
        <vt:i4>1114170</vt:i4>
      </vt:variant>
      <vt:variant>
        <vt:i4>32</vt:i4>
      </vt:variant>
      <vt:variant>
        <vt:i4>0</vt:i4>
      </vt:variant>
      <vt:variant>
        <vt:i4>5</vt:i4>
      </vt:variant>
      <vt:variant>
        <vt:lpwstr/>
      </vt:variant>
      <vt:variant>
        <vt:lpwstr>_Toc243938833</vt:lpwstr>
      </vt:variant>
      <vt:variant>
        <vt:i4>1114170</vt:i4>
      </vt:variant>
      <vt:variant>
        <vt:i4>26</vt:i4>
      </vt:variant>
      <vt:variant>
        <vt:i4>0</vt:i4>
      </vt:variant>
      <vt:variant>
        <vt:i4>5</vt:i4>
      </vt:variant>
      <vt:variant>
        <vt:lpwstr/>
      </vt:variant>
      <vt:variant>
        <vt:lpwstr>_Toc243938832</vt:lpwstr>
      </vt:variant>
      <vt:variant>
        <vt:i4>1114170</vt:i4>
      </vt:variant>
      <vt:variant>
        <vt:i4>20</vt:i4>
      </vt:variant>
      <vt:variant>
        <vt:i4>0</vt:i4>
      </vt:variant>
      <vt:variant>
        <vt:i4>5</vt:i4>
      </vt:variant>
      <vt:variant>
        <vt:lpwstr/>
      </vt:variant>
      <vt:variant>
        <vt:lpwstr>_Toc243938831</vt:lpwstr>
      </vt:variant>
      <vt:variant>
        <vt:i4>1114170</vt:i4>
      </vt:variant>
      <vt:variant>
        <vt:i4>14</vt:i4>
      </vt:variant>
      <vt:variant>
        <vt:i4>0</vt:i4>
      </vt:variant>
      <vt:variant>
        <vt:i4>5</vt:i4>
      </vt:variant>
      <vt:variant>
        <vt:lpwstr/>
      </vt:variant>
      <vt:variant>
        <vt:lpwstr>_Toc243938830</vt:lpwstr>
      </vt:variant>
      <vt:variant>
        <vt:i4>1048634</vt:i4>
      </vt:variant>
      <vt:variant>
        <vt:i4>8</vt:i4>
      </vt:variant>
      <vt:variant>
        <vt:i4>0</vt:i4>
      </vt:variant>
      <vt:variant>
        <vt:i4>5</vt:i4>
      </vt:variant>
      <vt:variant>
        <vt:lpwstr/>
      </vt:variant>
      <vt:variant>
        <vt:lpwstr>_Toc243938829</vt:lpwstr>
      </vt:variant>
      <vt:variant>
        <vt:i4>1048634</vt:i4>
      </vt:variant>
      <vt:variant>
        <vt:i4>2</vt:i4>
      </vt:variant>
      <vt:variant>
        <vt:i4>0</vt:i4>
      </vt:variant>
      <vt:variant>
        <vt:i4>5</vt:i4>
      </vt:variant>
      <vt:variant>
        <vt:lpwstr/>
      </vt:variant>
      <vt:variant>
        <vt:lpwstr>_Toc243938828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Olmedo</dc:creator>
  <dc:description/>
  <cp:lastModifiedBy>(Estudiante) Andres Marcelo Olmedo Coronel</cp:lastModifiedBy>
  <cp:revision>125</cp:revision>
  <dcterms:created xsi:type="dcterms:W3CDTF">2026-10-27T01:23:00Z</dcterms:created>
  <dcterms:modified xsi:type="dcterms:W3CDTF">2026-10-27T09:41:00Z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#000000,10,Aptos</vt:lpwstr>
  </property>
  <property fmtid="{D5CDD505-2E9C-101B-9397-08002B2CF9AE}" pid="3" name="ClassificationContentMarkingHeaderShapeIds">
    <vt:lpwstr>7870d275,2475f3ac,2ec4a678,2a4b6ecb,6181580b</vt:lpwstr>
  </property>
  <property fmtid="{D5CDD505-2E9C-101B-9397-08002B2CF9AE}" pid="4" name="ClassificationContentMarkingHeaderText">
    <vt:lpwstr>Classification: Restricted to ProCreditGroup</vt:lpwstr>
  </property>
  <property fmtid="{D5CDD505-2E9C-101B-9397-08002B2CF9AE}" pid="5" name="ContentTypeId">
    <vt:lpwstr>0x01010067B1E9770924C340B74DC40B2B67E067</vt:lpwstr>
  </property>
</Properties>
</file>
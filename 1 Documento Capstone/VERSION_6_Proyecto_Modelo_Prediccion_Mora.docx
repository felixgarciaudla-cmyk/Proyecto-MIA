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65A53" w14:textId="77777777" w:rsidR="00442E7B" w:rsidRDefault="00171721">
      <w:pPr>
        <w:pStyle w:val="Cuerpo"/>
        <w:spacing w:line="360" w:lineRule="auto"/>
        <w:jc w:val="center"/>
        <w:rPr>
          <w:rStyle w:val="Ninguno"/>
          <w:rFonts w:eastAsia="Arial" w:cs="Arial"/>
          <w:b/>
          <w:bCs/>
          <w:sz w:val="28"/>
          <w:szCs w:val="28"/>
        </w:rPr>
      </w:pPr>
      <w:r>
        <w:rPr>
          <w:rStyle w:val="Ninguno"/>
          <w:b/>
          <w:bCs/>
          <w:sz w:val="28"/>
          <w:szCs w:val="28"/>
        </w:rPr>
        <w:t>Universidad de Las Amé</w:t>
      </w:r>
      <w:r>
        <w:rPr>
          <w:rStyle w:val="Ninguno"/>
          <w:b/>
          <w:bCs/>
          <w:sz w:val="28"/>
          <w:szCs w:val="28"/>
          <w:lang w:val="pt-PT"/>
        </w:rPr>
        <w:t>ricas</w:t>
      </w:r>
    </w:p>
    <w:p w14:paraId="40D65A54" w14:textId="77777777" w:rsidR="00442E7B" w:rsidRDefault="00171721">
      <w:pPr>
        <w:pStyle w:val="Cuerpo"/>
        <w:spacing w:line="360" w:lineRule="auto"/>
        <w:jc w:val="center"/>
        <w:rPr>
          <w:rStyle w:val="Ninguno"/>
          <w:rFonts w:eastAsia="Arial" w:cs="Arial"/>
          <w:b/>
          <w:bCs/>
          <w:sz w:val="28"/>
          <w:szCs w:val="28"/>
        </w:rPr>
      </w:pPr>
      <w:r>
        <w:rPr>
          <w:rStyle w:val="Ninguno"/>
          <w:b/>
          <w:bCs/>
          <w:sz w:val="28"/>
          <w:szCs w:val="28"/>
        </w:rPr>
        <w:t>Facultad de Ingeniería y Ciencias Aplicadas</w:t>
      </w:r>
    </w:p>
    <w:p w14:paraId="40D65A55" w14:textId="77777777" w:rsidR="00442E7B" w:rsidRDefault="00171721">
      <w:pPr>
        <w:pStyle w:val="Cuerpo"/>
        <w:spacing w:line="360" w:lineRule="auto"/>
        <w:jc w:val="center"/>
        <w:rPr>
          <w:rStyle w:val="Ninguno"/>
          <w:rFonts w:eastAsia="Arial" w:cs="Arial"/>
          <w:b/>
          <w:bCs/>
          <w:sz w:val="28"/>
          <w:szCs w:val="28"/>
        </w:rPr>
      </w:pPr>
      <w:r>
        <w:rPr>
          <w:rStyle w:val="Ninguno"/>
          <w:b/>
          <w:bCs/>
          <w:sz w:val="28"/>
          <w:szCs w:val="28"/>
          <w:lang w:val="it-IT"/>
        </w:rPr>
        <w:t>Maestr</w:t>
      </w:r>
      <w:r>
        <w:rPr>
          <w:rStyle w:val="Ninguno"/>
          <w:b/>
          <w:bCs/>
          <w:sz w:val="28"/>
          <w:szCs w:val="28"/>
        </w:rPr>
        <w:t xml:space="preserve">ía en Inteligencia Artificial Aplicada </w:t>
      </w:r>
    </w:p>
    <w:p w14:paraId="40D65A56" w14:textId="77777777" w:rsidR="00442E7B" w:rsidRDefault="00442E7B">
      <w:pPr>
        <w:pStyle w:val="Cuerpo"/>
        <w:spacing w:line="360" w:lineRule="auto"/>
        <w:jc w:val="center"/>
        <w:rPr>
          <w:rStyle w:val="Ninguno"/>
          <w:rFonts w:eastAsia="Arial" w:cs="Arial"/>
          <w:b/>
          <w:bCs/>
          <w:i/>
          <w:iCs/>
          <w:sz w:val="28"/>
          <w:szCs w:val="28"/>
        </w:rPr>
      </w:pPr>
    </w:p>
    <w:p w14:paraId="40D65A57" w14:textId="77777777" w:rsidR="00442E7B" w:rsidRDefault="00442E7B">
      <w:pPr>
        <w:pStyle w:val="Cuerpo"/>
        <w:spacing w:line="360" w:lineRule="auto"/>
        <w:jc w:val="center"/>
        <w:rPr>
          <w:rStyle w:val="Ninguno"/>
          <w:rFonts w:eastAsia="Arial" w:cs="Arial"/>
          <w:b/>
          <w:bCs/>
          <w:i/>
          <w:iCs/>
          <w:sz w:val="28"/>
          <w:szCs w:val="28"/>
        </w:rPr>
      </w:pPr>
    </w:p>
    <w:p w14:paraId="40D65A58" w14:textId="19FA4589" w:rsidR="00442E7B" w:rsidRDefault="00171721">
      <w:pPr>
        <w:pStyle w:val="Cuerpo"/>
        <w:spacing w:line="360" w:lineRule="auto"/>
        <w:jc w:val="center"/>
        <w:rPr>
          <w:rStyle w:val="Ninguno"/>
          <w:rFonts w:eastAsia="Arial" w:cs="Arial"/>
          <w:b/>
          <w:bCs/>
          <w:i/>
          <w:iCs/>
          <w:sz w:val="32"/>
          <w:szCs w:val="32"/>
        </w:rPr>
      </w:pPr>
      <w:r>
        <w:rPr>
          <w:rStyle w:val="Ninguno"/>
          <w:b/>
          <w:bCs/>
          <w:i/>
          <w:iCs/>
          <w:sz w:val="28"/>
          <w:szCs w:val="28"/>
        </w:rPr>
        <w:t xml:space="preserve">Modelo inteligente de predicción de mora bancaria mediante Machine Learning explicable para la gestión del riesgo crediticio en </w:t>
      </w:r>
      <w:del w:id="0" w:author="(Estudiante) Andres Marcelo Olmedo Coronel" w:date="2026-10-02T18:31:00Z" w16du:dateUtc="2026-10-02T23:31:00Z">
        <w:r w:rsidDel="004D5330">
          <w:rPr>
            <w:rStyle w:val="Ninguno"/>
            <w:b/>
            <w:bCs/>
            <w:i/>
            <w:iCs/>
            <w:sz w:val="28"/>
            <w:szCs w:val="28"/>
          </w:rPr>
          <w:delText>Banco ProCredit</w:delText>
        </w:r>
      </w:del>
      <w:ins w:id="1" w:author="(Estudiante) Andres Marcelo Olmedo Coronel" w:date="2026-10-02T18:31:00Z" w16du:dateUtc="2026-10-02T23:31:00Z">
        <w:r w:rsidR="004D5330">
          <w:rPr>
            <w:rStyle w:val="Ninguno"/>
            <w:b/>
            <w:bCs/>
            <w:i/>
            <w:iCs/>
            <w:sz w:val="28"/>
            <w:szCs w:val="28"/>
          </w:rPr>
          <w:t>Banco</w:t>
        </w:r>
      </w:ins>
    </w:p>
    <w:p w14:paraId="40D65A59" w14:textId="77777777" w:rsidR="00442E7B" w:rsidRDefault="00442E7B">
      <w:pPr>
        <w:pStyle w:val="Cuerpo"/>
        <w:spacing w:line="360" w:lineRule="auto"/>
        <w:jc w:val="center"/>
        <w:rPr>
          <w:rStyle w:val="Ninguno"/>
          <w:rFonts w:eastAsia="Arial" w:cs="Arial"/>
          <w:b/>
          <w:bCs/>
          <w:i/>
          <w:iCs/>
          <w:sz w:val="28"/>
          <w:szCs w:val="28"/>
        </w:rPr>
      </w:pPr>
    </w:p>
    <w:p w14:paraId="40D65A5A" w14:textId="77777777" w:rsidR="00442E7B" w:rsidRDefault="00171721">
      <w:pPr>
        <w:pStyle w:val="Cuerpo"/>
        <w:spacing w:line="360" w:lineRule="auto"/>
        <w:jc w:val="center"/>
        <w:rPr>
          <w:rStyle w:val="Ninguno"/>
          <w:rFonts w:eastAsia="Arial" w:cs="Arial"/>
          <w:b/>
          <w:bCs/>
          <w:sz w:val="28"/>
          <w:szCs w:val="28"/>
        </w:rPr>
      </w:pPr>
      <w:r>
        <w:rPr>
          <w:rStyle w:val="Ninguno"/>
          <w:b/>
          <w:bCs/>
          <w:sz w:val="28"/>
          <w:szCs w:val="28"/>
        </w:rPr>
        <w:t>Garcí</w:t>
      </w:r>
      <w:r>
        <w:rPr>
          <w:rStyle w:val="Ninguno"/>
          <w:b/>
          <w:bCs/>
          <w:sz w:val="28"/>
          <w:szCs w:val="28"/>
          <w:lang w:val="it-IT"/>
        </w:rPr>
        <w:t>a Mora F</w:t>
      </w:r>
      <w:r>
        <w:rPr>
          <w:rStyle w:val="Ninguno"/>
          <w:b/>
          <w:bCs/>
          <w:sz w:val="28"/>
          <w:szCs w:val="28"/>
        </w:rPr>
        <w:t>é</w:t>
      </w:r>
      <w:r>
        <w:rPr>
          <w:rStyle w:val="Ninguno"/>
          <w:b/>
          <w:bCs/>
          <w:sz w:val="28"/>
          <w:szCs w:val="28"/>
          <w:lang w:val="it-IT"/>
        </w:rPr>
        <w:t>lix Antonio</w:t>
      </w:r>
    </w:p>
    <w:p w14:paraId="40D65A5B" w14:textId="77777777" w:rsidR="00442E7B" w:rsidRDefault="00171721">
      <w:pPr>
        <w:pStyle w:val="Cuerpo"/>
        <w:spacing w:line="360" w:lineRule="auto"/>
        <w:jc w:val="center"/>
        <w:rPr>
          <w:rStyle w:val="Ninguno"/>
          <w:rFonts w:eastAsia="Arial" w:cs="Arial"/>
          <w:b/>
          <w:bCs/>
          <w:sz w:val="28"/>
          <w:szCs w:val="28"/>
        </w:rPr>
      </w:pPr>
      <w:r>
        <w:rPr>
          <w:rStyle w:val="Ninguno"/>
          <w:b/>
          <w:bCs/>
          <w:sz w:val="28"/>
          <w:szCs w:val="28"/>
          <w:lang w:val="pt-PT"/>
        </w:rPr>
        <w:t>Olmedo Coronel Andr</w:t>
      </w:r>
      <w:r>
        <w:rPr>
          <w:rStyle w:val="Ninguno"/>
          <w:b/>
          <w:bCs/>
          <w:sz w:val="28"/>
          <w:szCs w:val="28"/>
        </w:rPr>
        <w:t>és Marcelo</w:t>
      </w:r>
    </w:p>
    <w:p w14:paraId="40D65A5C" w14:textId="77777777" w:rsidR="00442E7B" w:rsidRDefault="00171721">
      <w:pPr>
        <w:pStyle w:val="Cuerpo"/>
        <w:spacing w:line="360" w:lineRule="auto"/>
        <w:jc w:val="center"/>
        <w:rPr>
          <w:rStyle w:val="Ninguno"/>
          <w:rFonts w:eastAsia="Arial" w:cs="Arial"/>
          <w:b/>
          <w:bCs/>
          <w:sz w:val="28"/>
          <w:szCs w:val="28"/>
        </w:rPr>
      </w:pPr>
      <w:r>
        <w:rPr>
          <w:rStyle w:val="Ninguno"/>
          <w:b/>
          <w:bCs/>
          <w:sz w:val="28"/>
          <w:szCs w:val="28"/>
        </w:rPr>
        <w:t>Suasnavas Gutierrez Ibeth Liliana</w:t>
      </w:r>
    </w:p>
    <w:p w14:paraId="40D65A5D" w14:textId="77777777" w:rsidR="00442E7B" w:rsidRDefault="00442E7B">
      <w:pPr>
        <w:pStyle w:val="Cuerpo"/>
        <w:spacing w:line="360" w:lineRule="auto"/>
        <w:jc w:val="center"/>
        <w:rPr>
          <w:rStyle w:val="Ninguno"/>
          <w:rFonts w:eastAsia="Arial" w:cs="Arial"/>
          <w:b/>
          <w:bCs/>
          <w:sz w:val="28"/>
          <w:szCs w:val="28"/>
        </w:rPr>
      </w:pPr>
    </w:p>
    <w:p w14:paraId="40D65A5E" w14:textId="77777777" w:rsidR="00442E7B" w:rsidRDefault="00442E7B">
      <w:pPr>
        <w:pStyle w:val="Cuerpo"/>
        <w:spacing w:line="360" w:lineRule="auto"/>
        <w:jc w:val="center"/>
        <w:rPr>
          <w:rStyle w:val="Ninguno"/>
          <w:rFonts w:eastAsia="Arial" w:cs="Arial"/>
          <w:b/>
          <w:bCs/>
          <w:sz w:val="28"/>
          <w:szCs w:val="28"/>
        </w:rPr>
      </w:pPr>
    </w:p>
    <w:p w14:paraId="40D65A5F" w14:textId="77777777" w:rsidR="00442E7B" w:rsidRDefault="00442E7B">
      <w:pPr>
        <w:pStyle w:val="Cuerpo"/>
        <w:spacing w:line="360" w:lineRule="auto"/>
        <w:jc w:val="center"/>
        <w:rPr>
          <w:rStyle w:val="Ninguno"/>
          <w:rFonts w:eastAsia="Arial" w:cs="Arial"/>
          <w:b/>
          <w:bCs/>
          <w:sz w:val="28"/>
          <w:szCs w:val="28"/>
        </w:rPr>
      </w:pPr>
    </w:p>
    <w:p w14:paraId="40D65A60" w14:textId="77777777" w:rsidR="00442E7B" w:rsidRDefault="00171721">
      <w:pPr>
        <w:pStyle w:val="Cuerpo"/>
        <w:spacing w:line="360" w:lineRule="auto"/>
        <w:jc w:val="center"/>
        <w:rPr>
          <w:rStyle w:val="Ninguno"/>
          <w:rFonts w:eastAsia="Arial" w:cs="Arial"/>
          <w:b/>
          <w:bCs/>
          <w:sz w:val="28"/>
          <w:szCs w:val="28"/>
        </w:rPr>
      </w:pPr>
      <w:r>
        <w:rPr>
          <w:rStyle w:val="Ninguno"/>
          <w:b/>
          <w:bCs/>
          <w:sz w:val="28"/>
          <w:szCs w:val="28"/>
          <w:lang w:val="pt-PT"/>
        </w:rPr>
        <w:t>Ing. Carlos Andr</w:t>
      </w:r>
      <w:r>
        <w:rPr>
          <w:rStyle w:val="Ninguno"/>
          <w:b/>
          <w:bCs/>
          <w:sz w:val="28"/>
          <w:szCs w:val="28"/>
        </w:rPr>
        <w:t>és Guaita Ayala. MsC.</w:t>
      </w:r>
    </w:p>
    <w:p w14:paraId="40D65A61" w14:textId="77777777" w:rsidR="00442E7B" w:rsidRDefault="00442E7B">
      <w:pPr>
        <w:pStyle w:val="Cuerpo"/>
        <w:spacing w:line="360" w:lineRule="auto"/>
        <w:jc w:val="center"/>
        <w:rPr>
          <w:rStyle w:val="Ninguno"/>
          <w:rFonts w:eastAsia="Arial" w:cs="Arial"/>
          <w:b/>
          <w:bCs/>
          <w:i/>
          <w:iCs/>
          <w:sz w:val="28"/>
          <w:szCs w:val="28"/>
        </w:rPr>
      </w:pPr>
    </w:p>
    <w:p w14:paraId="40D65A62" w14:textId="77777777" w:rsidR="00442E7B" w:rsidRDefault="00442E7B">
      <w:pPr>
        <w:pStyle w:val="Cuerpo"/>
        <w:spacing w:line="360" w:lineRule="auto"/>
        <w:jc w:val="center"/>
        <w:rPr>
          <w:rStyle w:val="Ninguno"/>
          <w:rFonts w:eastAsia="Arial" w:cs="Arial"/>
          <w:b/>
          <w:bCs/>
          <w:i/>
          <w:iCs/>
          <w:sz w:val="28"/>
          <w:szCs w:val="28"/>
        </w:rPr>
      </w:pPr>
    </w:p>
    <w:p w14:paraId="40D65A63" w14:textId="77777777" w:rsidR="00442E7B" w:rsidRDefault="00171721">
      <w:pPr>
        <w:pStyle w:val="Cuerpo"/>
        <w:spacing w:line="360" w:lineRule="auto"/>
        <w:jc w:val="center"/>
        <w:rPr>
          <w:rStyle w:val="Ninguno"/>
          <w:rFonts w:eastAsia="Arial" w:cs="Arial"/>
          <w:b/>
          <w:bCs/>
          <w:i/>
          <w:iCs/>
          <w:sz w:val="28"/>
          <w:szCs w:val="28"/>
        </w:rPr>
      </w:pPr>
      <w:r>
        <w:rPr>
          <w:rStyle w:val="Ninguno"/>
          <w:b/>
          <w:bCs/>
          <w:sz w:val="28"/>
          <w:szCs w:val="28"/>
          <w:lang w:val="pt-PT"/>
        </w:rPr>
        <w:t>Agosto 2026</w:t>
      </w:r>
    </w:p>
    <w:p w14:paraId="40D65A64" w14:textId="77777777" w:rsidR="00442E7B" w:rsidRDefault="00171721">
      <w:pPr>
        <w:pStyle w:val="Cuerpo"/>
        <w:spacing w:line="360" w:lineRule="auto"/>
        <w:jc w:val="center"/>
        <w:sectPr w:rsidR="00442E7B">
          <w:headerReference w:type="even" r:id="rId10"/>
          <w:headerReference w:type="default" r:id="rId11"/>
          <w:footerReference w:type="even" r:id="rId12"/>
          <w:footerReference w:type="default" r:id="rId13"/>
          <w:headerReference w:type="first" r:id="rId14"/>
          <w:footerReference w:type="first" r:id="rId15"/>
          <w:pgSz w:w="11906" w:h="16838"/>
          <w:pgMar w:top="1417" w:right="1701" w:bottom="1417" w:left="1701" w:header="708" w:footer="708" w:gutter="0"/>
          <w:cols w:space="720"/>
          <w:formProt w:val="0"/>
          <w:docGrid w:linePitch="100"/>
        </w:sectPr>
      </w:pPr>
      <w:r>
        <w:rPr>
          <w:rStyle w:val="Ninguno"/>
          <w:b/>
          <w:bCs/>
          <w:sz w:val="28"/>
          <w:szCs w:val="28"/>
        </w:rPr>
        <w:t xml:space="preserve"> Quito, Ecuador</w:t>
      </w:r>
    </w:p>
    <w:p w14:paraId="40D65A65" w14:textId="77777777" w:rsidR="00442E7B" w:rsidRDefault="00171721">
      <w:pPr>
        <w:pStyle w:val="TtuloTDC"/>
        <w:rPr>
          <w:rStyle w:val="Ninguno"/>
          <w:color w:val="000000"/>
          <w:u w:color="000000"/>
        </w:rPr>
      </w:pPr>
      <w:r>
        <w:rPr>
          <w:rStyle w:val="Ninguno"/>
          <w:color w:val="000000"/>
          <w:u w:color="000000"/>
        </w:rPr>
        <w:lastRenderedPageBreak/>
        <w:t>Contenido</w:t>
      </w:r>
    </w:p>
    <w:sdt>
      <w:sdtPr>
        <w:rPr>
          <w:rFonts w:ascii="Calibri" w:eastAsia="Calibri" w:hAnsi="Calibri" w:cs="Calibri"/>
        </w:rPr>
        <w:id w:val="-550777181"/>
        <w:docPartObj>
          <w:docPartGallery w:val="Table of Contents"/>
          <w:docPartUnique/>
        </w:docPartObj>
      </w:sdtPr>
      <w:sdtEndPr/>
      <w:sdtContent>
        <w:p w14:paraId="40D65A66" w14:textId="77777777" w:rsidR="00442E7B" w:rsidRDefault="00171721">
          <w:pPr>
            <w:pStyle w:val="Cuerpo"/>
          </w:pPr>
          <w:r>
            <w:fldChar w:fldCharType="begin"/>
          </w:r>
          <w:r>
            <w:instrText xml:space="preserve"> TOC \t "Heading 1,1,Heading 2,2,Title,3" \h</w:instrText>
          </w:r>
          <w:r>
            <w:fldChar w:fldCharType="separate"/>
          </w:r>
        </w:p>
        <w:p w14:paraId="40D65A67" w14:textId="77777777" w:rsidR="00442E7B" w:rsidRDefault="00171721">
          <w:pPr>
            <w:pStyle w:val="TDC3"/>
          </w:pPr>
          <w:r>
            <w:rPr>
              <w:rFonts w:eastAsia="Arial Unicode MS" w:cs="Arial Unicode MS"/>
            </w:rPr>
            <w:t>Resumen</w:t>
          </w:r>
          <w:r>
            <w:rPr>
              <w:rFonts w:eastAsia="Arial Unicode MS" w:cs="Arial Unicode MS"/>
            </w:rPr>
            <w:tab/>
            <w:t>2</w:t>
          </w:r>
        </w:p>
        <w:p w14:paraId="40D65A68" w14:textId="77777777" w:rsidR="00442E7B" w:rsidRDefault="00171721">
          <w:pPr>
            <w:pStyle w:val="TDC3"/>
          </w:pPr>
          <w:r>
            <w:rPr>
              <w:rFonts w:eastAsia="Arial Unicode MS" w:cs="Arial Unicode MS"/>
            </w:rPr>
            <w:t>Abstract</w:t>
          </w:r>
          <w:r>
            <w:rPr>
              <w:rFonts w:eastAsia="Arial Unicode MS" w:cs="Arial Unicode MS"/>
            </w:rPr>
            <w:tab/>
            <w:t>3</w:t>
          </w:r>
        </w:p>
        <w:p w14:paraId="40D65A69" w14:textId="77777777" w:rsidR="00442E7B" w:rsidRDefault="00171721">
          <w:pPr>
            <w:pStyle w:val="TDC1"/>
            <w:numPr>
              <w:ilvl w:val="0"/>
              <w:numId w:val="1"/>
            </w:numPr>
          </w:pPr>
          <w:r>
            <w:rPr>
              <w:rFonts w:eastAsia="Arial Unicode MS" w:cs="Arial Unicode MS"/>
            </w:rPr>
            <w:t>Introducción</w:t>
          </w:r>
          <w:r>
            <w:rPr>
              <w:rFonts w:eastAsia="Arial Unicode MS" w:cs="Arial Unicode MS"/>
            </w:rPr>
            <w:tab/>
            <w:t>4</w:t>
          </w:r>
        </w:p>
        <w:p w14:paraId="40D65A6A" w14:textId="77777777" w:rsidR="00442E7B" w:rsidRDefault="00171721">
          <w:pPr>
            <w:pStyle w:val="TDC2"/>
            <w:numPr>
              <w:ilvl w:val="1"/>
              <w:numId w:val="1"/>
            </w:numPr>
          </w:pPr>
          <w:r>
            <w:rPr>
              <w:rFonts w:eastAsia="Arial Unicode MS" w:cs="Arial Unicode MS"/>
            </w:rPr>
            <w:t>Identificación y descripción del problema o necesidad</w:t>
          </w:r>
          <w:r>
            <w:rPr>
              <w:rFonts w:eastAsia="Arial Unicode MS" w:cs="Arial Unicode MS"/>
            </w:rPr>
            <w:tab/>
            <w:t>4</w:t>
          </w:r>
        </w:p>
        <w:p w14:paraId="40D65A6B" w14:textId="77777777" w:rsidR="00442E7B" w:rsidRDefault="00171721">
          <w:pPr>
            <w:pStyle w:val="TDC2"/>
            <w:numPr>
              <w:ilvl w:val="1"/>
              <w:numId w:val="2"/>
            </w:numPr>
          </w:pPr>
          <w:r>
            <w:rPr>
              <w:rFonts w:eastAsia="Arial Unicode MS" w:cs="Arial Unicode MS"/>
            </w:rPr>
            <w:t>Descripción de la organización</w:t>
          </w:r>
          <w:r>
            <w:rPr>
              <w:rFonts w:eastAsia="Arial Unicode MS" w:cs="Arial Unicode MS"/>
            </w:rPr>
            <w:tab/>
            <w:t>5</w:t>
          </w:r>
        </w:p>
        <w:p w14:paraId="40D65A6C" w14:textId="77777777" w:rsidR="00442E7B" w:rsidRDefault="00171721">
          <w:pPr>
            <w:pStyle w:val="TDC1"/>
            <w:numPr>
              <w:ilvl w:val="0"/>
              <w:numId w:val="3"/>
            </w:numPr>
          </w:pPr>
          <w:r>
            <w:rPr>
              <w:rFonts w:eastAsia="Arial Unicode MS" w:cs="Arial Unicode MS"/>
            </w:rPr>
            <w:t>Análisis de posibles soluciones</w:t>
          </w:r>
          <w:r>
            <w:rPr>
              <w:rFonts w:eastAsia="Arial Unicode MS" w:cs="Arial Unicode MS"/>
            </w:rPr>
            <w:tab/>
            <w:t>7</w:t>
          </w:r>
        </w:p>
        <w:p w14:paraId="40D65A6D" w14:textId="77777777" w:rsidR="00442E7B" w:rsidRDefault="00171721">
          <w:pPr>
            <w:pStyle w:val="TDC2"/>
            <w:numPr>
              <w:ilvl w:val="1"/>
              <w:numId w:val="1"/>
            </w:numPr>
          </w:pPr>
          <w:r>
            <w:rPr>
              <w:rFonts w:eastAsia="Arial Unicode MS" w:cs="Arial Unicode MS"/>
            </w:rPr>
            <w:t>Identificación y selección de la mejor solución</w:t>
          </w:r>
          <w:r>
            <w:rPr>
              <w:rFonts w:eastAsia="Arial Unicode MS" w:cs="Arial Unicode MS"/>
            </w:rPr>
            <w:tab/>
            <w:t>7</w:t>
          </w:r>
        </w:p>
        <w:p w14:paraId="40D65A6E" w14:textId="77777777" w:rsidR="00442E7B" w:rsidRDefault="00171721">
          <w:pPr>
            <w:pStyle w:val="TDC2"/>
            <w:numPr>
              <w:ilvl w:val="1"/>
              <w:numId w:val="4"/>
            </w:numPr>
          </w:pPr>
          <w:r>
            <w:rPr>
              <w:rFonts w:eastAsia="Arial Unicode MS" w:cs="Arial Unicode MS"/>
            </w:rPr>
            <w:t>Impacto del proyecto en la sociedad</w:t>
          </w:r>
          <w:r>
            <w:rPr>
              <w:rFonts w:eastAsia="Arial Unicode MS" w:cs="Arial Unicode MS"/>
            </w:rPr>
            <w:tab/>
            <w:t>8</w:t>
          </w:r>
        </w:p>
        <w:p w14:paraId="40D65A6F" w14:textId="77777777" w:rsidR="00442E7B" w:rsidRDefault="00171721">
          <w:pPr>
            <w:pStyle w:val="TDC1"/>
            <w:numPr>
              <w:ilvl w:val="0"/>
              <w:numId w:val="5"/>
            </w:numPr>
          </w:pPr>
          <w:r>
            <w:rPr>
              <w:rFonts w:eastAsia="Arial Unicode MS" w:cs="Arial Unicode MS"/>
            </w:rPr>
            <w:t>Objetivos</w:t>
          </w:r>
          <w:r>
            <w:rPr>
              <w:rFonts w:eastAsia="Arial Unicode MS" w:cs="Arial Unicode MS"/>
            </w:rPr>
            <w:tab/>
            <w:t>9</w:t>
          </w:r>
        </w:p>
        <w:p w14:paraId="40D65A70" w14:textId="77777777" w:rsidR="00442E7B" w:rsidRDefault="00171721">
          <w:pPr>
            <w:pStyle w:val="TDC2"/>
            <w:numPr>
              <w:ilvl w:val="1"/>
              <w:numId w:val="1"/>
            </w:numPr>
          </w:pPr>
          <w:r>
            <w:rPr>
              <w:rFonts w:eastAsia="Arial Unicode MS" w:cs="Arial Unicode MS"/>
            </w:rPr>
            <w:t>Objetivo General</w:t>
          </w:r>
          <w:r>
            <w:rPr>
              <w:rFonts w:eastAsia="Arial Unicode MS" w:cs="Arial Unicode MS"/>
            </w:rPr>
            <w:tab/>
            <w:t>9</w:t>
          </w:r>
        </w:p>
        <w:p w14:paraId="40D65A71" w14:textId="77777777" w:rsidR="00442E7B" w:rsidRDefault="00171721">
          <w:pPr>
            <w:pStyle w:val="TDC2"/>
            <w:numPr>
              <w:ilvl w:val="1"/>
              <w:numId w:val="6"/>
            </w:numPr>
          </w:pPr>
          <w:r>
            <w:rPr>
              <w:rFonts w:eastAsia="Arial Unicode MS" w:cs="Arial Unicode MS"/>
            </w:rPr>
            <w:t>Objetivos Específicos</w:t>
          </w:r>
          <w:r>
            <w:rPr>
              <w:rFonts w:eastAsia="Arial Unicode MS" w:cs="Arial Unicode MS"/>
            </w:rPr>
            <w:tab/>
            <w:t>10</w:t>
          </w:r>
        </w:p>
        <w:p w14:paraId="40D65A72" w14:textId="77777777" w:rsidR="00442E7B" w:rsidRDefault="00171721">
          <w:pPr>
            <w:pStyle w:val="TDC1"/>
            <w:numPr>
              <w:ilvl w:val="0"/>
              <w:numId w:val="7"/>
            </w:numPr>
          </w:pPr>
          <w:r>
            <w:rPr>
              <w:rFonts w:eastAsia="Arial Unicode MS" w:cs="Arial Unicode MS"/>
            </w:rPr>
            <w:t>Alcance</w:t>
          </w:r>
          <w:r>
            <w:rPr>
              <w:rFonts w:eastAsia="Arial Unicode MS" w:cs="Arial Unicode MS"/>
            </w:rPr>
            <w:tab/>
            <w:t>10</w:t>
          </w:r>
        </w:p>
        <w:p w14:paraId="40D65A73" w14:textId="77777777" w:rsidR="00442E7B" w:rsidRDefault="00171721">
          <w:pPr>
            <w:pStyle w:val="TDC2"/>
            <w:numPr>
              <w:ilvl w:val="1"/>
              <w:numId w:val="1"/>
            </w:numPr>
          </w:pPr>
          <w:r>
            <w:rPr>
              <w:rFonts w:eastAsia="Arial Unicode MS" w:cs="Arial Unicode MS"/>
            </w:rPr>
            <w:t>Alcance de la solución seleccionada</w:t>
          </w:r>
          <w:r>
            <w:rPr>
              <w:rFonts w:eastAsia="Arial Unicode MS" w:cs="Arial Unicode MS"/>
            </w:rPr>
            <w:tab/>
            <w:t>10</w:t>
          </w:r>
        </w:p>
        <w:p w14:paraId="40D65A74" w14:textId="77777777" w:rsidR="00442E7B" w:rsidRDefault="00171721">
          <w:pPr>
            <w:pStyle w:val="TDC2"/>
            <w:numPr>
              <w:ilvl w:val="1"/>
              <w:numId w:val="8"/>
            </w:numPr>
          </w:pPr>
          <w:r>
            <w:rPr>
              <w:rFonts w:eastAsia="Arial Unicode MS" w:cs="Arial Unicode MS"/>
            </w:rPr>
            <w:t>Limitaciones y restricciones del proyecto</w:t>
          </w:r>
          <w:r>
            <w:rPr>
              <w:rFonts w:eastAsia="Arial Unicode MS" w:cs="Arial Unicode MS"/>
            </w:rPr>
            <w:tab/>
            <w:t>11</w:t>
          </w:r>
        </w:p>
        <w:p w14:paraId="40D65A75" w14:textId="77777777" w:rsidR="00442E7B" w:rsidRDefault="00171721">
          <w:pPr>
            <w:pStyle w:val="TDC1"/>
            <w:numPr>
              <w:ilvl w:val="0"/>
              <w:numId w:val="9"/>
            </w:numPr>
          </w:pPr>
          <w:r>
            <w:rPr>
              <w:rFonts w:eastAsia="Arial Unicode MS" w:cs="Arial Unicode MS"/>
            </w:rPr>
            <w:t>Planificación y costos del proyecto</w:t>
          </w:r>
          <w:r>
            <w:rPr>
              <w:rFonts w:eastAsia="Arial Unicode MS" w:cs="Arial Unicode MS"/>
            </w:rPr>
            <w:tab/>
            <w:t>12</w:t>
          </w:r>
        </w:p>
        <w:p w14:paraId="40D65A76" w14:textId="77777777" w:rsidR="00442E7B" w:rsidRDefault="00171721">
          <w:pPr>
            <w:pStyle w:val="TDC1"/>
            <w:numPr>
              <w:ilvl w:val="0"/>
              <w:numId w:val="10"/>
            </w:numPr>
          </w:pPr>
          <w:r>
            <w:rPr>
              <w:rFonts w:eastAsia="Arial Unicode MS" w:cs="Arial Unicode MS"/>
            </w:rPr>
            <w:t>Descripción de estudios realizados</w:t>
          </w:r>
          <w:r>
            <w:rPr>
              <w:rFonts w:eastAsia="Arial Unicode MS" w:cs="Arial Unicode MS"/>
            </w:rPr>
            <w:tab/>
            <w:t>13</w:t>
          </w:r>
        </w:p>
        <w:p w14:paraId="40D65A77" w14:textId="77777777" w:rsidR="00442E7B" w:rsidRDefault="00171721">
          <w:pPr>
            <w:pStyle w:val="TDC1"/>
            <w:numPr>
              <w:ilvl w:val="0"/>
              <w:numId w:val="11"/>
            </w:numPr>
          </w:pPr>
          <w:r>
            <w:rPr>
              <w:rFonts w:eastAsia="Arial Unicode MS" w:cs="Arial Unicode MS"/>
            </w:rPr>
            <w:t>Desarrollo del proyecto</w:t>
          </w:r>
          <w:r>
            <w:rPr>
              <w:rFonts w:eastAsia="Arial Unicode MS" w:cs="Arial Unicode MS"/>
            </w:rPr>
            <w:tab/>
            <w:t>16</w:t>
          </w:r>
        </w:p>
        <w:p w14:paraId="40D65A78" w14:textId="77777777" w:rsidR="00442E7B" w:rsidRDefault="00171721">
          <w:pPr>
            <w:pStyle w:val="TDC2"/>
            <w:numPr>
              <w:ilvl w:val="1"/>
              <w:numId w:val="1"/>
            </w:numPr>
          </w:pPr>
          <w:r>
            <w:rPr>
              <w:rFonts w:eastAsia="Arial Unicode MS" w:cs="Arial Unicode MS"/>
            </w:rPr>
            <w:t>Diseño de la solución</w:t>
          </w:r>
          <w:r>
            <w:rPr>
              <w:rFonts w:eastAsia="Arial Unicode MS" w:cs="Arial Unicode MS"/>
            </w:rPr>
            <w:tab/>
            <w:t>16</w:t>
          </w:r>
        </w:p>
        <w:p w14:paraId="40D65A79" w14:textId="77777777" w:rsidR="00442E7B" w:rsidRDefault="00171721">
          <w:pPr>
            <w:pStyle w:val="TDC2"/>
            <w:numPr>
              <w:ilvl w:val="1"/>
              <w:numId w:val="12"/>
            </w:numPr>
          </w:pPr>
          <w:r>
            <w:rPr>
              <w:rFonts w:eastAsia="Arial Unicode MS" w:cs="Arial Unicode MS"/>
            </w:rPr>
            <w:t>Desarrollo de la solución</w:t>
          </w:r>
          <w:r>
            <w:rPr>
              <w:rFonts w:eastAsia="Arial Unicode MS" w:cs="Arial Unicode MS"/>
            </w:rPr>
            <w:tab/>
            <w:t>17</w:t>
          </w:r>
        </w:p>
        <w:p w14:paraId="40D65A7A" w14:textId="77777777" w:rsidR="00442E7B" w:rsidRDefault="00171721">
          <w:pPr>
            <w:pStyle w:val="TDC2"/>
            <w:numPr>
              <w:ilvl w:val="1"/>
              <w:numId w:val="13"/>
            </w:numPr>
          </w:pPr>
          <w:r>
            <w:rPr>
              <w:rFonts w:eastAsia="Arial Unicode MS" w:cs="Arial Unicode MS"/>
            </w:rPr>
            <w:t>Resultados y Discusión.</w:t>
          </w:r>
          <w:r>
            <w:rPr>
              <w:rFonts w:eastAsia="Arial Unicode MS" w:cs="Arial Unicode MS"/>
            </w:rPr>
            <w:tab/>
            <w:t>17</w:t>
          </w:r>
        </w:p>
        <w:p w14:paraId="40D65A7B" w14:textId="77777777" w:rsidR="00442E7B" w:rsidRDefault="00171721">
          <w:pPr>
            <w:pStyle w:val="TDC2"/>
            <w:numPr>
              <w:ilvl w:val="1"/>
              <w:numId w:val="14"/>
            </w:numPr>
          </w:pPr>
          <w:r>
            <w:rPr>
              <w:rFonts w:eastAsia="Arial Unicode MS" w:cs="Arial Unicode MS"/>
            </w:rPr>
            <w:t>Implicaciones éticas</w:t>
          </w:r>
          <w:r>
            <w:rPr>
              <w:rFonts w:eastAsia="Arial Unicode MS" w:cs="Arial Unicode MS"/>
            </w:rPr>
            <w:tab/>
            <w:t>17</w:t>
          </w:r>
        </w:p>
        <w:p w14:paraId="40D65A7C" w14:textId="77777777" w:rsidR="00442E7B" w:rsidRDefault="00171721">
          <w:pPr>
            <w:pStyle w:val="TDC1"/>
            <w:numPr>
              <w:ilvl w:val="0"/>
              <w:numId w:val="15"/>
            </w:numPr>
          </w:pPr>
          <w:r>
            <w:rPr>
              <w:rFonts w:eastAsia="Arial Unicode MS" w:cs="Arial Unicode MS"/>
            </w:rPr>
            <w:t>Conclusiones y Recomendaciones</w:t>
          </w:r>
          <w:r>
            <w:rPr>
              <w:rFonts w:eastAsia="Arial Unicode MS" w:cs="Arial Unicode MS"/>
            </w:rPr>
            <w:tab/>
            <w:t>18</w:t>
          </w:r>
        </w:p>
        <w:p w14:paraId="40D65A7D" w14:textId="77777777" w:rsidR="00442E7B" w:rsidRDefault="00171721">
          <w:pPr>
            <w:pStyle w:val="TDC1"/>
            <w:numPr>
              <w:ilvl w:val="0"/>
              <w:numId w:val="16"/>
            </w:numPr>
          </w:pPr>
          <w:r>
            <w:rPr>
              <w:rFonts w:eastAsia="Arial Unicode MS" w:cs="Arial Unicode MS"/>
            </w:rPr>
            <w:t>Trabajo futuro</w:t>
          </w:r>
          <w:r>
            <w:rPr>
              <w:rFonts w:eastAsia="Arial Unicode MS" w:cs="Arial Unicode MS"/>
            </w:rPr>
            <w:tab/>
            <w:t>18</w:t>
          </w:r>
        </w:p>
        <w:p w14:paraId="40D65A7E" w14:textId="77777777" w:rsidR="00442E7B" w:rsidRDefault="00171721">
          <w:pPr>
            <w:pStyle w:val="TDC1"/>
            <w:numPr>
              <w:ilvl w:val="0"/>
              <w:numId w:val="17"/>
            </w:numPr>
          </w:pPr>
          <w:r>
            <w:rPr>
              <w:rFonts w:eastAsia="Arial Unicode MS" w:cs="Arial Unicode MS"/>
            </w:rPr>
            <w:t>Referencias bibliográficas</w:t>
          </w:r>
          <w:r>
            <w:rPr>
              <w:rFonts w:eastAsia="Arial Unicode MS" w:cs="Arial Unicode MS"/>
            </w:rPr>
            <w:tab/>
            <w:t>18</w:t>
          </w:r>
        </w:p>
        <w:p w14:paraId="40D65A7F" w14:textId="77777777" w:rsidR="00442E7B" w:rsidRDefault="00171721">
          <w:pPr>
            <w:pStyle w:val="TDC1"/>
            <w:numPr>
              <w:ilvl w:val="0"/>
              <w:numId w:val="18"/>
            </w:numPr>
          </w:pPr>
          <w:r>
            <w:rPr>
              <w:rFonts w:eastAsia="Arial Unicode MS" w:cs="Arial Unicode MS"/>
            </w:rPr>
            <w:t>Anexos</w:t>
          </w:r>
          <w:r>
            <w:rPr>
              <w:rFonts w:eastAsia="Arial Unicode MS" w:cs="Arial Unicode MS"/>
            </w:rPr>
            <w:tab/>
            <w:t>18</w:t>
          </w:r>
          <w:r>
            <w:rPr>
              <w:rFonts w:eastAsia="Arial Unicode MS" w:cs="Arial Unicode MS"/>
            </w:rPr>
            <w:fldChar w:fldCharType="end"/>
          </w:r>
        </w:p>
      </w:sdtContent>
    </w:sdt>
    <w:p w14:paraId="40D65A80" w14:textId="77777777" w:rsidR="00442E7B" w:rsidRDefault="00442E7B">
      <w:pPr>
        <w:pStyle w:val="Cuerpo"/>
        <w:rPr>
          <w:kern w:val="2"/>
          <w:sz w:val="24"/>
          <w:szCs w:val="24"/>
        </w:rPr>
      </w:pPr>
    </w:p>
    <w:p w14:paraId="40D65A81" w14:textId="77777777" w:rsidR="00442E7B" w:rsidRDefault="00442E7B">
      <w:pPr>
        <w:pStyle w:val="Cuerpo"/>
        <w:spacing w:line="360" w:lineRule="auto"/>
        <w:rPr>
          <w:rStyle w:val="Ninguno"/>
          <w:rFonts w:eastAsia="Arial" w:cs="Arial"/>
          <w:b/>
          <w:bCs/>
          <w:sz w:val="28"/>
          <w:szCs w:val="28"/>
        </w:rPr>
      </w:pPr>
    </w:p>
    <w:p w14:paraId="40D65A82" w14:textId="77777777" w:rsidR="00442E7B" w:rsidRDefault="00171721">
      <w:pPr>
        <w:pStyle w:val="Cuerpo"/>
        <w:sectPr w:rsidR="00442E7B">
          <w:headerReference w:type="default" r:id="rId16"/>
          <w:footerReference w:type="default" r:id="rId17"/>
          <w:headerReference w:type="first" r:id="rId18"/>
          <w:footerReference w:type="first" r:id="rId19"/>
          <w:pgSz w:w="11906" w:h="16838"/>
          <w:pgMar w:top="1417" w:right="1701" w:bottom="1417" w:left="1701" w:header="708" w:footer="708" w:gutter="0"/>
          <w:pgNumType w:start="1"/>
          <w:cols w:space="720"/>
          <w:formProt w:val="0"/>
          <w:docGrid w:linePitch="100"/>
        </w:sectPr>
      </w:pPr>
      <w:r>
        <w:br w:type="page"/>
      </w:r>
    </w:p>
    <w:p w14:paraId="40D65A83" w14:textId="77777777" w:rsidR="00442E7B" w:rsidRDefault="00171721">
      <w:pPr>
        <w:pStyle w:val="Cuerpo"/>
      </w:pPr>
      <w:r>
        <w:lastRenderedPageBreak/>
        <w:br w:type="page"/>
      </w:r>
    </w:p>
    <w:p w14:paraId="40D65A84" w14:textId="77777777" w:rsidR="00442E7B" w:rsidRDefault="00171721">
      <w:pPr>
        <w:pStyle w:val="Ttulo"/>
      </w:pPr>
      <w:bookmarkStart w:id="2" w:name="_Toc"/>
      <w:r>
        <w:rPr>
          <w:rStyle w:val="Ninguno"/>
          <w:rFonts w:eastAsia="Arial Unicode MS" w:cs="Arial Unicode MS"/>
        </w:rPr>
        <w:lastRenderedPageBreak/>
        <w:t>Resumen</w:t>
      </w:r>
      <w:bookmarkEnd w:id="2"/>
    </w:p>
    <w:p w14:paraId="40D65A85" w14:textId="77777777" w:rsidR="00442E7B" w:rsidRDefault="00442E7B">
      <w:pPr>
        <w:pStyle w:val="Cuerpo"/>
        <w:jc w:val="both"/>
        <w:rPr>
          <w:rStyle w:val="Ninguno"/>
          <w:sz w:val="24"/>
          <w:szCs w:val="24"/>
        </w:rPr>
      </w:pPr>
    </w:p>
    <w:p w14:paraId="40D65A86" w14:textId="77777777" w:rsidR="00442E7B" w:rsidRDefault="00171721">
      <w:pPr>
        <w:pStyle w:val="Cuerpo"/>
      </w:pPr>
      <w:r>
        <w:br w:type="page"/>
      </w:r>
    </w:p>
    <w:p w14:paraId="40D65A87" w14:textId="77777777" w:rsidR="00442E7B" w:rsidRDefault="00171721">
      <w:pPr>
        <w:pStyle w:val="Ttulo"/>
      </w:pPr>
      <w:bookmarkStart w:id="3" w:name="_Toc1"/>
      <w:r>
        <w:rPr>
          <w:rStyle w:val="Ninguno"/>
          <w:rFonts w:eastAsia="Arial Unicode MS" w:cs="Arial Unicode MS"/>
        </w:rPr>
        <w:lastRenderedPageBreak/>
        <w:t>Abstract</w:t>
      </w:r>
      <w:bookmarkEnd w:id="3"/>
    </w:p>
    <w:p w14:paraId="40D65A88" w14:textId="77777777" w:rsidR="00442E7B" w:rsidRDefault="00442E7B">
      <w:pPr>
        <w:pStyle w:val="Cuerpo"/>
        <w:jc w:val="both"/>
        <w:rPr>
          <w:rStyle w:val="Ninguno"/>
          <w:sz w:val="24"/>
          <w:szCs w:val="24"/>
          <w:lang w:val="en-US"/>
        </w:rPr>
      </w:pPr>
    </w:p>
    <w:p w14:paraId="40D65A89" w14:textId="77777777" w:rsidR="00442E7B" w:rsidRDefault="00442E7B">
      <w:pPr>
        <w:pStyle w:val="Cuerpo"/>
      </w:pPr>
    </w:p>
    <w:p w14:paraId="40D65A8A" w14:textId="77777777" w:rsidR="00442E7B" w:rsidRDefault="00171721">
      <w:pPr>
        <w:pStyle w:val="Cuerpo"/>
      </w:pPr>
      <w:r>
        <w:br w:type="page"/>
      </w:r>
    </w:p>
    <w:p w14:paraId="40D65A8B" w14:textId="77777777" w:rsidR="00442E7B" w:rsidRDefault="00171721">
      <w:pPr>
        <w:pStyle w:val="Ttulo1"/>
        <w:keepNext/>
        <w:numPr>
          <w:ilvl w:val="0"/>
          <w:numId w:val="19"/>
        </w:numPr>
        <w:rPr>
          <w:rFonts w:eastAsia="Arial" w:cs="Arial"/>
        </w:rPr>
      </w:pPr>
      <w:bookmarkStart w:id="4" w:name="_Toc2"/>
      <w:r>
        <w:rPr>
          <w:rStyle w:val="Ninguno"/>
        </w:rPr>
        <w:lastRenderedPageBreak/>
        <w:t>Introducción</w:t>
      </w:r>
      <w:bookmarkEnd w:id="4"/>
    </w:p>
    <w:p w14:paraId="40D65A8C" w14:textId="77777777" w:rsidR="00442E7B" w:rsidRDefault="00442E7B">
      <w:pPr>
        <w:pStyle w:val="Ttulo1"/>
        <w:keepNext/>
        <w:ind w:left="564"/>
        <w:rPr>
          <w:rStyle w:val="Ninguno"/>
          <w:rFonts w:eastAsia="Arial" w:cs="Arial"/>
        </w:rPr>
      </w:pPr>
    </w:p>
    <w:p w14:paraId="40D65A8D" w14:textId="77777777" w:rsidR="00442E7B" w:rsidRDefault="00171721">
      <w:pPr>
        <w:pStyle w:val="Ttulo2"/>
        <w:numPr>
          <w:ilvl w:val="1"/>
          <w:numId w:val="19"/>
        </w:numPr>
        <w:spacing w:after="240"/>
        <w:rPr>
          <w:rFonts w:eastAsia="Arial" w:cs="Arial"/>
          <w:sz w:val="24"/>
          <w:szCs w:val="24"/>
        </w:rPr>
      </w:pPr>
      <w:bookmarkStart w:id="5" w:name="_Toc3"/>
      <w:r>
        <w:rPr>
          <w:rStyle w:val="Ninguno"/>
          <w:sz w:val="24"/>
          <w:szCs w:val="24"/>
          <w:u w:color="000000"/>
        </w:rPr>
        <w:t>Identificación y descripción del problema o necesidad</w:t>
      </w:r>
      <w:r>
        <w:rPr>
          <w:rStyle w:val="Ninguno"/>
          <w:sz w:val="24"/>
          <w:szCs w:val="24"/>
          <w:u w:color="000000"/>
        </w:rPr>
        <w:br/>
      </w:r>
      <w:bookmarkEnd w:id="5"/>
    </w:p>
    <w:p w14:paraId="40D65A8E" w14:textId="314A4A26" w:rsidR="00442E7B" w:rsidRDefault="00171721">
      <w:pPr>
        <w:pStyle w:val="Cuerpo"/>
        <w:ind w:left="564"/>
        <w:jc w:val="both"/>
        <w:rPr>
          <w:rStyle w:val="Ninguno"/>
          <w:sz w:val="24"/>
          <w:szCs w:val="24"/>
        </w:rPr>
      </w:pPr>
      <w:r>
        <w:rPr>
          <w:rStyle w:val="Ninguno"/>
          <w:sz w:val="24"/>
          <w:szCs w:val="24"/>
        </w:rPr>
        <w:t xml:space="preserve">El Área de Recuperación de </w:t>
      </w:r>
      <w:del w:id="6" w:author="(Estudiante) Andres Marcelo Olmedo Coronel" w:date="2026-10-02T18:31:00Z" w16du:dateUtc="2026-10-02T23:31:00Z">
        <w:r w:rsidDel="004D5330">
          <w:rPr>
            <w:rStyle w:val="Ninguno"/>
            <w:sz w:val="24"/>
            <w:szCs w:val="24"/>
          </w:rPr>
          <w:delText>Banco ProCredit</w:delText>
        </w:r>
      </w:del>
      <w:ins w:id="7" w:author="(Estudiante) Andres Marcelo Olmedo Coronel" w:date="2026-10-02T18:31:00Z" w16du:dateUtc="2026-10-02T23:31:00Z">
        <w:r w:rsidR="004D5330">
          <w:rPr>
            <w:rStyle w:val="Ninguno"/>
            <w:sz w:val="24"/>
            <w:szCs w:val="24"/>
          </w:rPr>
          <w:t>Banco</w:t>
        </w:r>
      </w:ins>
      <w:r>
        <w:rPr>
          <w:rStyle w:val="Ninguno"/>
          <w:sz w:val="24"/>
          <w:szCs w:val="24"/>
        </w:rPr>
        <w:t xml:space="preserve"> enfrenta limitaciones para anticipar oportunamente el riesgo de mora de sus clientes y priorizar de manera eficiente las acciones de seguimiento y recuperación. Actualmente, la gestión se basa principalmente en indicadores históricos, como días de atraso, recurrencia en mora y criterios definidos por la experiencia del asesor, lo que dificulta identificar de forma temprana aquellos clientes con alta probabilidad de incumplimiento. Adicionalmente, los procesos de seguimiento, registro de gestiones y control de compromisos se realizan de manera parcial y con diferentes niveles de profundidad entre asesores, generando limitaciones en la trazabilidad, supervisión y oportunidad de las acciones preventivas.</w:t>
      </w:r>
    </w:p>
    <w:p w14:paraId="40D65A8F" w14:textId="77777777" w:rsidR="00442E7B" w:rsidRDefault="00171721">
      <w:pPr>
        <w:pStyle w:val="Cuerpo"/>
        <w:ind w:left="564"/>
        <w:jc w:val="both"/>
      </w:pPr>
      <w:r>
        <w:rPr>
          <w:rStyle w:val="Ninguno"/>
          <w:sz w:val="24"/>
          <w:szCs w:val="24"/>
        </w:rPr>
        <w:t>Asimismo, la organización no dispone de una herramienta que integre variables históricas, financieras, transaccionales y de comportamiento para estimar el riesgo futuro de mora, priorizar automáticamente la cartera según su nivel de riesgo y generar alertas tempranas para la toma de decisiones. Esto provoca que gran parte de las acciones de recuperación se ejecuten de forma reactiva, una vez que el cliente ha evidenciado señales significativas de deterioro, reduciendo la capacidad institucional para prevenir el incumplimiento y optimizar los recursos destinados a la gestión de cobranza.</w:t>
      </w:r>
      <w:r>
        <w:rPr>
          <w:rStyle w:val="Ninguno"/>
          <w:sz w:val="24"/>
          <w:szCs w:val="24"/>
          <w:lang w:val="it-IT"/>
        </w:rPr>
        <w:t xml:space="preserve"> Un an</w:t>
      </w:r>
      <w:r>
        <w:rPr>
          <w:rStyle w:val="Ninguno"/>
          <w:sz w:val="24"/>
          <w:szCs w:val="24"/>
        </w:rPr>
        <w:t xml:space="preserve">álisis de causa-efecto (diagrama de Ishikawa) </w:t>
      </w:r>
      <w:r>
        <w:rPr>
          <w:rStyle w:val="Ninguno"/>
          <w:sz w:val="24"/>
          <w:szCs w:val="24"/>
          <w:lang w:val="pt-PT"/>
        </w:rPr>
        <w:t>permiti</w:t>
      </w:r>
      <w:r>
        <w:rPr>
          <w:rStyle w:val="Ninguno"/>
          <w:sz w:val="24"/>
          <w:szCs w:val="24"/>
        </w:rPr>
        <w:t>ó agrupar las causas del problema en las siguientes categorías:</w:t>
      </w:r>
    </w:p>
    <w:p w14:paraId="40D65A90" w14:textId="77777777" w:rsidR="00442E7B" w:rsidRDefault="00171721">
      <w:pPr>
        <w:pStyle w:val="Cuerpo"/>
        <w:numPr>
          <w:ilvl w:val="0"/>
          <w:numId w:val="44"/>
        </w:numPr>
        <w:jc w:val="both"/>
        <w:rPr>
          <w:rStyle w:val="Ninguno"/>
          <w:sz w:val="24"/>
          <w:szCs w:val="24"/>
        </w:rPr>
      </w:pPr>
      <w:r>
        <w:rPr>
          <w:rStyle w:val="Ninguno"/>
          <w:b/>
          <w:bCs/>
          <w:sz w:val="24"/>
          <w:szCs w:val="24"/>
        </w:rPr>
        <w:t xml:space="preserve">Personas: </w:t>
      </w:r>
      <w:r>
        <w:rPr>
          <w:rStyle w:val="Ninguno"/>
          <w:sz w:val="24"/>
          <w:szCs w:val="24"/>
        </w:rPr>
        <w:t>La gestión depende significativamente de la experiencia y criterio del asesor. No existe una revisión sistemática del cumplimiento de los registros de seguimiento.</w:t>
      </w:r>
    </w:p>
    <w:p w14:paraId="40D65A91" w14:textId="77777777" w:rsidR="00442E7B" w:rsidRDefault="00171721">
      <w:pPr>
        <w:pStyle w:val="Cuerpo"/>
        <w:numPr>
          <w:ilvl w:val="0"/>
          <w:numId w:val="43"/>
        </w:numPr>
        <w:jc w:val="both"/>
        <w:rPr>
          <w:rStyle w:val="Ninguno"/>
          <w:sz w:val="24"/>
          <w:szCs w:val="24"/>
        </w:rPr>
      </w:pPr>
      <w:r>
        <w:rPr>
          <w:rStyle w:val="Ninguno"/>
          <w:b/>
          <w:bCs/>
          <w:sz w:val="24"/>
          <w:szCs w:val="24"/>
        </w:rPr>
        <w:t xml:space="preserve">Procesos: </w:t>
      </w:r>
      <w:r>
        <w:rPr>
          <w:rStyle w:val="Ninguno"/>
          <w:sz w:val="24"/>
          <w:szCs w:val="24"/>
        </w:rPr>
        <w:t>El seguimiento se realiza principalmente cuando el cliente ya presenta mora o recurrencia. La revisión formal ocurre en los comités de mora, normalmente de forma periódica y no en tiempo real.</w:t>
      </w:r>
    </w:p>
    <w:p w14:paraId="40D65A92" w14:textId="77777777" w:rsidR="00442E7B" w:rsidRDefault="00171721">
      <w:pPr>
        <w:pStyle w:val="Cuerpo"/>
        <w:numPr>
          <w:ilvl w:val="0"/>
          <w:numId w:val="42"/>
        </w:numPr>
        <w:jc w:val="both"/>
        <w:rPr>
          <w:rStyle w:val="Ninguno"/>
          <w:sz w:val="24"/>
          <w:szCs w:val="24"/>
        </w:rPr>
      </w:pPr>
      <w:r>
        <w:rPr>
          <w:rStyle w:val="Ninguno"/>
          <w:b/>
          <w:bCs/>
          <w:sz w:val="24"/>
          <w:szCs w:val="24"/>
        </w:rPr>
        <w:t xml:space="preserve">Tecnología: </w:t>
      </w:r>
      <w:r>
        <w:rPr>
          <w:rStyle w:val="Ninguno"/>
          <w:sz w:val="24"/>
          <w:szCs w:val="24"/>
        </w:rPr>
        <w:t>No existe un motor predictivo que anticipe qué clientes tendrán mayor probabilidad de entrar en mora. No existen alertas automáticas para compromisos incumplidos o gestiones pendientes.</w:t>
      </w:r>
    </w:p>
    <w:p w14:paraId="40D65A93" w14:textId="77777777" w:rsidR="00442E7B" w:rsidRDefault="00171721">
      <w:pPr>
        <w:pStyle w:val="Cuerpo"/>
        <w:numPr>
          <w:ilvl w:val="0"/>
          <w:numId w:val="41"/>
        </w:numPr>
        <w:jc w:val="both"/>
        <w:rPr>
          <w:rStyle w:val="Ninguno"/>
          <w:sz w:val="24"/>
          <w:szCs w:val="24"/>
        </w:rPr>
      </w:pPr>
      <w:r>
        <w:rPr>
          <w:rStyle w:val="Ninguno"/>
          <w:b/>
          <w:bCs/>
          <w:sz w:val="24"/>
          <w:szCs w:val="24"/>
        </w:rPr>
        <w:t xml:space="preserve">Información: </w:t>
      </w:r>
      <w:r>
        <w:rPr>
          <w:rStyle w:val="Ninguno"/>
          <w:sz w:val="24"/>
          <w:szCs w:val="24"/>
        </w:rPr>
        <w:t>Se utilizan principalmente días de atraso, recurrencia y restructuraciones para identificar riesgo. Existe potencial para incorporar múltiples variables adicionales de predicción.</w:t>
      </w:r>
    </w:p>
    <w:p w14:paraId="40D65A94" w14:textId="77777777" w:rsidR="00442E7B" w:rsidRDefault="00171721">
      <w:pPr>
        <w:pStyle w:val="Cuerpo"/>
        <w:numPr>
          <w:ilvl w:val="0"/>
          <w:numId w:val="40"/>
        </w:numPr>
        <w:jc w:val="both"/>
        <w:rPr>
          <w:rStyle w:val="Ninguno"/>
          <w:sz w:val="24"/>
          <w:szCs w:val="24"/>
        </w:rPr>
      </w:pPr>
      <w:r>
        <w:rPr>
          <w:rStyle w:val="Ninguno"/>
          <w:b/>
          <w:bCs/>
          <w:sz w:val="24"/>
          <w:szCs w:val="24"/>
        </w:rPr>
        <w:lastRenderedPageBreak/>
        <w:t xml:space="preserve">Control y Supervisión: </w:t>
      </w:r>
      <w:r>
        <w:rPr>
          <w:rStyle w:val="Ninguno"/>
          <w:sz w:val="24"/>
          <w:szCs w:val="24"/>
        </w:rPr>
        <w:t>No se levantan compromisos de mejora sobre la calidad del seguimiento realizado por los asesores. La supervisión se concentra en revisiones periódicas y no en alertas continuas.</w:t>
      </w:r>
    </w:p>
    <w:p w14:paraId="40D65A95" w14:textId="77777777" w:rsidR="00442E7B" w:rsidRDefault="00171721">
      <w:pPr>
        <w:pStyle w:val="Cuerpo"/>
        <w:numPr>
          <w:ilvl w:val="0"/>
          <w:numId w:val="39"/>
        </w:numPr>
        <w:jc w:val="both"/>
        <w:rPr>
          <w:rStyle w:val="Ninguno"/>
          <w:sz w:val="24"/>
          <w:szCs w:val="24"/>
        </w:rPr>
      </w:pPr>
      <w:r>
        <w:rPr>
          <w:rStyle w:val="Ninguno"/>
          <w:b/>
          <w:bCs/>
          <w:sz w:val="24"/>
          <w:szCs w:val="24"/>
        </w:rPr>
        <w:t xml:space="preserve">Comunicación y Registro: </w:t>
      </w:r>
      <w:r>
        <w:rPr>
          <w:rStyle w:val="Ninguno"/>
          <w:sz w:val="24"/>
          <w:szCs w:val="24"/>
        </w:rPr>
        <w:t>Las gestiones masivas (WhatsApp, SMS, correo) no siempre quedan registradas en el historial del cliente. No existe una trazabilidad completa de todas las interacciones realizadas</w:t>
      </w:r>
    </w:p>
    <w:p w14:paraId="40D65A96" w14:textId="77777777" w:rsidR="00442E7B" w:rsidRDefault="00171721">
      <w:pPr>
        <w:pStyle w:val="Cuerpo"/>
        <w:numPr>
          <w:ilvl w:val="0"/>
          <w:numId w:val="20"/>
        </w:numPr>
        <w:jc w:val="both"/>
        <w:rPr>
          <w:sz w:val="24"/>
          <w:szCs w:val="24"/>
        </w:rPr>
      </w:pPr>
      <w:r>
        <w:rPr>
          <w:rStyle w:val="Ninguno"/>
          <w:b/>
          <w:bCs/>
          <w:sz w:val="24"/>
          <w:szCs w:val="24"/>
        </w:rPr>
        <w:t xml:space="preserve">Entorno normativo: </w:t>
      </w:r>
      <w:r>
        <w:rPr>
          <w:rStyle w:val="Ninguno"/>
          <w:sz w:val="24"/>
          <w:szCs w:val="24"/>
        </w:rPr>
        <w:t>exigencias crecientes de trazabilidad y auditabilidad de las decisiones crediticias derivadas de la Ley Orgánica de Protección de Datos Personales (LOPDP) y de normas internacionales de gestión de riesgo en sistemas de inteligencia artificial (ISO/IEC 23894:2023).</w:t>
      </w:r>
    </w:p>
    <w:p w14:paraId="40D65A97" w14:textId="77777777" w:rsidR="00442E7B" w:rsidRDefault="00442E7B">
      <w:pPr>
        <w:pStyle w:val="Cuerpo"/>
        <w:jc w:val="both"/>
        <w:rPr>
          <w:rStyle w:val="Ninguno"/>
          <w:rFonts w:eastAsia="Arial" w:cs="Arial"/>
          <w:sz w:val="24"/>
          <w:szCs w:val="24"/>
        </w:rPr>
      </w:pPr>
    </w:p>
    <w:p w14:paraId="40D65A98" w14:textId="77777777" w:rsidR="00442E7B" w:rsidRDefault="00171721">
      <w:pPr>
        <w:pStyle w:val="Cuerpo"/>
        <w:jc w:val="center"/>
      </w:pPr>
      <w:r>
        <w:rPr>
          <w:noProof/>
        </w:rPr>
        <w:drawing>
          <wp:inline distT="0" distB="0" distL="0" distR="0" wp14:anchorId="40D65E48" wp14:editId="40D65E49">
            <wp:extent cx="5396230" cy="3209290"/>
            <wp:effectExtent l="0" t="0" r="0" b="0"/>
            <wp:docPr id="8" name="Image3" descr="Diagrama de Ishika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descr="Diagrama de Ishikawa"/>
                    <pic:cNvPicPr>
                      <a:picLocks noChangeAspect="1" noChangeArrowheads="1"/>
                    </pic:cNvPicPr>
                  </pic:nvPicPr>
                  <pic:blipFill>
                    <a:blip r:embed="rId20"/>
                    <a:stretch>
                      <a:fillRect/>
                    </a:stretch>
                  </pic:blipFill>
                  <pic:spPr bwMode="auto">
                    <a:xfrm>
                      <a:off x="0" y="0"/>
                      <a:ext cx="5396230" cy="3209290"/>
                    </a:xfrm>
                    <a:prstGeom prst="rect">
                      <a:avLst/>
                    </a:prstGeom>
                  </pic:spPr>
                </pic:pic>
              </a:graphicData>
            </a:graphic>
          </wp:inline>
        </w:drawing>
      </w:r>
    </w:p>
    <w:p w14:paraId="40D65A99" w14:textId="77777777" w:rsidR="00442E7B" w:rsidRDefault="00171721">
      <w:pPr>
        <w:pStyle w:val="Cuerpo"/>
        <w:jc w:val="center"/>
        <w:rPr>
          <w:rStyle w:val="Ninguno"/>
          <w:rFonts w:eastAsia="Arial" w:cs="Arial"/>
          <w:sz w:val="24"/>
          <w:szCs w:val="24"/>
        </w:rPr>
      </w:pPr>
      <w:r>
        <w:rPr>
          <w:rStyle w:val="Ninguno"/>
          <w:i/>
          <w:iCs/>
          <w:sz w:val="20"/>
          <w:szCs w:val="20"/>
        </w:rPr>
        <w:t>Figura 1. Diagrama de Ishikawa de las causas del problema. Elaboración propia.</w:t>
      </w:r>
    </w:p>
    <w:p w14:paraId="40D65A9A" w14:textId="77777777" w:rsidR="00442E7B" w:rsidRDefault="00442E7B">
      <w:pPr>
        <w:pStyle w:val="Cuerpo"/>
        <w:jc w:val="both"/>
      </w:pPr>
    </w:p>
    <w:p w14:paraId="40D65A9B" w14:textId="77777777" w:rsidR="00442E7B" w:rsidRDefault="00442E7B">
      <w:pPr>
        <w:pStyle w:val="Cuerpo"/>
        <w:jc w:val="both"/>
      </w:pPr>
    </w:p>
    <w:p w14:paraId="40D65A9C" w14:textId="77777777" w:rsidR="00442E7B" w:rsidRDefault="00442E7B">
      <w:pPr>
        <w:pStyle w:val="Ttulo1"/>
        <w:keepNext/>
        <w:ind w:left="564"/>
        <w:rPr>
          <w:rStyle w:val="Ninguno"/>
          <w:rFonts w:eastAsia="Arial" w:cs="Arial"/>
        </w:rPr>
      </w:pPr>
    </w:p>
    <w:p w14:paraId="40D65A9D" w14:textId="77777777" w:rsidR="00442E7B" w:rsidRDefault="00171721">
      <w:pPr>
        <w:pStyle w:val="Ttulo2"/>
        <w:numPr>
          <w:ilvl w:val="1"/>
          <w:numId w:val="19"/>
        </w:numPr>
        <w:spacing w:after="240"/>
        <w:rPr>
          <w:rFonts w:eastAsia="Arial" w:cs="Arial"/>
          <w:sz w:val="24"/>
          <w:szCs w:val="24"/>
        </w:rPr>
      </w:pPr>
      <w:bookmarkStart w:id="8" w:name="_Toc4"/>
      <w:r>
        <w:rPr>
          <w:rStyle w:val="Ninguno"/>
          <w:sz w:val="24"/>
          <w:szCs w:val="24"/>
          <w:u w:color="000000"/>
        </w:rPr>
        <w:t>Descripción de la organización</w:t>
      </w:r>
      <w:bookmarkEnd w:id="8"/>
    </w:p>
    <w:p w14:paraId="40D65A9E" w14:textId="74A68481" w:rsidR="00442E7B" w:rsidRDefault="00356D40" w:rsidP="00786476">
      <w:pPr>
        <w:pStyle w:val="Cuerpo"/>
        <w:ind w:left="708" w:hanging="708"/>
        <w:jc w:val="both"/>
        <w:pPrChange w:id="9" w:author="(Estudiante) Andres Marcelo Olmedo Coronel" w:date="2026-10-09T18:56:00Z" w16du:dateUtc="2026-10-09T23:56:00Z">
          <w:pPr>
            <w:pStyle w:val="Cuerpo"/>
            <w:jc w:val="both"/>
          </w:pPr>
        </w:pPrChange>
      </w:pPr>
      <w:ins w:id="10" w:author="(Estudiante) Andres Marcelo Olmedo Coronel" w:date="2026-10-09T18:57:00Z" w16du:dateUtc="2026-10-09T23:57:00Z">
        <w:r>
          <w:rPr>
            <w:rStyle w:val="Ninguno"/>
            <w:sz w:val="24"/>
            <w:szCs w:val="24"/>
          </w:rPr>
          <w:t xml:space="preserve">El </w:t>
        </w:r>
      </w:ins>
      <w:del w:id="11" w:author="(Estudiante) Andres Marcelo Olmedo Coronel" w:date="2026-10-02T18:31:00Z" w16du:dateUtc="2026-10-02T23:31:00Z">
        <w:r w:rsidR="00171721" w:rsidDel="004D5330">
          <w:rPr>
            <w:rStyle w:val="Ninguno"/>
            <w:sz w:val="24"/>
            <w:szCs w:val="24"/>
          </w:rPr>
          <w:delText>Banco ProCredit</w:delText>
        </w:r>
      </w:del>
      <w:ins w:id="12" w:author="(Estudiante) Andres Marcelo Olmedo Coronel" w:date="2026-10-02T18:31:00Z" w16du:dateUtc="2026-10-02T23:31:00Z">
        <w:r w:rsidR="004D5330">
          <w:rPr>
            <w:rStyle w:val="Ninguno"/>
            <w:sz w:val="24"/>
            <w:szCs w:val="24"/>
          </w:rPr>
          <w:t>Banco</w:t>
        </w:r>
      </w:ins>
      <w:del w:id="13" w:author="(Estudiante) Andres Marcelo Olmedo Coronel" w:date="2026-10-09T18:57:00Z" w16du:dateUtc="2026-10-09T23:57:00Z">
        <w:r w:rsidR="00171721" w:rsidDel="00356D40">
          <w:rPr>
            <w:rStyle w:val="Ninguno"/>
            <w:sz w:val="24"/>
            <w:szCs w:val="24"/>
          </w:rPr>
          <w:delText xml:space="preserve"> S.A.</w:delText>
        </w:r>
      </w:del>
      <w:r w:rsidR="00171721">
        <w:rPr>
          <w:rStyle w:val="Ninguno"/>
          <w:sz w:val="24"/>
          <w:szCs w:val="24"/>
        </w:rPr>
        <w:t xml:space="preserve"> es una entidad de la banca comercial ecuatoriana, con sede principal en Quito, especializada en el financiamiento de pequeñas y medianas empresas (PYME) y en productos de ahorro e inversión para clientes privados. El banco forma parte del grupo internacional</w:t>
      </w:r>
      <w:del w:id="14" w:author="(Estudiante) Andres Marcelo Olmedo Coronel" w:date="2026-10-09T18:56:00Z" w16du:dateUtc="2026-10-09T23:56:00Z">
        <w:r w:rsidR="00171721" w:rsidDel="00356D40">
          <w:rPr>
            <w:rStyle w:val="Ninguno"/>
            <w:sz w:val="24"/>
            <w:szCs w:val="24"/>
          </w:rPr>
          <w:delText xml:space="preserve"> ProCredit</w:delText>
        </w:r>
      </w:del>
      <w:r w:rsidR="00171721">
        <w:rPr>
          <w:rStyle w:val="Ninguno"/>
          <w:sz w:val="24"/>
          <w:szCs w:val="24"/>
        </w:rPr>
        <w:t xml:space="preserve">, cuya matriz, </w:t>
      </w:r>
      <w:del w:id="15" w:author="(Estudiante) Andres Marcelo Olmedo Coronel" w:date="2026-10-09T18:57:00Z" w16du:dateUtc="2026-10-09T23:57:00Z">
        <w:r w:rsidR="00171721" w:rsidDel="00356D40">
          <w:rPr>
            <w:rStyle w:val="Ninguno"/>
            <w:sz w:val="24"/>
            <w:szCs w:val="24"/>
          </w:rPr>
          <w:delText xml:space="preserve">ProCredit </w:delText>
        </w:r>
      </w:del>
      <w:r w:rsidR="00171721">
        <w:rPr>
          <w:rStyle w:val="Ninguno"/>
          <w:sz w:val="24"/>
          <w:szCs w:val="24"/>
        </w:rPr>
        <w:t xml:space="preserve">Holding, tiene sede en Fráncfort del Meno, Alemania, y opera bajo la </w:t>
      </w:r>
      <w:r w:rsidR="00171721">
        <w:rPr>
          <w:rStyle w:val="Ninguno"/>
          <w:sz w:val="24"/>
          <w:szCs w:val="24"/>
        </w:rPr>
        <w:lastRenderedPageBreak/>
        <w:t xml:space="preserve">supervisión de las autoridades financieras alemanas y europeas, además de la Superintendencia de Bancos del Ecuador. </w:t>
      </w:r>
      <w:ins w:id="16" w:author="(Estudiante) Andres Marcelo Olmedo Coronel" w:date="2026-10-09T18:57:00Z" w16du:dateUtc="2026-10-09T23:57:00Z">
        <w:r w:rsidR="00606970">
          <w:rPr>
            <w:rStyle w:val="Ninguno"/>
            <w:sz w:val="24"/>
            <w:szCs w:val="24"/>
          </w:rPr>
          <w:t xml:space="preserve">El </w:t>
        </w:r>
      </w:ins>
      <w:del w:id="17" w:author="(Estudiante) Andres Marcelo Olmedo Coronel" w:date="2026-10-02T18:31:00Z" w16du:dateUtc="2026-10-02T23:31:00Z">
        <w:r w:rsidR="00171721" w:rsidDel="004D5330">
          <w:rPr>
            <w:rStyle w:val="Ninguno"/>
            <w:sz w:val="24"/>
            <w:szCs w:val="24"/>
          </w:rPr>
          <w:delText>Banco ProCredit</w:delText>
        </w:r>
      </w:del>
      <w:ins w:id="18" w:author="(Estudiante) Andres Marcelo Olmedo Coronel" w:date="2026-10-02T18:31:00Z" w16du:dateUtc="2026-10-02T23:31:00Z">
        <w:r w:rsidR="004D5330">
          <w:rPr>
            <w:rStyle w:val="Ninguno"/>
            <w:sz w:val="24"/>
            <w:szCs w:val="24"/>
          </w:rPr>
          <w:t>Banco</w:t>
        </w:r>
      </w:ins>
      <w:r w:rsidR="00171721">
        <w:rPr>
          <w:rStyle w:val="Ninguno"/>
          <w:sz w:val="24"/>
          <w:szCs w:val="24"/>
        </w:rPr>
        <w:t xml:space="preserve"> se originó a partir de la transformación de la Sociedad Financiera Ecuatorial, constituida en 2001, con el propósito de asegurar el acceso de las micro, pequeñas y medianas empresas al sistema bancario formal.</w:t>
      </w:r>
    </w:p>
    <w:p w14:paraId="40D65A9F" w14:textId="77777777" w:rsidR="00442E7B" w:rsidRDefault="00171721">
      <w:pPr>
        <w:pStyle w:val="Cuerpo"/>
        <w:jc w:val="both"/>
      </w:pPr>
      <w:r>
        <w:rPr>
          <w:rStyle w:val="Ninguno"/>
          <w:sz w:val="24"/>
          <w:szCs w:val="24"/>
        </w:rPr>
        <w:t>La misión institucional del banco es ser una entidad orientada al desarrollo que ofrece servicios financieros integrales, con un enfoque de transparencia en la comunicación con sus clientes, una gestión responsable del riesgo y una reducida huella ambiental en sus operaciones. Su visión se orienta a consolidarse como un banco de referencia para las PYME en los mercados donde opera, combinando rentabilidad, responsabilidad social y sostenibilidad ambiental.</w:t>
      </w:r>
    </w:p>
    <w:p w14:paraId="40D65AA0" w14:textId="3EC30E05" w:rsidR="00442E7B" w:rsidRDefault="00171721">
      <w:pPr>
        <w:pStyle w:val="Cuerpo"/>
        <w:jc w:val="both"/>
        <w:rPr>
          <w:rStyle w:val="Ninguno"/>
          <w:sz w:val="24"/>
          <w:szCs w:val="24"/>
        </w:rPr>
      </w:pPr>
      <w:r>
        <w:rPr>
          <w:rStyle w:val="Ninguno"/>
          <w:sz w:val="24"/>
          <w:szCs w:val="24"/>
        </w:rPr>
        <w:t xml:space="preserve">La estructura organizacional de </w:t>
      </w:r>
      <w:del w:id="19" w:author="(Estudiante) Andres Marcelo Olmedo Coronel" w:date="2026-10-02T18:31:00Z" w16du:dateUtc="2026-10-02T23:31:00Z">
        <w:r w:rsidDel="004D5330">
          <w:rPr>
            <w:rStyle w:val="Ninguno"/>
            <w:sz w:val="24"/>
            <w:szCs w:val="24"/>
          </w:rPr>
          <w:delText>Banco ProCredit</w:delText>
        </w:r>
      </w:del>
      <w:ins w:id="20" w:author="(Estudiante) Andres Marcelo Olmedo Coronel" w:date="2026-10-02T18:31:00Z" w16du:dateUtc="2026-10-02T23:31:00Z">
        <w:r w:rsidR="004D5330">
          <w:rPr>
            <w:rStyle w:val="Ninguno"/>
            <w:sz w:val="24"/>
            <w:szCs w:val="24"/>
          </w:rPr>
          <w:t>Banco</w:t>
        </w:r>
      </w:ins>
      <w:r>
        <w:rPr>
          <w:rStyle w:val="Ninguno"/>
          <w:sz w:val="24"/>
          <w:szCs w:val="24"/>
        </w:rPr>
        <w:t xml:space="preserve"> se organiza por áreas funcionales —entre ellas Riesgos de Crédito, Recuperación de Cartera, Tecnología de la Información, Cumplimiento y Protección de Datos, y Negocios PYME—, bajo la dirección de una gerencia general que reporta a </w:t>
      </w:r>
      <w:del w:id="21" w:author="(Estudiante) Andres Marcelo Olmedo Coronel" w:date="2026-10-09T18:57:00Z" w16du:dateUtc="2026-10-09T23:57:00Z">
        <w:r w:rsidDel="00606970">
          <w:rPr>
            <w:rStyle w:val="Ninguno"/>
            <w:sz w:val="24"/>
            <w:szCs w:val="24"/>
          </w:rPr>
          <w:delText xml:space="preserve">ProCredit </w:delText>
        </w:r>
      </w:del>
      <w:r>
        <w:rPr>
          <w:rStyle w:val="Ninguno"/>
          <w:sz w:val="24"/>
          <w:szCs w:val="24"/>
        </w:rPr>
        <w:t>Holding. El Á</w:t>
      </w:r>
      <w:r>
        <w:rPr>
          <w:rStyle w:val="Ninguno"/>
          <w:sz w:val="24"/>
          <w:szCs w:val="24"/>
          <w:lang w:val="pt-PT"/>
        </w:rPr>
        <w:t>rea de Recuperaci</w:t>
      </w:r>
      <w:r>
        <w:rPr>
          <w:rStyle w:val="Ninguno"/>
          <w:sz w:val="24"/>
          <w:szCs w:val="24"/>
        </w:rPr>
        <w:t>ón, donde se ubica la problemática descrita en la sección 1.1, es responsable de la gestión y priorización de la cartera en mora y depende funcionalmente de la Gerencia de Riesgos.</w:t>
      </w:r>
    </w:p>
    <w:p w14:paraId="40D65AA1" w14:textId="77777777" w:rsidR="00442E7B" w:rsidRDefault="00442E7B">
      <w:pPr>
        <w:pStyle w:val="Cuerpo"/>
        <w:jc w:val="both"/>
        <w:rPr>
          <w:rStyle w:val="Ninguno"/>
          <w:sz w:val="24"/>
          <w:szCs w:val="24"/>
        </w:rPr>
      </w:pPr>
    </w:p>
    <w:p w14:paraId="40D65AA2" w14:textId="77777777" w:rsidR="00442E7B" w:rsidRDefault="00171721">
      <w:pPr>
        <w:pStyle w:val="Cuerpo"/>
        <w:keepNext/>
        <w:jc w:val="center"/>
        <w:rPr>
          <w:rStyle w:val="Ninguno"/>
          <w:sz w:val="24"/>
          <w:szCs w:val="24"/>
        </w:rPr>
      </w:pPr>
      <w:r>
        <w:rPr>
          <w:noProof/>
        </w:rPr>
        <w:drawing>
          <wp:inline distT="0" distB="0" distL="0" distR="0" wp14:anchorId="40D65E4A" wp14:editId="40D65E4B">
            <wp:extent cx="5396230" cy="2684187"/>
            <wp:effectExtent l="0" t="0" r="0" b="0"/>
            <wp:docPr id="10" name="Image4" descr="organigrama_area_recuperac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 descr="organigrama_area_recuperacion.png"/>
                    <pic:cNvPicPr>
                      <a:picLocks noChangeAspect="1" noChangeArrowheads="1"/>
                    </pic:cNvPicPr>
                  </pic:nvPicPr>
                  <pic:blipFill>
                    <a:blip r:embed="rId21"/>
                    <a:srcRect t="8400" b="24087"/>
                    <a:stretch>
                      <a:fillRect/>
                    </a:stretch>
                  </pic:blipFill>
                  <pic:spPr bwMode="auto">
                    <a:xfrm>
                      <a:off x="0" y="0"/>
                      <a:ext cx="5396230" cy="2684187"/>
                    </a:xfrm>
                    <a:prstGeom prst="rect">
                      <a:avLst/>
                    </a:prstGeom>
                  </pic:spPr>
                </pic:pic>
              </a:graphicData>
            </a:graphic>
          </wp:inline>
        </w:drawing>
      </w:r>
    </w:p>
    <w:p w14:paraId="40D65AA3" w14:textId="187258CD" w:rsidR="00442E7B" w:rsidRDefault="00171721">
      <w:pPr>
        <w:pStyle w:val="Cuerpo"/>
        <w:jc w:val="center"/>
        <w:rPr>
          <w:sz w:val="20"/>
          <w:szCs w:val="20"/>
        </w:rPr>
      </w:pPr>
      <w:r>
        <w:rPr>
          <w:rStyle w:val="Ninguno"/>
          <w:rFonts w:cs="Arial"/>
          <w:i/>
          <w:iCs/>
          <w:sz w:val="20"/>
          <w:szCs w:val="20"/>
        </w:rPr>
        <w:t xml:space="preserve">Figura 2. Organigrama funcional de </w:t>
      </w:r>
      <w:del w:id="22" w:author="(Estudiante) Andres Marcelo Olmedo Coronel" w:date="2026-10-02T18:31:00Z" w16du:dateUtc="2026-10-02T23:31:00Z">
        <w:r w:rsidDel="004D5330">
          <w:rPr>
            <w:rStyle w:val="Ninguno"/>
            <w:rFonts w:cs="Arial"/>
            <w:i/>
            <w:iCs/>
            <w:sz w:val="20"/>
            <w:szCs w:val="20"/>
          </w:rPr>
          <w:delText>Banco ProCredit</w:delText>
        </w:r>
      </w:del>
      <w:ins w:id="23" w:author="(Estudiante) Andres Marcelo Olmedo Coronel" w:date="2026-10-02T18:31:00Z" w16du:dateUtc="2026-10-02T23:31:00Z">
        <w:r w:rsidR="004D5330">
          <w:rPr>
            <w:rStyle w:val="Ninguno"/>
            <w:rFonts w:cs="Arial"/>
            <w:i/>
            <w:iCs/>
            <w:sz w:val="20"/>
            <w:szCs w:val="20"/>
          </w:rPr>
          <w:t>Banco</w:t>
        </w:r>
      </w:ins>
      <w:r>
        <w:rPr>
          <w:rStyle w:val="Ninguno"/>
          <w:rFonts w:cs="Arial"/>
          <w:i/>
          <w:iCs/>
          <w:sz w:val="20"/>
          <w:szCs w:val="20"/>
        </w:rPr>
        <w:t xml:space="preserve"> Ecuador y ubicación del Área de Recuperación de Cartera. Elaboración propia.</w:t>
      </w:r>
    </w:p>
    <w:p w14:paraId="40D65AA4" w14:textId="77777777" w:rsidR="00442E7B" w:rsidRDefault="00171721">
      <w:pPr>
        <w:pStyle w:val="Cuerpo"/>
        <w:jc w:val="both"/>
      </w:pPr>
      <w:r>
        <w:rPr>
          <w:rStyle w:val="Ninguno"/>
          <w:sz w:val="24"/>
          <w:szCs w:val="24"/>
        </w:rPr>
        <w:t xml:space="preserve">Entre sus productos y servicios, el banco ofrece créditos productivos y de capital de trabajo para PYME, créditos personales, créditos hipotecarios y créditos verdes con condiciones preferenciales para vivienda ecológica, </w:t>
      </w:r>
      <w:r>
        <w:rPr>
          <w:rStyle w:val="Ninguno"/>
          <w:sz w:val="24"/>
          <w:szCs w:val="24"/>
        </w:rPr>
        <w:lastRenderedPageBreak/>
        <w:t>además de cuentas de ahorro, depósitos a plazo fijo y cuentas para clientes en el exterior. Su segmento de mercado principal son las pequeñas y medianas empresas del Ecuador y los clientes privados interesados en productos de ahorro e inversió</w:t>
      </w:r>
      <w:r>
        <w:rPr>
          <w:rStyle w:val="Ninguno"/>
          <w:sz w:val="24"/>
          <w:szCs w:val="24"/>
          <w:lang w:val="fr-FR"/>
        </w:rPr>
        <w:t>n responsable, en l</w:t>
      </w:r>
      <w:r>
        <w:rPr>
          <w:rStyle w:val="Ninguno"/>
          <w:sz w:val="24"/>
          <w:szCs w:val="24"/>
        </w:rPr>
        <w:t>ínea con el enfoque de banca sostenible del grupo</w:t>
      </w:r>
      <w:del w:id="24" w:author="(Estudiante) Andres Marcelo Olmedo Coronel" w:date="2026-10-09T18:58:00Z" w16du:dateUtc="2026-10-09T23:58:00Z">
        <w:r w:rsidDel="00606970">
          <w:rPr>
            <w:rStyle w:val="Ninguno"/>
            <w:sz w:val="24"/>
            <w:szCs w:val="24"/>
          </w:rPr>
          <w:delText xml:space="preserve"> ProCredit</w:delText>
        </w:r>
      </w:del>
      <w:r>
        <w:rPr>
          <w:rStyle w:val="Ninguno"/>
          <w:sz w:val="24"/>
          <w:szCs w:val="24"/>
        </w:rPr>
        <w:t>.</w:t>
      </w:r>
    </w:p>
    <w:p w14:paraId="40D65AA5" w14:textId="75C57DF2" w:rsidR="00442E7B" w:rsidRDefault="00171721">
      <w:pPr>
        <w:pStyle w:val="Cuerpo"/>
        <w:jc w:val="both"/>
      </w:pPr>
      <w:r>
        <w:rPr>
          <w:rStyle w:val="Ninguno"/>
          <w:sz w:val="24"/>
          <w:szCs w:val="24"/>
        </w:rPr>
        <w:t>El problema descrito en la sección 1.1 se ubica específicamente en el Á</w:t>
      </w:r>
      <w:r>
        <w:rPr>
          <w:rStyle w:val="Ninguno"/>
          <w:sz w:val="24"/>
          <w:szCs w:val="24"/>
          <w:lang w:val="pt-PT"/>
        </w:rPr>
        <w:t>rea de Recuperaci</w:t>
      </w:r>
      <w:r>
        <w:rPr>
          <w:rStyle w:val="Ninguno"/>
          <w:sz w:val="24"/>
          <w:szCs w:val="24"/>
        </w:rPr>
        <w:t xml:space="preserve">ón de </w:t>
      </w:r>
      <w:del w:id="25" w:author="(Estudiante) Andres Marcelo Olmedo Coronel" w:date="2026-10-02T18:31:00Z" w16du:dateUtc="2026-10-02T23:31:00Z">
        <w:r w:rsidDel="004D5330">
          <w:rPr>
            <w:rStyle w:val="Ninguno"/>
            <w:sz w:val="24"/>
            <w:szCs w:val="24"/>
          </w:rPr>
          <w:delText>Banco ProCredit</w:delText>
        </w:r>
      </w:del>
      <w:ins w:id="26" w:author="(Estudiante) Andres Marcelo Olmedo Coronel" w:date="2026-10-02T18:31:00Z" w16du:dateUtc="2026-10-02T23:31:00Z">
        <w:r w:rsidR="004D5330">
          <w:rPr>
            <w:rStyle w:val="Ninguno"/>
            <w:sz w:val="24"/>
            <w:szCs w:val="24"/>
          </w:rPr>
          <w:t>Banco</w:t>
        </w:r>
      </w:ins>
      <w:r>
        <w:rPr>
          <w:rStyle w:val="Ninguno"/>
          <w:sz w:val="24"/>
          <w:szCs w:val="24"/>
        </w:rPr>
        <w:t>, encargada de priorizar y gestionar la cartera en mora, y en su interacción directa con las áreas de Riesgos de Cré</w:t>
      </w:r>
      <w:r>
        <w:rPr>
          <w:rStyle w:val="Ninguno"/>
          <w:sz w:val="24"/>
          <w:szCs w:val="24"/>
          <w:lang w:val="it-IT"/>
        </w:rPr>
        <w:t>dito, Tecnolog</w:t>
      </w:r>
      <w:r>
        <w:rPr>
          <w:rStyle w:val="Ninguno"/>
          <w:sz w:val="24"/>
          <w:szCs w:val="24"/>
        </w:rPr>
        <w:t>ía de la Información y el custodio de datos institucional, actores clave para la ejecución del presente proyecto.</w:t>
      </w:r>
    </w:p>
    <w:p w14:paraId="40D65AA6" w14:textId="77777777" w:rsidR="00442E7B" w:rsidRDefault="00442E7B">
      <w:pPr>
        <w:pStyle w:val="Ttulo1"/>
        <w:keepNext/>
        <w:ind w:left="564"/>
        <w:rPr>
          <w:rStyle w:val="Ninguno"/>
          <w:rFonts w:eastAsia="Arial" w:cs="Arial"/>
        </w:rPr>
      </w:pPr>
    </w:p>
    <w:p w14:paraId="40D65AA7" w14:textId="77777777" w:rsidR="00442E7B" w:rsidRDefault="00171721">
      <w:pPr>
        <w:pStyle w:val="Ttulo1"/>
        <w:keepNext/>
        <w:numPr>
          <w:ilvl w:val="0"/>
          <w:numId w:val="19"/>
        </w:numPr>
        <w:rPr>
          <w:rFonts w:eastAsia="Arial" w:cs="Arial"/>
        </w:rPr>
      </w:pPr>
      <w:bookmarkStart w:id="27" w:name="_Toc5"/>
      <w:r>
        <w:rPr>
          <w:rStyle w:val="Ninguno"/>
        </w:rPr>
        <w:t>Análisis de posibles soluciones</w:t>
      </w:r>
      <w:bookmarkEnd w:id="27"/>
    </w:p>
    <w:p w14:paraId="40D65AA8" w14:textId="77777777" w:rsidR="00442E7B" w:rsidRDefault="00442E7B">
      <w:pPr>
        <w:pStyle w:val="Ttulo1"/>
        <w:keepNext/>
        <w:ind w:left="0"/>
        <w:rPr>
          <w:rStyle w:val="Ninguno"/>
          <w:rFonts w:eastAsia="Arial" w:cs="Arial"/>
        </w:rPr>
      </w:pPr>
    </w:p>
    <w:p w14:paraId="40D65AA9" w14:textId="77777777" w:rsidR="00442E7B" w:rsidRDefault="00171721">
      <w:pPr>
        <w:pStyle w:val="Ttulo2"/>
        <w:numPr>
          <w:ilvl w:val="1"/>
          <w:numId w:val="19"/>
        </w:numPr>
        <w:spacing w:after="240"/>
        <w:rPr>
          <w:rFonts w:eastAsia="Arial" w:cs="Arial"/>
          <w:sz w:val="24"/>
          <w:szCs w:val="24"/>
        </w:rPr>
      </w:pPr>
      <w:bookmarkStart w:id="28" w:name="_Toc6"/>
      <w:r>
        <w:rPr>
          <w:rStyle w:val="Ninguno"/>
          <w:sz w:val="24"/>
          <w:szCs w:val="24"/>
          <w:u w:color="000000"/>
        </w:rPr>
        <w:t xml:space="preserve"> Identificación y selección de la mejor solución</w:t>
      </w:r>
      <w:bookmarkEnd w:id="28"/>
    </w:p>
    <w:p w14:paraId="40D65AAA" w14:textId="77777777" w:rsidR="00442E7B" w:rsidRDefault="00171721">
      <w:pPr>
        <w:pStyle w:val="Cuerpo"/>
        <w:jc w:val="both"/>
        <w:rPr>
          <w:rFonts w:eastAsia="Arial" w:cs="Arial"/>
          <w:sz w:val="24"/>
          <w:szCs w:val="24"/>
          <w:u w:color="2E74B5"/>
        </w:rPr>
      </w:pPr>
      <w:r>
        <w:rPr>
          <w:sz w:val="24"/>
          <w:szCs w:val="24"/>
          <w:u w:color="2E74B5"/>
        </w:rPr>
        <w:t xml:space="preserve"> </w:t>
      </w:r>
      <w:r>
        <w:rPr>
          <w:rStyle w:val="Ninguno"/>
          <w:sz w:val="24"/>
          <w:szCs w:val="24"/>
        </w:rPr>
        <w:t>Con base en el problema descrito en la sección 1.1 y en las causas identificadas mediante el diagrama de Ishikawa (personas, procesos, tecnología, información, control y supervisión, comunicación y registro, y entorno normativo), sintetizadas para efectos de evaluación en cinco dimensiones —método, datos, medición, tecnología e infraestructura y entorno normativo—, se plantearon dos alternativas de solución basadas en inteligencia artificial, orientadas a resolver la necesidad de priorización temprana y explicable de la cartera:</w:t>
      </w:r>
    </w:p>
    <w:p w14:paraId="40D65AAB" w14:textId="77777777" w:rsidR="00442E7B" w:rsidRDefault="00442E7B">
      <w:pPr>
        <w:pStyle w:val="Ttulo2"/>
        <w:keepNext w:val="0"/>
        <w:rPr>
          <w:rFonts w:eastAsia="Arial" w:cs="Arial"/>
          <w:b w:val="0"/>
          <w:bCs w:val="0"/>
          <w:sz w:val="24"/>
          <w:szCs w:val="24"/>
          <w:u w:color="2E74B5"/>
        </w:rPr>
      </w:pPr>
    </w:p>
    <w:p w14:paraId="40D65AAC" w14:textId="77777777" w:rsidR="00442E7B" w:rsidRDefault="00171721">
      <w:pPr>
        <w:pStyle w:val="Cuerpo"/>
        <w:jc w:val="both"/>
        <w:rPr>
          <w:rFonts w:eastAsia="Arial" w:cs="Arial"/>
          <w:sz w:val="24"/>
          <w:szCs w:val="24"/>
          <w:u w:color="2E74B5"/>
        </w:rPr>
      </w:pPr>
      <w:r>
        <w:rPr>
          <w:rStyle w:val="Ninguno"/>
          <w:b/>
          <w:bCs/>
          <w:sz w:val="24"/>
          <w:szCs w:val="24"/>
          <w:lang w:val="it-IT"/>
        </w:rPr>
        <w:t xml:space="preserve">Alternativa 1 </w:t>
      </w:r>
      <w:r>
        <w:rPr>
          <w:rStyle w:val="Ninguno"/>
          <w:b/>
          <w:bCs/>
          <w:sz w:val="24"/>
          <w:szCs w:val="24"/>
          <w:lang w:val="es-EC"/>
        </w:rPr>
        <w:t xml:space="preserve">— </w:t>
      </w:r>
      <w:r>
        <w:rPr>
          <w:rStyle w:val="Ninguno"/>
          <w:b/>
          <w:bCs/>
          <w:sz w:val="24"/>
          <w:szCs w:val="24"/>
        </w:rPr>
        <w:t>Modelo de aprendizaje automático binario explicable</w:t>
      </w:r>
    </w:p>
    <w:p w14:paraId="40D65AAD" w14:textId="77777777" w:rsidR="00442E7B" w:rsidRDefault="00171721">
      <w:pPr>
        <w:pStyle w:val="Cuerpo"/>
        <w:jc w:val="both"/>
        <w:rPr>
          <w:rFonts w:eastAsia="Arial" w:cs="Arial"/>
          <w:sz w:val="24"/>
          <w:szCs w:val="24"/>
          <w:u w:color="2E74B5"/>
        </w:rPr>
      </w:pPr>
      <w:r>
        <w:rPr>
          <w:rStyle w:val="Ninguno"/>
          <w:sz w:val="24"/>
          <w:szCs w:val="24"/>
        </w:rPr>
        <w:t>Consiste en un modelo de clasificación binaria (mora / no mora) construido con algoritmos de ensamble (Random Forest, XGBoost) y explicaciones SHAP. Frente a las causas del problema:</w:t>
      </w:r>
    </w:p>
    <w:p w14:paraId="40D65AAE" w14:textId="77777777" w:rsidR="00442E7B" w:rsidRDefault="00171721">
      <w:pPr>
        <w:pStyle w:val="Prrafodelista"/>
        <w:numPr>
          <w:ilvl w:val="0"/>
          <w:numId w:val="24"/>
        </w:numPr>
        <w:spacing w:after="0" w:line="240" w:lineRule="auto"/>
        <w:rPr>
          <w:sz w:val="24"/>
          <w:szCs w:val="24"/>
        </w:rPr>
      </w:pPr>
      <w:r>
        <w:rPr>
          <w:rStyle w:val="Ninguno"/>
          <w:b/>
          <w:bCs/>
          <w:i/>
          <w:iCs/>
          <w:sz w:val="24"/>
          <w:szCs w:val="24"/>
        </w:rPr>
        <w:t>M</w:t>
      </w:r>
      <w:r>
        <w:rPr>
          <w:rStyle w:val="Ninguno"/>
          <w:b/>
          <w:bCs/>
          <w:i/>
          <w:iCs/>
          <w:sz w:val="24"/>
          <w:szCs w:val="24"/>
          <w:lang w:val="fr-FR"/>
        </w:rPr>
        <w:t>é</w:t>
      </w:r>
      <w:r>
        <w:rPr>
          <w:rStyle w:val="Ninguno"/>
          <w:b/>
          <w:bCs/>
          <w:i/>
          <w:iCs/>
          <w:sz w:val="24"/>
          <w:szCs w:val="24"/>
        </w:rPr>
        <w:t xml:space="preserve">todo: </w:t>
      </w:r>
      <w:r>
        <w:rPr>
          <w:rStyle w:val="Ninguno"/>
          <w:sz w:val="24"/>
          <w:szCs w:val="24"/>
        </w:rPr>
        <w:t>reemplaza las reglas de negocio no calibradas por un modelo entrenado estadísticamente, aunque conserva un umbral único de decisión.</w:t>
      </w:r>
    </w:p>
    <w:p w14:paraId="40D65AAF" w14:textId="77777777" w:rsidR="00442E7B" w:rsidRDefault="00171721">
      <w:pPr>
        <w:pStyle w:val="Prrafodelista"/>
        <w:numPr>
          <w:ilvl w:val="0"/>
          <w:numId w:val="24"/>
        </w:numPr>
        <w:spacing w:after="0" w:line="240" w:lineRule="auto"/>
        <w:rPr>
          <w:sz w:val="24"/>
          <w:szCs w:val="24"/>
          <w:lang w:val="pt-PT"/>
        </w:rPr>
      </w:pPr>
      <w:r>
        <w:rPr>
          <w:rStyle w:val="Ninguno"/>
          <w:b/>
          <w:bCs/>
          <w:i/>
          <w:iCs/>
          <w:sz w:val="24"/>
          <w:szCs w:val="24"/>
          <w:lang w:val="pt-PT"/>
        </w:rPr>
        <w:t xml:space="preserve">Datos: </w:t>
      </w:r>
      <w:r>
        <w:rPr>
          <w:rStyle w:val="Ninguno"/>
          <w:sz w:val="24"/>
          <w:szCs w:val="24"/>
        </w:rPr>
        <w:t>requiere consolidar parte del inventario institucional, pero no exige resolver completamente la etiqueta temporal de las seis categorí</w:t>
      </w:r>
      <w:r>
        <w:rPr>
          <w:rStyle w:val="Ninguno"/>
          <w:sz w:val="24"/>
          <w:szCs w:val="24"/>
          <w:lang w:val="pt-PT"/>
        </w:rPr>
        <w:t>as de mora (mora_h90).</w:t>
      </w:r>
    </w:p>
    <w:p w14:paraId="40D65AB0" w14:textId="77777777" w:rsidR="00442E7B" w:rsidRDefault="00171721">
      <w:pPr>
        <w:pStyle w:val="Prrafodelista"/>
        <w:numPr>
          <w:ilvl w:val="0"/>
          <w:numId w:val="24"/>
        </w:numPr>
        <w:spacing w:after="0" w:line="240" w:lineRule="auto"/>
        <w:rPr>
          <w:sz w:val="24"/>
          <w:szCs w:val="24"/>
        </w:rPr>
      </w:pPr>
      <w:r>
        <w:rPr>
          <w:rStyle w:val="Ninguno"/>
          <w:b/>
          <w:bCs/>
          <w:i/>
          <w:iCs/>
          <w:sz w:val="24"/>
          <w:szCs w:val="24"/>
        </w:rPr>
        <w:t>Medició</w:t>
      </w:r>
      <w:r>
        <w:rPr>
          <w:rStyle w:val="Ninguno"/>
          <w:b/>
          <w:bCs/>
          <w:i/>
          <w:iCs/>
          <w:sz w:val="24"/>
          <w:szCs w:val="24"/>
          <w:lang w:val="de-DE"/>
        </w:rPr>
        <w:t xml:space="preserve">n: </w:t>
      </w:r>
      <w:r>
        <w:rPr>
          <w:rStyle w:val="Ninguno"/>
          <w:sz w:val="24"/>
          <w:szCs w:val="24"/>
        </w:rPr>
        <w:t>introduce m</w:t>
      </w:r>
      <w:r>
        <w:rPr>
          <w:rStyle w:val="Ninguno"/>
          <w:sz w:val="24"/>
          <w:szCs w:val="24"/>
          <w:lang w:val="fr-FR"/>
        </w:rPr>
        <w:t>é</w:t>
      </w:r>
      <w:r>
        <w:rPr>
          <w:rStyle w:val="Ninguno"/>
          <w:sz w:val="24"/>
          <w:szCs w:val="24"/>
          <w:lang w:val="pt-PT"/>
        </w:rPr>
        <w:t>tricas est</w:t>
      </w:r>
      <w:r>
        <w:rPr>
          <w:rStyle w:val="Ninguno"/>
          <w:sz w:val="24"/>
          <w:szCs w:val="24"/>
        </w:rPr>
        <w:t>ándar de clasificación (AUC, F1-score), aunque no permite comparar el desempeño por nivel de severidad.</w:t>
      </w:r>
    </w:p>
    <w:p w14:paraId="40D65AB1" w14:textId="77777777" w:rsidR="00442E7B" w:rsidRDefault="00171721">
      <w:pPr>
        <w:pStyle w:val="Prrafodelista"/>
        <w:numPr>
          <w:ilvl w:val="0"/>
          <w:numId w:val="24"/>
        </w:numPr>
        <w:spacing w:after="0" w:line="240" w:lineRule="auto"/>
        <w:rPr>
          <w:sz w:val="24"/>
          <w:szCs w:val="24"/>
          <w:lang w:val="it-IT"/>
        </w:rPr>
      </w:pPr>
      <w:r>
        <w:rPr>
          <w:rStyle w:val="Ninguno"/>
          <w:b/>
          <w:bCs/>
          <w:i/>
          <w:iCs/>
          <w:sz w:val="24"/>
          <w:szCs w:val="24"/>
          <w:lang w:val="it-IT"/>
        </w:rPr>
        <w:t>Tecnolog</w:t>
      </w:r>
      <w:r>
        <w:rPr>
          <w:rStyle w:val="Ninguno"/>
          <w:b/>
          <w:bCs/>
          <w:i/>
          <w:iCs/>
          <w:sz w:val="24"/>
          <w:szCs w:val="24"/>
        </w:rPr>
        <w:t xml:space="preserve">ía e infraestructura: </w:t>
      </w:r>
      <w:r>
        <w:rPr>
          <w:rStyle w:val="Ninguno"/>
          <w:sz w:val="24"/>
          <w:szCs w:val="24"/>
        </w:rPr>
        <w:t>puede operar con un pipeline más simple, sin cubrir todos los componentes de monitoreo y versionamiento definidos como brecha institucional.</w:t>
      </w:r>
    </w:p>
    <w:p w14:paraId="40D65AB2" w14:textId="77777777" w:rsidR="00442E7B" w:rsidRDefault="00171721">
      <w:pPr>
        <w:pStyle w:val="Prrafodelista"/>
        <w:numPr>
          <w:ilvl w:val="0"/>
          <w:numId w:val="24"/>
        </w:numPr>
        <w:spacing w:after="0" w:line="240" w:lineRule="auto"/>
        <w:rPr>
          <w:sz w:val="24"/>
          <w:szCs w:val="24"/>
        </w:rPr>
      </w:pPr>
      <w:r>
        <w:rPr>
          <w:rStyle w:val="Ninguno"/>
          <w:b/>
          <w:bCs/>
          <w:i/>
          <w:iCs/>
          <w:sz w:val="24"/>
          <w:szCs w:val="24"/>
        </w:rPr>
        <w:t xml:space="preserve">Entorno normativo: </w:t>
      </w:r>
      <w:r>
        <w:rPr>
          <w:rStyle w:val="Ninguno"/>
          <w:sz w:val="24"/>
          <w:szCs w:val="24"/>
        </w:rPr>
        <w:t>aporta explicabilidad parcial mediante SHAP, cumpliendo de forma limitada con ISO/IEC 23894 y la LOPDP.</w:t>
      </w:r>
    </w:p>
    <w:p w14:paraId="40D65AB3" w14:textId="77777777" w:rsidR="00442E7B" w:rsidRDefault="00171721">
      <w:pPr>
        <w:pStyle w:val="Cuerpo"/>
        <w:jc w:val="both"/>
        <w:rPr>
          <w:rFonts w:eastAsia="Arial" w:cs="Arial"/>
          <w:sz w:val="24"/>
          <w:szCs w:val="24"/>
        </w:rPr>
      </w:pPr>
      <w:r>
        <w:rPr>
          <w:rStyle w:val="Ninguno"/>
          <w:sz w:val="24"/>
          <w:szCs w:val="24"/>
        </w:rPr>
        <w:lastRenderedPageBreak/>
        <w:t>Su principal limitación es que, al ser binaria, no resuelve la necesidad institucional de priorizar la cartera según las seis categorías de mora definidas por el banco, por lo que la asignación de gestores seguiría siendo poco granular.</w:t>
      </w:r>
    </w:p>
    <w:p w14:paraId="40D65AB4" w14:textId="77777777" w:rsidR="00442E7B" w:rsidRDefault="00442E7B">
      <w:pPr>
        <w:pStyle w:val="Prrafodelista"/>
        <w:spacing w:after="0" w:line="240" w:lineRule="auto"/>
        <w:ind w:left="0"/>
        <w:rPr>
          <w:rFonts w:eastAsia="Arial" w:cs="Arial"/>
          <w:sz w:val="24"/>
          <w:szCs w:val="24"/>
        </w:rPr>
      </w:pPr>
    </w:p>
    <w:p w14:paraId="40D65AB5" w14:textId="77777777" w:rsidR="00442E7B" w:rsidRDefault="00171721">
      <w:pPr>
        <w:pStyle w:val="Cuerpo"/>
        <w:spacing w:after="0" w:line="240" w:lineRule="auto"/>
        <w:jc w:val="both"/>
        <w:rPr>
          <w:rFonts w:eastAsia="Arial" w:cs="Arial"/>
          <w:sz w:val="24"/>
          <w:szCs w:val="24"/>
        </w:rPr>
      </w:pPr>
      <w:r>
        <w:rPr>
          <w:rStyle w:val="Ninguno"/>
          <w:b/>
          <w:bCs/>
          <w:sz w:val="24"/>
          <w:szCs w:val="24"/>
          <w:lang w:val="it-IT"/>
        </w:rPr>
        <w:t xml:space="preserve">Alternativa 2 </w:t>
      </w:r>
      <w:r>
        <w:rPr>
          <w:rStyle w:val="Ninguno"/>
          <w:b/>
          <w:bCs/>
          <w:sz w:val="24"/>
          <w:szCs w:val="24"/>
          <w:lang w:val="es-EC"/>
        </w:rPr>
        <w:t xml:space="preserve">— </w:t>
      </w:r>
      <w:r>
        <w:rPr>
          <w:rStyle w:val="Ninguno"/>
          <w:b/>
          <w:bCs/>
          <w:sz w:val="24"/>
          <w:szCs w:val="24"/>
        </w:rPr>
        <w:t>Modelo de aprendizaje automático ordinal multiclase con arquitectura MLOps (seleccionada)</w:t>
      </w:r>
    </w:p>
    <w:p w14:paraId="40D65AB6" w14:textId="77777777" w:rsidR="00442E7B" w:rsidRDefault="00171721">
      <w:pPr>
        <w:pStyle w:val="Cuerpo"/>
        <w:jc w:val="both"/>
        <w:rPr>
          <w:rFonts w:eastAsia="Arial" w:cs="Arial"/>
          <w:sz w:val="24"/>
          <w:szCs w:val="24"/>
        </w:rPr>
      </w:pPr>
      <w:r>
        <w:rPr>
          <w:rStyle w:val="Ninguno"/>
          <w:sz w:val="24"/>
          <w:szCs w:val="24"/>
        </w:rPr>
        <w:t>Consiste en un modelo de aprendizaje automático explicable que predice directamente las seis categorías ordinales de mora institucional, integrado en una arquitectura reproducible y monitoreable, con versionamiento de datos mediante DVC, registro de experimentos con MLflow y despliegue mediante una API</w:t>
      </w:r>
      <w:del w:id="29" w:author="(Estudiante) Andres Marcelo Olmedo Coronel" w:date="2026-10-02T18:28:00Z" w16du:dateUtc="2026-10-02T23:28:00Z">
        <w:r w:rsidDel="002738E5">
          <w:rPr>
            <w:rStyle w:val="Ninguno"/>
            <w:sz w:val="24"/>
            <w:szCs w:val="24"/>
          </w:rPr>
          <w:delText xml:space="preserve"> y un contenedor Docker</w:delText>
        </w:r>
      </w:del>
      <w:r>
        <w:rPr>
          <w:rStyle w:val="Ninguno"/>
          <w:sz w:val="24"/>
          <w:szCs w:val="24"/>
        </w:rPr>
        <w:t>. Frente a las causas del problema:</w:t>
      </w:r>
    </w:p>
    <w:p w14:paraId="40D65AB7" w14:textId="77777777" w:rsidR="00442E7B" w:rsidRDefault="00171721">
      <w:pPr>
        <w:pStyle w:val="Prrafodelista"/>
        <w:numPr>
          <w:ilvl w:val="0"/>
          <w:numId w:val="24"/>
        </w:numPr>
        <w:spacing w:after="0" w:line="240" w:lineRule="auto"/>
        <w:rPr>
          <w:sz w:val="24"/>
          <w:szCs w:val="24"/>
        </w:rPr>
      </w:pPr>
      <w:r>
        <w:rPr>
          <w:rStyle w:val="Ninguno"/>
          <w:b/>
          <w:bCs/>
          <w:i/>
          <w:iCs/>
          <w:sz w:val="24"/>
          <w:szCs w:val="24"/>
        </w:rPr>
        <w:t>M</w:t>
      </w:r>
      <w:r>
        <w:rPr>
          <w:rStyle w:val="Ninguno"/>
          <w:b/>
          <w:bCs/>
          <w:i/>
          <w:iCs/>
          <w:sz w:val="24"/>
          <w:szCs w:val="24"/>
          <w:lang w:val="fr-FR"/>
        </w:rPr>
        <w:t>é</w:t>
      </w:r>
      <w:r>
        <w:rPr>
          <w:rStyle w:val="Ninguno"/>
          <w:b/>
          <w:bCs/>
          <w:i/>
          <w:iCs/>
          <w:sz w:val="24"/>
          <w:szCs w:val="24"/>
        </w:rPr>
        <w:t xml:space="preserve">todo: </w:t>
      </w:r>
      <w:r>
        <w:rPr>
          <w:rStyle w:val="Ninguno"/>
          <w:sz w:val="24"/>
          <w:szCs w:val="24"/>
        </w:rPr>
        <w:t>sustituye por completo las reglas de negocio no calibradas por un modelo estadístico validado, alineado exactamente con las seis categorías institucionales de mora.</w:t>
      </w:r>
    </w:p>
    <w:p w14:paraId="40D65AB8" w14:textId="77777777" w:rsidR="00442E7B" w:rsidRDefault="00171721">
      <w:pPr>
        <w:pStyle w:val="Prrafodelista"/>
        <w:numPr>
          <w:ilvl w:val="0"/>
          <w:numId w:val="24"/>
        </w:numPr>
        <w:spacing w:after="0" w:line="240" w:lineRule="auto"/>
        <w:rPr>
          <w:sz w:val="24"/>
          <w:szCs w:val="24"/>
          <w:lang w:val="pt-PT"/>
        </w:rPr>
      </w:pPr>
      <w:r>
        <w:rPr>
          <w:rStyle w:val="Ninguno"/>
          <w:b/>
          <w:bCs/>
          <w:i/>
          <w:iCs/>
          <w:sz w:val="24"/>
          <w:szCs w:val="24"/>
          <w:lang w:val="pt-PT"/>
        </w:rPr>
        <w:t xml:space="preserve">Datos: </w:t>
      </w:r>
      <w:r>
        <w:rPr>
          <w:rStyle w:val="Ninguno"/>
          <w:sz w:val="24"/>
          <w:szCs w:val="24"/>
        </w:rPr>
        <w:t>exige consolidar el inventario completo de 33 variables y construir/validar la etiqueta temporal mora_h90, atacando directamente la causa de datos identificada en el diagnó</w:t>
      </w:r>
      <w:r>
        <w:rPr>
          <w:rStyle w:val="Ninguno"/>
          <w:sz w:val="24"/>
          <w:szCs w:val="24"/>
          <w:lang w:val="it-IT"/>
        </w:rPr>
        <w:t>stico.</w:t>
      </w:r>
    </w:p>
    <w:p w14:paraId="40D65AB9" w14:textId="77777777" w:rsidR="00442E7B" w:rsidRDefault="00171721">
      <w:pPr>
        <w:pStyle w:val="Prrafodelista"/>
        <w:numPr>
          <w:ilvl w:val="0"/>
          <w:numId w:val="24"/>
        </w:numPr>
        <w:spacing w:after="0" w:line="240" w:lineRule="auto"/>
        <w:rPr>
          <w:sz w:val="24"/>
          <w:szCs w:val="24"/>
        </w:rPr>
      </w:pPr>
      <w:r>
        <w:rPr>
          <w:rStyle w:val="Ninguno"/>
          <w:b/>
          <w:bCs/>
          <w:i/>
          <w:iCs/>
          <w:sz w:val="24"/>
          <w:szCs w:val="24"/>
        </w:rPr>
        <w:t>Medició</w:t>
      </w:r>
      <w:r>
        <w:rPr>
          <w:rStyle w:val="Ninguno"/>
          <w:b/>
          <w:bCs/>
          <w:i/>
          <w:iCs/>
          <w:sz w:val="24"/>
          <w:szCs w:val="24"/>
          <w:lang w:val="de-DE"/>
        </w:rPr>
        <w:t xml:space="preserve">n: </w:t>
      </w:r>
      <w:r>
        <w:rPr>
          <w:rStyle w:val="Ninguno"/>
          <w:sz w:val="24"/>
          <w:szCs w:val="24"/>
        </w:rPr>
        <w:t>establece un protocolo homog</w:t>
      </w:r>
      <w:r>
        <w:rPr>
          <w:rStyle w:val="Ninguno"/>
          <w:sz w:val="24"/>
          <w:szCs w:val="24"/>
          <w:lang w:val="fr-FR"/>
        </w:rPr>
        <w:t>é</w:t>
      </w:r>
      <w:r>
        <w:rPr>
          <w:rStyle w:val="Ninguno"/>
          <w:sz w:val="24"/>
          <w:szCs w:val="24"/>
        </w:rPr>
        <w:t>neo de m</w:t>
      </w:r>
      <w:r>
        <w:rPr>
          <w:rStyle w:val="Ninguno"/>
          <w:sz w:val="24"/>
          <w:szCs w:val="24"/>
          <w:lang w:val="fr-FR"/>
        </w:rPr>
        <w:t>é</w:t>
      </w:r>
      <w:r>
        <w:rPr>
          <w:rStyle w:val="Ninguno"/>
          <w:sz w:val="24"/>
          <w:szCs w:val="24"/>
          <w:lang w:val="pt-PT"/>
        </w:rPr>
        <w:t>tricas (desempe</w:t>
      </w:r>
      <w:r>
        <w:rPr>
          <w:rStyle w:val="Ninguno"/>
          <w:sz w:val="24"/>
          <w:szCs w:val="24"/>
        </w:rPr>
        <w:t>ño ordinal, calibración, equidad) que permite comparar objetivamente el modelo frente a las reglas actuales.</w:t>
      </w:r>
    </w:p>
    <w:p w14:paraId="40D65ABA" w14:textId="77777777" w:rsidR="00442E7B" w:rsidRDefault="00171721">
      <w:pPr>
        <w:pStyle w:val="Prrafodelista"/>
        <w:numPr>
          <w:ilvl w:val="0"/>
          <w:numId w:val="24"/>
        </w:numPr>
        <w:spacing w:after="0" w:line="240" w:lineRule="auto"/>
        <w:rPr>
          <w:sz w:val="24"/>
          <w:szCs w:val="24"/>
          <w:lang w:val="it-IT"/>
        </w:rPr>
      </w:pPr>
      <w:r>
        <w:rPr>
          <w:rStyle w:val="Ninguno"/>
          <w:b/>
          <w:bCs/>
          <w:i/>
          <w:iCs/>
          <w:sz w:val="24"/>
          <w:szCs w:val="24"/>
          <w:lang w:val="it-IT"/>
        </w:rPr>
        <w:t>Tecnolog</w:t>
      </w:r>
      <w:r>
        <w:rPr>
          <w:rStyle w:val="Ninguno"/>
          <w:b/>
          <w:bCs/>
          <w:i/>
          <w:iCs/>
          <w:sz w:val="24"/>
          <w:szCs w:val="24"/>
        </w:rPr>
        <w:t xml:space="preserve">ía e infraestructura: </w:t>
      </w:r>
      <w:r>
        <w:rPr>
          <w:rStyle w:val="Ninguno"/>
          <w:sz w:val="24"/>
          <w:szCs w:val="24"/>
        </w:rPr>
        <w:t>cierra la brecha de MLOps señ</w:t>
      </w:r>
      <w:r>
        <w:rPr>
          <w:rStyle w:val="Ninguno"/>
          <w:sz w:val="24"/>
          <w:szCs w:val="24"/>
          <w:lang w:val="pt-PT"/>
        </w:rPr>
        <w:t>alada como causa tecnol</w:t>
      </w:r>
      <w:r>
        <w:rPr>
          <w:rStyle w:val="Ninguno"/>
          <w:sz w:val="24"/>
          <w:szCs w:val="24"/>
        </w:rPr>
        <w:t>ógica, al incorporar versionamiento, monitoreo de drift y reproducibilidad.</w:t>
      </w:r>
    </w:p>
    <w:p w14:paraId="40D65ABB" w14:textId="77777777" w:rsidR="00442E7B" w:rsidRDefault="00171721">
      <w:pPr>
        <w:pStyle w:val="Prrafodelista"/>
        <w:numPr>
          <w:ilvl w:val="0"/>
          <w:numId w:val="24"/>
        </w:numPr>
        <w:spacing w:after="0" w:line="240" w:lineRule="auto"/>
        <w:rPr>
          <w:sz w:val="24"/>
          <w:szCs w:val="24"/>
        </w:rPr>
      </w:pPr>
      <w:r>
        <w:rPr>
          <w:rStyle w:val="Ninguno"/>
          <w:b/>
          <w:bCs/>
          <w:i/>
          <w:iCs/>
          <w:sz w:val="24"/>
          <w:szCs w:val="24"/>
        </w:rPr>
        <w:t xml:space="preserve">Entorno normativo: </w:t>
      </w:r>
      <w:r>
        <w:rPr>
          <w:rStyle w:val="Ninguno"/>
          <w:sz w:val="24"/>
          <w:szCs w:val="24"/>
        </w:rPr>
        <w:t>genera explicaciones SHAP para el 100 % de las predicciones vá</w:t>
      </w:r>
      <w:r>
        <w:rPr>
          <w:rStyle w:val="Ninguno"/>
          <w:sz w:val="24"/>
          <w:szCs w:val="24"/>
          <w:lang w:val="pt-PT"/>
        </w:rPr>
        <w:t>lidas, aline</w:t>
      </w:r>
      <w:r>
        <w:rPr>
          <w:rStyle w:val="Ninguno"/>
          <w:sz w:val="24"/>
          <w:szCs w:val="24"/>
        </w:rPr>
        <w:t>ándose con ISO/IEC 23894, ISO/IEC 25059 y la LOPDP.</w:t>
      </w:r>
    </w:p>
    <w:p w14:paraId="40D65ABC" w14:textId="77777777" w:rsidR="00442E7B" w:rsidRDefault="00442E7B">
      <w:pPr>
        <w:pStyle w:val="Prrafodelista"/>
        <w:spacing w:after="0" w:line="240" w:lineRule="auto"/>
        <w:ind w:left="0"/>
        <w:rPr>
          <w:rFonts w:eastAsia="Arial" w:cs="Arial"/>
          <w:sz w:val="24"/>
          <w:szCs w:val="24"/>
        </w:rPr>
      </w:pPr>
    </w:p>
    <w:p w14:paraId="40D65ABD" w14:textId="77777777" w:rsidR="00442E7B" w:rsidRDefault="00171721">
      <w:pPr>
        <w:pStyle w:val="Cuerpo"/>
        <w:spacing w:after="0" w:line="240" w:lineRule="auto"/>
        <w:jc w:val="both"/>
        <w:rPr>
          <w:rFonts w:eastAsia="Arial" w:cs="Arial"/>
          <w:sz w:val="24"/>
          <w:szCs w:val="24"/>
        </w:rPr>
      </w:pPr>
      <w:r>
        <w:rPr>
          <w:rStyle w:val="Ninguno"/>
          <w:b/>
          <w:bCs/>
          <w:sz w:val="24"/>
          <w:szCs w:val="24"/>
        </w:rPr>
        <w:t>Evaluación comparativa</w:t>
      </w:r>
    </w:p>
    <w:p w14:paraId="40D65ABE" w14:textId="77777777" w:rsidR="00442E7B" w:rsidRDefault="00171721">
      <w:pPr>
        <w:pStyle w:val="Cuerpo"/>
        <w:jc w:val="both"/>
        <w:rPr>
          <w:rFonts w:eastAsia="Arial" w:cs="Arial"/>
          <w:sz w:val="24"/>
          <w:szCs w:val="24"/>
        </w:rPr>
      </w:pPr>
      <w:r>
        <w:rPr>
          <w:rStyle w:val="Ninguno"/>
          <w:sz w:val="24"/>
          <w:szCs w:val="24"/>
        </w:rPr>
        <w:t>La selección de la mejor alternativa se sustentó t</w:t>
      </w:r>
      <w:r>
        <w:rPr>
          <w:rStyle w:val="Ninguno"/>
          <w:sz w:val="24"/>
          <w:szCs w:val="24"/>
          <w:lang w:val="fr-FR"/>
        </w:rPr>
        <w:t>é</w:t>
      </w:r>
      <w:r>
        <w:rPr>
          <w:rStyle w:val="Ninguno"/>
          <w:sz w:val="24"/>
          <w:szCs w:val="24"/>
        </w:rPr>
        <w:t>cnicamente utilizando como referencia las características de calidad de software definidas en la norma ISO/IEC 25010, evaluando cada alternativa con un conjunto de criterios ponderados:</w:t>
      </w:r>
    </w:p>
    <w:p w14:paraId="40D65ABF" w14:textId="77777777" w:rsidR="00442E7B" w:rsidRDefault="00442E7B">
      <w:pPr>
        <w:pStyle w:val="Prrafodelista"/>
        <w:spacing w:after="0" w:line="240" w:lineRule="auto"/>
        <w:ind w:left="0"/>
        <w:rPr>
          <w:rFonts w:eastAsia="Arial" w:cs="Arial"/>
          <w:sz w:val="24"/>
          <w:szCs w:val="24"/>
        </w:rPr>
      </w:pPr>
    </w:p>
    <w:tbl>
      <w:tblPr>
        <w:tblStyle w:val="TableNormal"/>
        <w:tblW w:w="9350" w:type="dxa"/>
        <w:tblInd w:w="108" w:type="dxa"/>
        <w:tblLayout w:type="fixed"/>
        <w:tblCellMar>
          <w:top w:w="80" w:type="dxa"/>
          <w:left w:w="80" w:type="dxa"/>
          <w:bottom w:w="80" w:type="dxa"/>
          <w:right w:w="80" w:type="dxa"/>
        </w:tblCellMar>
        <w:tblLook w:val="04A0" w:firstRow="1" w:lastRow="0" w:firstColumn="1" w:lastColumn="0" w:noHBand="0" w:noVBand="1"/>
      </w:tblPr>
      <w:tblGrid>
        <w:gridCol w:w="2600"/>
        <w:gridCol w:w="3374"/>
        <w:gridCol w:w="3376"/>
      </w:tblGrid>
      <w:tr w:rsidR="00442E7B" w:rsidRPr="00786476" w14:paraId="40D65AC3" w14:textId="77777777">
        <w:trPr>
          <w:trHeight w:val="484"/>
          <w:tblHeader/>
        </w:trPr>
        <w:tc>
          <w:tcPr>
            <w:tcW w:w="2600" w:type="dxa"/>
            <w:tcBorders>
              <w:top w:val="single" w:sz="4" w:space="0" w:color="000000"/>
              <w:left w:val="single" w:sz="4" w:space="0" w:color="000000"/>
              <w:bottom w:val="single" w:sz="4" w:space="0" w:color="000000"/>
              <w:right w:val="single" w:sz="4" w:space="0" w:color="000000"/>
            </w:tcBorders>
            <w:shd w:val="clear" w:color="auto" w:fill="D9E2F3"/>
          </w:tcPr>
          <w:p w14:paraId="40D65AC0" w14:textId="77777777" w:rsidR="00442E7B" w:rsidRDefault="00171721">
            <w:pPr>
              <w:pStyle w:val="Predeterminado"/>
              <w:tabs>
                <w:tab w:val="left" w:pos="720"/>
                <w:tab w:val="left" w:pos="1440"/>
                <w:tab w:val="left" w:pos="2160"/>
              </w:tabs>
            </w:pPr>
            <w:r>
              <w:rPr>
                <w:rStyle w:val="Ninguno"/>
                <w:b/>
                <w:bCs/>
                <w:sz w:val="20"/>
                <w:szCs w:val="20"/>
                <w:u w:color="000000"/>
                <w:lang w:val="it-IT"/>
              </w:rPr>
              <w:t>Criterio (peso)</w:t>
            </w:r>
          </w:p>
        </w:tc>
        <w:tc>
          <w:tcPr>
            <w:tcW w:w="3374" w:type="dxa"/>
            <w:tcBorders>
              <w:top w:val="single" w:sz="4" w:space="0" w:color="000000"/>
              <w:left w:val="single" w:sz="4" w:space="0" w:color="000000"/>
              <w:bottom w:val="single" w:sz="4" w:space="0" w:color="000000"/>
              <w:right w:val="single" w:sz="4" w:space="0" w:color="000000"/>
            </w:tcBorders>
            <w:shd w:val="clear" w:color="auto" w:fill="D9E2F3"/>
          </w:tcPr>
          <w:p w14:paraId="40D65AC1" w14:textId="77777777" w:rsidR="00442E7B" w:rsidRDefault="00171721">
            <w:pPr>
              <w:pStyle w:val="Predeterminado"/>
              <w:tabs>
                <w:tab w:val="left" w:pos="720"/>
                <w:tab w:val="left" w:pos="1440"/>
                <w:tab w:val="left" w:pos="2160"/>
                <w:tab w:val="left" w:pos="2880"/>
              </w:tabs>
            </w:pPr>
            <w:r>
              <w:rPr>
                <w:rStyle w:val="Ninguno"/>
                <w:b/>
                <w:bCs/>
                <w:sz w:val="20"/>
                <w:szCs w:val="20"/>
                <w:u w:color="000000"/>
                <w:lang w:val="it-IT"/>
              </w:rPr>
              <w:t xml:space="preserve">Alternativa 1 </w:t>
            </w:r>
            <w:r>
              <w:rPr>
                <w:rStyle w:val="Ninguno"/>
                <w:b/>
                <w:bCs/>
                <w:sz w:val="20"/>
                <w:szCs w:val="20"/>
                <w:u w:color="000000"/>
                <w:lang w:val="en-US"/>
              </w:rPr>
              <w:t xml:space="preserve">— </w:t>
            </w:r>
            <w:r>
              <w:rPr>
                <w:rStyle w:val="Ninguno"/>
                <w:b/>
                <w:bCs/>
                <w:sz w:val="20"/>
                <w:szCs w:val="20"/>
                <w:u w:color="000000"/>
                <w:lang w:val="es-ES_tradnl"/>
              </w:rPr>
              <w:t>Modelo binario explicable</w:t>
            </w:r>
          </w:p>
        </w:tc>
        <w:tc>
          <w:tcPr>
            <w:tcW w:w="3376" w:type="dxa"/>
            <w:tcBorders>
              <w:top w:val="single" w:sz="4" w:space="0" w:color="000000"/>
              <w:left w:val="single" w:sz="4" w:space="0" w:color="000000"/>
              <w:bottom w:val="single" w:sz="4" w:space="0" w:color="000000"/>
              <w:right w:val="single" w:sz="4" w:space="0" w:color="000000"/>
            </w:tcBorders>
            <w:shd w:val="clear" w:color="auto" w:fill="D9E2F3"/>
          </w:tcPr>
          <w:p w14:paraId="40D65AC2" w14:textId="77777777" w:rsidR="00442E7B" w:rsidRDefault="00171721">
            <w:pPr>
              <w:pStyle w:val="Predeterminado"/>
              <w:tabs>
                <w:tab w:val="left" w:pos="720"/>
                <w:tab w:val="left" w:pos="1440"/>
                <w:tab w:val="left" w:pos="2160"/>
                <w:tab w:val="left" w:pos="2880"/>
              </w:tabs>
            </w:pPr>
            <w:r>
              <w:rPr>
                <w:rStyle w:val="Ninguno"/>
                <w:b/>
                <w:bCs/>
                <w:sz w:val="20"/>
                <w:szCs w:val="20"/>
                <w:u w:color="000000"/>
                <w:lang w:val="it-IT"/>
              </w:rPr>
              <w:t xml:space="preserve">Alternativa 2 </w:t>
            </w:r>
            <w:r>
              <w:rPr>
                <w:rStyle w:val="Ninguno"/>
                <w:b/>
                <w:bCs/>
                <w:sz w:val="20"/>
                <w:szCs w:val="20"/>
                <w:u w:color="000000"/>
              </w:rPr>
              <w:t xml:space="preserve">— </w:t>
            </w:r>
            <w:r>
              <w:rPr>
                <w:rStyle w:val="Ninguno"/>
                <w:b/>
                <w:bCs/>
                <w:sz w:val="20"/>
                <w:szCs w:val="20"/>
                <w:u w:color="000000"/>
                <w:lang w:val="es-ES_tradnl"/>
              </w:rPr>
              <w:t>Modelo ordinal multiclase con MLOps (seleccionada)</w:t>
            </w:r>
          </w:p>
        </w:tc>
      </w:tr>
      <w:tr w:rsidR="00442E7B" w:rsidRPr="00786476" w14:paraId="40D65AC7" w14:textId="77777777">
        <w:trPr>
          <w:trHeight w:val="484"/>
        </w:trPr>
        <w:tc>
          <w:tcPr>
            <w:tcW w:w="2600" w:type="dxa"/>
            <w:tcBorders>
              <w:top w:val="single" w:sz="4" w:space="0" w:color="000000"/>
              <w:left w:val="single" w:sz="4" w:space="0" w:color="000000"/>
              <w:bottom w:val="single" w:sz="4" w:space="0" w:color="000000"/>
              <w:right w:val="single" w:sz="4" w:space="0" w:color="000000"/>
            </w:tcBorders>
          </w:tcPr>
          <w:p w14:paraId="40D65AC4" w14:textId="77777777" w:rsidR="00442E7B" w:rsidRDefault="00171721">
            <w:pPr>
              <w:pStyle w:val="Predeterminado"/>
              <w:tabs>
                <w:tab w:val="left" w:pos="720"/>
                <w:tab w:val="left" w:pos="1440"/>
                <w:tab w:val="left" w:pos="2160"/>
              </w:tabs>
            </w:pPr>
            <w:r>
              <w:rPr>
                <w:rStyle w:val="Ninguno"/>
                <w:sz w:val="20"/>
                <w:szCs w:val="20"/>
                <w:u w:color="000000"/>
                <w:lang w:val="pt-PT"/>
              </w:rPr>
              <w:t>Desempe</w:t>
            </w:r>
            <w:r>
              <w:rPr>
                <w:rStyle w:val="Ninguno"/>
                <w:sz w:val="20"/>
                <w:szCs w:val="20"/>
                <w:u w:color="000000"/>
                <w:lang w:val="es-ES_tradnl"/>
              </w:rPr>
              <w:t>ño y priorizació</w:t>
            </w:r>
            <w:r>
              <w:rPr>
                <w:rStyle w:val="Ninguno"/>
                <w:sz w:val="20"/>
                <w:szCs w:val="20"/>
                <w:u w:color="000000"/>
                <w:lang w:val="fr-FR"/>
              </w:rPr>
              <w:t>n (30 %)</w:t>
            </w:r>
          </w:p>
        </w:tc>
        <w:tc>
          <w:tcPr>
            <w:tcW w:w="3374" w:type="dxa"/>
            <w:tcBorders>
              <w:top w:val="single" w:sz="4" w:space="0" w:color="000000"/>
              <w:left w:val="single" w:sz="4" w:space="0" w:color="000000"/>
              <w:bottom w:val="single" w:sz="4" w:space="0" w:color="000000"/>
              <w:right w:val="single" w:sz="4" w:space="0" w:color="000000"/>
            </w:tcBorders>
          </w:tcPr>
          <w:p w14:paraId="40D65AC5" w14:textId="77777777" w:rsidR="00442E7B" w:rsidRDefault="00171721">
            <w:pPr>
              <w:pStyle w:val="Predeterminado"/>
              <w:tabs>
                <w:tab w:val="left" w:pos="720"/>
                <w:tab w:val="left" w:pos="1440"/>
                <w:tab w:val="left" w:pos="2160"/>
                <w:tab w:val="left" w:pos="2880"/>
              </w:tabs>
            </w:pPr>
            <w:r>
              <w:rPr>
                <w:rStyle w:val="Ninguno"/>
                <w:sz w:val="20"/>
                <w:szCs w:val="20"/>
                <w:u w:color="000000"/>
                <w:lang w:val="es-ES_tradnl"/>
              </w:rPr>
              <w:t>Moderado: discrimina mora/no mora, sin priorizar por severidad</w:t>
            </w:r>
          </w:p>
        </w:tc>
        <w:tc>
          <w:tcPr>
            <w:tcW w:w="3376" w:type="dxa"/>
            <w:tcBorders>
              <w:top w:val="single" w:sz="4" w:space="0" w:color="000000"/>
              <w:left w:val="single" w:sz="4" w:space="0" w:color="000000"/>
              <w:bottom w:val="single" w:sz="4" w:space="0" w:color="000000"/>
              <w:right w:val="single" w:sz="4" w:space="0" w:color="000000"/>
            </w:tcBorders>
          </w:tcPr>
          <w:p w14:paraId="40D65AC6" w14:textId="77777777" w:rsidR="00442E7B" w:rsidRDefault="00171721">
            <w:pPr>
              <w:pStyle w:val="Predeterminado"/>
              <w:tabs>
                <w:tab w:val="left" w:pos="720"/>
                <w:tab w:val="left" w:pos="1440"/>
                <w:tab w:val="left" w:pos="2160"/>
                <w:tab w:val="left" w:pos="2880"/>
              </w:tabs>
            </w:pPr>
            <w:r>
              <w:rPr>
                <w:rStyle w:val="Ninguno"/>
                <w:sz w:val="20"/>
                <w:szCs w:val="20"/>
                <w:u w:color="000000"/>
                <w:lang w:val="es-ES_tradnl"/>
              </w:rPr>
              <w:t>Alto: predice las seis categor</w:t>
            </w:r>
            <w:r>
              <w:rPr>
                <w:rStyle w:val="Ninguno"/>
                <w:sz w:val="20"/>
                <w:szCs w:val="20"/>
                <w:u w:color="000000"/>
              </w:rPr>
              <w:t>í</w:t>
            </w:r>
            <w:r>
              <w:rPr>
                <w:rStyle w:val="Ninguno"/>
                <w:sz w:val="20"/>
                <w:szCs w:val="20"/>
                <w:u w:color="000000"/>
                <w:lang w:val="es-ES_tradnl"/>
              </w:rPr>
              <w:t>as, permitiendo priorizació</w:t>
            </w:r>
            <w:r>
              <w:rPr>
                <w:rStyle w:val="Ninguno"/>
                <w:sz w:val="20"/>
                <w:szCs w:val="20"/>
                <w:u w:color="000000"/>
              </w:rPr>
              <w:t>n fina</w:t>
            </w:r>
          </w:p>
        </w:tc>
      </w:tr>
      <w:tr w:rsidR="00442E7B" w:rsidRPr="00786476" w14:paraId="40D65ACB" w14:textId="77777777">
        <w:trPr>
          <w:trHeight w:val="484"/>
        </w:trPr>
        <w:tc>
          <w:tcPr>
            <w:tcW w:w="2600" w:type="dxa"/>
            <w:tcBorders>
              <w:top w:val="single" w:sz="4" w:space="0" w:color="000000"/>
              <w:left w:val="single" w:sz="4" w:space="0" w:color="000000"/>
              <w:bottom w:val="single" w:sz="4" w:space="0" w:color="000000"/>
              <w:right w:val="single" w:sz="4" w:space="0" w:color="000000"/>
            </w:tcBorders>
          </w:tcPr>
          <w:p w14:paraId="40D65AC8" w14:textId="77777777" w:rsidR="00442E7B" w:rsidRDefault="00171721">
            <w:pPr>
              <w:pStyle w:val="Predeterminado"/>
              <w:tabs>
                <w:tab w:val="left" w:pos="720"/>
                <w:tab w:val="left" w:pos="1440"/>
                <w:tab w:val="left" w:pos="2160"/>
              </w:tabs>
            </w:pPr>
            <w:r>
              <w:rPr>
                <w:rStyle w:val="Ninguno"/>
                <w:sz w:val="20"/>
                <w:szCs w:val="20"/>
                <w:u w:color="000000"/>
                <w:lang w:val="es-ES_tradnl"/>
              </w:rPr>
              <w:t>Explicabilidad y auditor</w:t>
            </w:r>
            <w:r>
              <w:rPr>
                <w:rStyle w:val="Ninguno"/>
                <w:sz w:val="20"/>
                <w:szCs w:val="20"/>
                <w:u w:color="000000"/>
              </w:rPr>
              <w:t>ía (20 %)</w:t>
            </w:r>
          </w:p>
        </w:tc>
        <w:tc>
          <w:tcPr>
            <w:tcW w:w="3374" w:type="dxa"/>
            <w:tcBorders>
              <w:top w:val="single" w:sz="4" w:space="0" w:color="000000"/>
              <w:left w:val="single" w:sz="4" w:space="0" w:color="000000"/>
              <w:bottom w:val="single" w:sz="4" w:space="0" w:color="000000"/>
              <w:right w:val="single" w:sz="4" w:space="0" w:color="000000"/>
            </w:tcBorders>
          </w:tcPr>
          <w:p w14:paraId="40D65AC9" w14:textId="77777777" w:rsidR="00442E7B" w:rsidRDefault="00171721">
            <w:pPr>
              <w:pStyle w:val="Predeterminado"/>
              <w:tabs>
                <w:tab w:val="left" w:pos="720"/>
                <w:tab w:val="left" w:pos="1440"/>
                <w:tab w:val="left" w:pos="2160"/>
                <w:tab w:val="left" w:pos="2880"/>
              </w:tabs>
            </w:pPr>
            <w:r>
              <w:rPr>
                <w:rStyle w:val="Ninguno"/>
                <w:sz w:val="20"/>
                <w:szCs w:val="20"/>
                <w:u w:color="000000"/>
                <w:lang w:val="es-ES_tradnl"/>
              </w:rPr>
              <w:t>Media: SHAP disponible, pero explica solo una decisió</w:t>
            </w:r>
            <w:r>
              <w:rPr>
                <w:rStyle w:val="Ninguno"/>
                <w:sz w:val="20"/>
                <w:szCs w:val="20"/>
                <w:u w:color="000000"/>
              </w:rPr>
              <w:t>n binaria</w:t>
            </w:r>
          </w:p>
        </w:tc>
        <w:tc>
          <w:tcPr>
            <w:tcW w:w="3376" w:type="dxa"/>
            <w:tcBorders>
              <w:top w:val="single" w:sz="4" w:space="0" w:color="000000"/>
              <w:left w:val="single" w:sz="4" w:space="0" w:color="000000"/>
              <w:bottom w:val="single" w:sz="4" w:space="0" w:color="000000"/>
              <w:right w:val="single" w:sz="4" w:space="0" w:color="000000"/>
            </w:tcBorders>
          </w:tcPr>
          <w:p w14:paraId="40D65ACA" w14:textId="77777777" w:rsidR="00442E7B" w:rsidRDefault="00171721">
            <w:pPr>
              <w:pStyle w:val="Predeterminado"/>
              <w:tabs>
                <w:tab w:val="left" w:pos="720"/>
                <w:tab w:val="left" w:pos="1440"/>
                <w:tab w:val="left" w:pos="2160"/>
                <w:tab w:val="left" w:pos="2880"/>
              </w:tabs>
            </w:pPr>
            <w:r>
              <w:rPr>
                <w:rStyle w:val="Ninguno"/>
                <w:sz w:val="20"/>
                <w:szCs w:val="20"/>
                <w:u w:color="000000"/>
                <w:lang w:val="es-ES_tradnl"/>
              </w:rPr>
              <w:t>Alta: SHAP aplicado a cada una de las seis categor</w:t>
            </w:r>
            <w:r>
              <w:rPr>
                <w:rStyle w:val="Ninguno"/>
                <w:sz w:val="20"/>
                <w:szCs w:val="20"/>
                <w:u w:color="000000"/>
              </w:rPr>
              <w:t>ías</w:t>
            </w:r>
          </w:p>
        </w:tc>
      </w:tr>
      <w:tr w:rsidR="00442E7B" w:rsidRPr="00786476" w14:paraId="40D65ACF" w14:textId="77777777">
        <w:trPr>
          <w:trHeight w:val="484"/>
        </w:trPr>
        <w:tc>
          <w:tcPr>
            <w:tcW w:w="2600" w:type="dxa"/>
            <w:tcBorders>
              <w:top w:val="single" w:sz="4" w:space="0" w:color="000000"/>
              <w:left w:val="single" w:sz="4" w:space="0" w:color="000000"/>
              <w:bottom w:val="single" w:sz="4" w:space="0" w:color="000000"/>
              <w:right w:val="single" w:sz="4" w:space="0" w:color="000000"/>
            </w:tcBorders>
          </w:tcPr>
          <w:p w14:paraId="40D65ACC" w14:textId="77777777" w:rsidR="00442E7B" w:rsidRDefault="00171721">
            <w:pPr>
              <w:pStyle w:val="Predeterminado"/>
              <w:tabs>
                <w:tab w:val="left" w:pos="720"/>
                <w:tab w:val="left" w:pos="1440"/>
                <w:tab w:val="left" w:pos="2160"/>
              </w:tabs>
            </w:pPr>
            <w:r>
              <w:rPr>
                <w:rStyle w:val="Ninguno"/>
                <w:sz w:val="20"/>
                <w:szCs w:val="20"/>
                <w:u w:color="000000"/>
                <w:lang w:val="es-ES_tradnl"/>
              </w:rPr>
              <w:lastRenderedPageBreak/>
              <w:t>Adecuación a las seis categor</w:t>
            </w:r>
            <w:r>
              <w:rPr>
                <w:rStyle w:val="Ninguno"/>
                <w:sz w:val="20"/>
                <w:szCs w:val="20"/>
                <w:u w:color="000000"/>
              </w:rPr>
              <w:t>í</w:t>
            </w:r>
            <w:r>
              <w:rPr>
                <w:rStyle w:val="Ninguno"/>
                <w:sz w:val="20"/>
                <w:szCs w:val="20"/>
                <w:u w:color="000000"/>
                <w:lang w:val="pt-PT"/>
              </w:rPr>
              <w:t>as de mora (20 %)</w:t>
            </w:r>
          </w:p>
        </w:tc>
        <w:tc>
          <w:tcPr>
            <w:tcW w:w="3374" w:type="dxa"/>
            <w:tcBorders>
              <w:top w:val="single" w:sz="4" w:space="0" w:color="000000"/>
              <w:left w:val="single" w:sz="4" w:space="0" w:color="000000"/>
              <w:bottom w:val="single" w:sz="4" w:space="0" w:color="000000"/>
              <w:right w:val="single" w:sz="4" w:space="0" w:color="000000"/>
            </w:tcBorders>
          </w:tcPr>
          <w:p w14:paraId="40D65ACD" w14:textId="77777777" w:rsidR="00442E7B" w:rsidRDefault="00171721">
            <w:pPr>
              <w:pStyle w:val="Predeterminado"/>
              <w:tabs>
                <w:tab w:val="left" w:pos="720"/>
                <w:tab w:val="left" w:pos="1440"/>
                <w:tab w:val="left" w:pos="2160"/>
                <w:tab w:val="left" w:pos="2880"/>
              </w:tabs>
            </w:pPr>
            <w:r>
              <w:rPr>
                <w:rStyle w:val="Ninguno"/>
                <w:sz w:val="20"/>
                <w:szCs w:val="20"/>
                <w:u w:color="000000"/>
                <w:lang w:val="es-ES_tradnl"/>
              </w:rPr>
              <w:t>Baja: no representa los niveles de severidad institucionales</w:t>
            </w:r>
          </w:p>
        </w:tc>
        <w:tc>
          <w:tcPr>
            <w:tcW w:w="3376" w:type="dxa"/>
            <w:tcBorders>
              <w:top w:val="single" w:sz="4" w:space="0" w:color="000000"/>
              <w:left w:val="single" w:sz="4" w:space="0" w:color="000000"/>
              <w:bottom w:val="single" w:sz="4" w:space="0" w:color="000000"/>
              <w:right w:val="single" w:sz="4" w:space="0" w:color="000000"/>
            </w:tcBorders>
          </w:tcPr>
          <w:p w14:paraId="40D65ACE" w14:textId="77777777" w:rsidR="00442E7B" w:rsidRDefault="00171721">
            <w:pPr>
              <w:pStyle w:val="Predeterminado"/>
              <w:tabs>
                <w:tab w:val="left" w:pos="720"/>
                <w:tab w:val="left" w:pos="1440"/>
                <w:tab w:val="left" w:pos="2160"/>
                <w:tab w:val="left" w:pos="2880"/>
              </w:tabs>
            </w:pPr>
            <w:r>
              <w:rPr>
                <w:rStyle w:val="Ninguno"/>
                <w:sz w:val="20"/>
                <w:szCs w:val="20"/>
                <w:u w:color="000000"/>
                <w:lang w:val="es-ES_tradnl"/>
              </w:rPr>
              <w:t>Alta: representa directamente las seis categor</w:t>
            </w:r>
            <w:r>
              <w:rPr>
                <w:rStyle w:val="Ninguno"/>
                <w:sz w:val="20"/>
                <w:szCs w:val="20"/>
                <w:u w:color="000000"/>
              </w:rPr>
              <w:t>ías</w:t>
            </w:r>
          </w:p>
        </w:tc>
      </w:tr>
      <w:tr w:rsidR="00442E7B" w:rsidRPr="00786476" w14:paraId="40D65AD3" w14:textId="77777777">
        <w:trPr>
          <w:trHeight w:val="484"/>
        </w:trPr>
        <w:tc>
          <w:tcPr>
            <w:tcW w:w="2600" w:type="dxa"/>
            <w:tcBorders>
              <w:top w:val="single" w:sz="4" w:space="0" w:color="000000"/>
              <w:left w:val="single" w:sz="4" w:space="0" w:color="000000"/>
              <w:bottom w:val="single" w:sz="4" w:space="0" w:color="000000"/>
              <w:right w:val="single" w:sz="4" w:space="0" w:color="000000"/>
            </w:tcBorders>
          </w:tcPr>
          <w:p w14:paraId="40D65AD0" w14:textId="77777777" w:rsidR="00442E7B" w:rsidRDefault="00171721">
            <w:pPr>
              <w:pStyle w:val="Predeterminado"/>
              <w:tabs>
                <w:tab w:val="left" w:pos="720"/>
                <w:tab w:val="left" w:pos="1440"/>
                <w:tab w:val="left" w:pos="2160"/>
              </w:tabs>
            </w:pPr>
            <w:r>
              <w:rPr>
                <w:rStyle w:val="Ninguno"/>
                <w:sz w:val="20"/>
                <w:szCs w:val="20"/>
                <w:u w:color="000000"/>
                <w:lang w:val="es-ES_tradnl"/>
              </w:rPr>
              <w:t>Reproducibilidad y monitoreo (15 %)</w:t>
            </w:r>
          </w:p>
        </w:tc>
        <w:tc>
          <w:tcPr>
            <w:tcW w:w="3374" w:type="dxa"/>
            <w:tcBorders>
              <w:top w:val="single" w:sz="4" w:space="0" w:color="000000"/>
              <w:left w:val="single" w:sz="4" w:space="0" w:color="000000"/>
              <w:bottom w:val="single" w:sz="4" w:space="0" w:color="000000"/>
              <w:right w:val="single" w:sz="4" w:space="0" w:color="000000"/>
            </w:tcBorders>
          </w:tcPr>
          <w:p w14:paraId="40D65AD1" w14:textId="77777777" w:rsidR="00442E7B" w:rsidRDefault="00171721">
            <w:pPr>
              <w:pStyle w:val="Predeterminado"/>
              <w:tabs>
                <w:tab w:val="left" w:pos="720"/>
                <w:tab w:val="left" w:pos="1440"/>
                <w:tab w:val="left" w:pos="2160"/>
                <w:tab w:val="left" w:pos="2880"/>
              </w:tabs>
            </w:pPr>
            <w:r>
              <w:rPr>
                <w:rStyle w:val="Ninguno"/>
                <w:sz w:val="20"/>
                <w:szCs w:val="20"/>
                <w:u w:color="000000"/>
              </w:rPr>
              <w:t>Media: pipeline bá</w:t>
            </w:r>
            <w:r>
              <w:rPr>
                <w:rStyle w:val="Ninguno"/>
                <w:sz w:val="20"/>
                <w:szCs w:val="20"/>
                <w:u w:color="000000"/>
                <w:lang w:val="it-IT"/>
              </w:rPr>
              <w:t>sico, sin monitoreo de drift definido</w:t>
            </w:r>
          </w:p>
        </w:tc>
        <w:tc>
          <w:tcPr>
            <w:tcW w:w="3376" w:type="dxa"/>
            <w:tcBorders>
              <w:top w:val="single" w:sz="4" w:space="0" w:color="000000"/>
              <w:left w:val="single" w:sz="4" w:space="0" w:color="000000"/>
              <w:bottom w:val="single" w:sz="4" w:space="0" w:color="000000"/>
              <w:right w:val="single" w:sz="4" w:space="0" w:color="000000"/>
            </w:tcBorders>
          </w:tcPr>
          <w:p w14:paraId="40D65AD2" w14:textId="77777777" w:rsidR="00442E7B" w:rsidRDefault="00171721">
            <w:pPr>
              <w:pStyle w:val="Predeterminado"/>
              <w:tabs>
                <w:tab w:val="left" w:pos="720"/>
                <w:tab w:val="left" w:pos="1440"/>
                <w:tab w:val="left" w:pos="2160"/>
                <w:tab w:val="left" w:pos="2880"/>
              </w:tabs>
            </w:pPr>
            <w:r>
              <w:rPr>
                <w:rStyle w:val="Ninguno"/>
                <w:sz w:val="20"/>
                <w:szCs w:val="20"/>
                <w:u w:color="000000"/>
              </w:rPr>
              <w:t>Alta: DVC + MLflow + monitoreo de drift y rollback</w:t>
            </w:r>
          </w:p>
        </w:tc>
      </w:tr>
      <w:tr w:rsidR="00442E7B" w:rsidRPr="00786476" w14:paraId="40D65AD7" w14:textId="77777777">
        <w:trPr>
          <w:trHeight w:val="484"/>
        </w:trPr>
        <w:tc>
          <w:tcPr>
            <w:tcW w:w="2600" w:type="dxa"/>
            <w:tcBorders>
              <w:top w:val="single" w:sz="4" w:space="0" w:color="000000"/>
              <w:left w:val="single" w:sz="4" w:space="0" w:color="000000"/>
              <w:bottom w:val="single" w:sz="4" w:space="0" w:color="000000"/>
              <w:right w:val="single" w:sz="4" w:space="0" w:color="000000"/>
            </w:tcBorders>
          </w:tcPr>
          <w:p w14:paraId="40D65AD4" w14:textId="77777777" w:rsidR="00442E7B" w:rsidRDefault="00171721">
            <w:pPr>
              <w:pStyle w:val="Predeterminado"/>
              <w:tabs>
                <w:tab w:val="left" w:pos="720"/>
                <w:tab w:val="left" w:pos="1440"/>
                <w:tab w:val="left" w:pos="2160"/>
              </w:tabs>
            </w:pPr>
            <w:r>
              <w:rPr>
                <w:rStyle w:val="Ninguno"/>
                <w:sz w:val="20"/>
                <w:szCs w:val="20"/>
                <w:u w:color="000000"/>
                <w:lang w:val="es-ES_tradnl"/>
              </w:rPr>
              <w:t>Viabilidad en 12 semanas (15 %)</w:t>
            </w:r>
          </w:p>
        </w:tc>
        <w:tc>
          <w:tcPr>
            <w:tcW w:w="3374" w:type="dxa"/>
            <w:tcBorders>
              <w:top w:val="single" w:sz="4" w:space="0" w:color="000000"/>
              <w:left w:val="single" w:sz="4" w:space="0" w:color="000000"/>
              <w:bottom w:val="single" w:sz="4" w:space="0" w:color="000000"/>
              <w:right w:val="single" w:sz="4" w:space="0" w:color="000000"/>
            </w:tcBorders>
          </w:tcPr>
          <w:p w14:paraId="40D65AD5" w14:textId="77777777" w:rsidR="00442E7B" w:rsidRDefault="00171721">
            <w:pPr>
              <w:pStyle w:val="Predeterminado"/>
              <w:tabs>
                <w:tab w:val="left" w:pos="720"/>
                <w:tab w:val="left" w:pos="1440"/>
                <w:tab w:val="left" w:pos="2160"/>
                <w:tab w:val="left" w:pos="2880"/>
              </w:tabs>
            </w:pPr>
            <w:r>
              <w:rPr>
                <w:rStyle w:val="Ninguno"/>
                <w:sz w:val="20"/>
                <w:szCs w:val="20"/>
                <w:u w:color="000000"/>
                <w:lang w:val="es-ES_tradnl"/>
              </w:rPr>
              <w:t>Alta: menor complejidad de implementació</w:t>
            </w:r>
            <w:r>
              <w:rPr>
                <w:rStyle w:val="Ninguno"/>
                <w:sz w:val="20"/>
                <w:szCs w:val="20"/>
                <w:u w:color="000000"/>
              </w:rPr>
              <w:t>n</w:t>
            </w:r>
          </w:p>
        </w:tc>
        <w:tc>
          <w:tcPr>
            <w:tcW w:w="3376" w:type="dxa"/>
            <w:tcBorders>
              <w:top w:val="single" w:sz="4" w:space="0" w:color="000000"/>
              <w:left w:val="single" w:sz="4" w:space="0" w:color="000000"/>
              <w:bottom w:val="single" w:sz="4" w:space="0" w:color="000000"/>
              <w:right w:val="single" w:sz="4" w:space="0" w:color="000000"/>
            </w:tcBorders>
          </w:tcPr>
          <w:p w14:paraId="40D65AD6" w14:textId="77777777" w:rsidR="00442E7B" w:rsidRDefault="00171721">
            <w:pPr>
              <w:pStyle w:val="Predeterminado"/>
              <w:tabs>
                <w:tab w:val="left" w:pos="720"/>
                <w:tab w:val="left" w:pos="1440"/>
                <w:tab w:val="left" w:pos="2160"/>
                <w:tab w:val="left" w:pos="2880"/>
              </w:tabs>
            </w:pPr>
            <w:r>
              <w:rPr>
                <w:rStyle w:val="Ninguno"/>
                <w:sz w:val="20"/>
                <w:szCs w:val="20"/>
                <w:u w:color="000000"/>
                <w:lang w:val="es-ES_tradnl"/>
              </w:rPr>
              <w:t>Media-alta: mayor esfuerzo, pero viable en el módulo de titulació</w:t>
            </w:r>
            <w:r>
              <w:rPr>
                <w:rStyle w:val="Ninguno"/>
                <w:sz w:val="20"/>
                <w:szCs w:val="20"/>
                <w:u w:color="000000"/>
              </w:rPr>
              <w:t>n</w:t>
            </w:r>
          </w:p>
        </w:tc>
      </w:tr>
      <w:tr w:rsidR="00442E7B" w14:paraId="40D65ADB" w14:textId="77777777">
        <w:trPr>
          <w:trHeight w:val="222"/>
        </w:trPr>
        <w:tc>
          <w:tcPr>
            <w:tcW w:w="2600" w:type="dxa"/>
            <w:tcBorders>
              <w:top w:val="single" w:sz="4" w:space="0" w:color="000000"/>
              <w:left w:val="single" w:sz="4" w:space="0" w:color="000000"/>
              <w:bottom w:val="single" w:sz="4" w:space="0" w:color="000000"/>
              <w:right w:val="single" w:sz="4" w:space="0" w:color="000000"/>
            </w:tcBorders>
          </w:tcPr>
          <w:p w14:paraId="40D65AD8" w14:textId="77777777" w:rsidR="00442E7B" w:rsidRDefault="00171721">
            <w:pPr>
              <w:pStyle w:val="Predeterminado"/>
              <w:keepNext/>
              <w:tabs>
                <w:tab w:val="left" w:pos="720"/>
                <w:tab w:val="left" w:pos="1440"/>
                <w:tab w:val="left" w:pos="2160"/>
              </w:tabs>
            </w:pPr>
            <w:r>
              <w:rPr>
                <w:rStyle w:val="Ninguno"/>
                <w:b/>
                <w:bCs/>
                <w:sz w:val="20"/>
                <w:szCs w:val="20"/>
                <w:u w:color="000000"/>
                <w:lang w:val="es-ES_tradnl"/>
              </w:rPr>
              <w:t>Puntaje ponderado</w:t>
            </w:r>
          </w:p>
        </w:tc>
        <w:tc>
          <w:tcPr>
            <w:tcW w:w="3374" w:type="dxa"/>
            <w:tcBorders>
              <w:top w:val="single" w:sz="4" w:space="0" w:color="000000"/>
              <w:left w:val="single" w:sz="4" w:space="0" w:color="000000"/>
              <w:bottom w:val="single" w:sz="4" w:space="0" w:color="000000"/>
              <w:right w:val="single" w:sz="4" w:space="0" w:color="000000"/>
            </w:tcBorders>
          </w:tcPr>
          <w:p w14:paraId="40D65AD9" w14:textId="77777777" w:rsidR="00442E7B" w:rsidRDefault="00171721">
            <w:pPr>
              <w:pStyle w:val="Predeterminado"/>
              <w:keepNext/>
              <w:tabs>
                <w:tab w:val="left" w:pos="720"/>
                <w:tab w:val="left" w:pos="1440"/>
                <w:tab w:val="left" w:pos="2160"/>
                <w:tab w:val="left" w:pos="2880"/>
              </w:tabs>
            </w:pPr>
            <w:r>
              <w:rPr>
                <w:rStyle w:val="Ninguno"/>
                <w:b/>
                <w:bCs/>
                <w:sz w:val="20"/>
                <w:szCs w:val="20"/>
                <w:u w:color="000000"/>
              </w:rPr>
              <w:t>3,40/5 → 68 %</w:t>
            </w:r>
          </w:p>
        </w:tc>
        <w:tc>
          <w:tcPr>
            <w:tcW w:w="3376" w:type="dxa"/>
            <w:tcBorders>
              <w:top w:val="single" w:sz="4" w:space="0" w:color="000000"/>
              <w:left w:val="single" w:sz="4" w:space="0" w:color="000000"/>
              <w:bottom w:val="single" w:sz="4" w:space="0" w:color="000000"/>
              <w:right w:val="single" w:sz="4" w:space="0" w:color="000000"/>
            </w:tcBorders>
          </w:tcPr>
          <w:p w14:paraId="40D65ADA" w14:textId="77777777" w:rsidR="00442E7B" w:rsidRDefault="00171721">
            <w:pPr>
              <w:pStyle w:val="Predeterminado"/>
              <w:keepNext/>
              <w:tabs>
                <w:tab w:val="left" w:pos="720"/>
                <w:tab w:val="left" w:pos="1440"/>
                <w:tab w:val="left" w:pos="2160"/>
                <w:tab w:val="left" w:pos="2880"/>
              </w:tabs>
            </w:pPr>
            <w:r>
              <w:rPr>
                <w:rStyle w:val="Ninguno"/>
                <w:b/>
                <w:bCs/>
                <w:sz w:val="20"/>
                <w:szCs w:val="20"/>
                <w:u w:color="000000"/>
              </w:rPr>
              <w:t>4,65/5 → 93 %</w:t>
            </w:r>
          </w:p>
        </w:tc>
      </w:tr>
    </w:tbl>
    <w:p w14:paraId="40D65ADC" w14:textId="77777777" w:rsidR="00442E7B" w:rsidRDefault="00171721">
      <w:pPr>
        <w:pStyle w:val="Cuerpo"/>
        <w:keepNext/>
        <w:jc w:val="center"/>
      </w:pPr>
      <w:r>
        <w:rPr>
          <w:rStyle w:val="Ninguno"/>
          <w:b/>
          <w:bCs/>
          <w:sz w:val="20"/>
          <w:szCs w:val="20"/>
        </w:rPr>
        <w:t>Tabla 1. Evaluación comparativa de alternativas de solución según criterios ponderados</w:t>
      </w:r>
    </w:p>
    <w:p w14:paraId="40D65ADD" w14:textId="77777777" w:rsidR="00442E7B" w:rsidRDefault="00171721">
      <w:pPr>
        <w:pStyle w:val="Cuerpo"/>
        <w:jc w:val="center"/>
      </w:pPr>
      <w:r>
        <w:rPr>
          <w:rStyle w:val="Ninguno"/>
          <w:i/>
          <w:iCs/>
          <w:sz w:val="20"/>
          <w:szCs w:val="20"/>
        </w:rPr>
        <w:t>Fuente: elaboración propia</w:t>
      </w:r>
    </w:p>
    <w:p w14:paraId="40D65ADE" w14:textId="77777777" w:rsidR="00442E7B" w:rsidRDefault="00442E7B">
      <w:pPr>
        <w:pStyle w:val="Prrafodelista"/>
        <w:widowControl w:val="0"/>
        <w:spacing w:after="0" w:line="240" w:lineRule="auto"/>
        <w:ind w:left="0"/>
        <w:jc w:val="both"/>
        <w:rPr>
          <w:rFonts w:eastAsia="Arial" w:cs="Arial"/>
          <w:sz w:val="24"/>
          <w:szCs w:val="24"/>
        </w:rPr>
      </w:pPr>
    </w:p>
    <w:p w14:paraId="40D65ADF" w14:textId="77777777" w:rsidR="00442E7B" w:rsidRDefault="00442E7B">
      <w:pPr>
        <w:pStyle w:val="Prrafodelista"/>
        <w:widowControl w:val="0"/>
        <w:spacing w:after="0" w:line="240" w:lineRule="auto"/>
        <w:ind w:left="0"/>
        <w:rPr>
          <w:rFonts w:eastAsia="Arial" w:cs="Arial"/>
          <w:sz w:val="24"/>
          <w:szCs w:val="24"/>
        </w:rPr>
      </w:pPr>
    </w:p>
    <w:p w14:paraId="40D65AE0" w14:textId="77777777" w:rsidR="00442E7B" w:rsidRDefault="00171721">
      <w:pPr>
        <w:pStyle w:val="Cuerpo"/>
        <w:widowControl w:val="0"/>
        <w:jc w:val="both"/>
        <w:rPr>
          <w:rFonts w:eastAsia="Arial" w:cs="Arial"/>
          <w:sz w:val="24"/>
          <w:szCs w:val="24"/>
        </w:rPr>
      </w:pPr>
      <w:r>
        <w:rPr>
          <w:rStyle w:val="Ninguno"/>
          <w:sz w:val="24"/>
          <w:szCs w:val="24"/>
        </w:rPr>
        <w:t xml:space="preserve">En consecuencia, se seleccionó </w:t>
      </w:r>
      <w:r>
        <w:rPr>
          <w:rStyle w:val="Ninguno"/>
          <w:sz w:val="24"/>
          <w:szCs w:val="24"/>
          <w:lang w:val="it-IT"/>
        </w:rPr>
        <w:t xml:space="preserve">la Alternativa 2 </w:t>
      </w:r>
      <w:r>
        <w:rPr>
          <w:rStyle w:val="Ninguno"/>
          <w:sz w:val="24"/>
          <w:szCs w:val="24"/>
          <w:lang w:val="es-EC"/>
        </w:rPr>
        <w:t>—</w:t>
      </w:r>
      <w:r>
        <w:rPr>
          <w:rStyle w:val="Ninguno"/>
          <w:sz w:val="24"/>
          <w:szCs w:val="24"/>
        </w:rPr>
        <w:t>modelo de aprendizaje automático ordinal multiclase explicable con arquitectura MLOps</w:t>
      </w:r>
      <w:r>
        <w:rPr>
          <w:rStyle w:val="Ninguno"/>
          <w:sz w:val="24"/>
          <w:szCs w:val="24"/>
          <w:lang w:val="es-EC"/>
        </w:rPr>
        <w:t xml:space="preserve">— </w:t>
      </w:r>
      <w:r>
        <w:rPr>
          <w:rStyle w:val="Ninguno"/>
          <w:sz w:val="24"/>
          <w:szCs w:val="24"/>
        </w:rPr>
        <w:t xml:space="preserve">como la solución del proyecto, por combinar mayor capacidad predictiva y de priorización, representar de manera directa las seis categorías institucionales de mora, e incorporar reproducibilidad, monitoreo continuo y explicabilidad mediante SHAP (Lundberg &amp; Lee, 2017; Bussmann et al., 2021). </w:t>
      </w:r>
    </w:p>
    <w:p w14:paraId="40D65AE1" w14:textId="77777777" w:rsidR="00442E7B" w:rsidRDefault="00442E7B">
      <w:pPr>
        <w:pStyle w:val="Cuerpo"/>
        <w:jc w:val="both"/>
        <w:rPr>
          <w:rStyle w:val="Ninguno"/>
          <w:rFonts w:eastAsia="Arial" w:cs="Arial"/>
          <w:sz w:val="24"/>
          <w:szCs w:val="24"/>
          <w:u w:color="0000FF"/>
        </w:rPr>
      </w:pPr>
    </w:p>
    <w:p w14:paraId="40D65AE2" w14:textId="77777777" w:rsidR="00442E7B" w:rsidRDefault="00171721">
      <w:pPr>
        <w:pStyle w:val="Ttulo2"/>
        <w:numPr>
          <w:ilvl w:val="1"/>
          <w:numId w:val="19"/>
        </w:numPr>
        <w:rPr>
          <w:rFonts w:eastAsia="Arial" w:cs="Arial"/>
          <w:sz w:val="24"/>
          <w:szCs w:val="24"/>
        </w:rPr>
      </w:pPr>
      <w:bookmarkStart w:id="30" w:name="_Toc7"/>
      <w:r>
        <w:rPr>
          <w:rStyle w:val="Ninguno"/>
          <w:sz w:val="24"/>
          <w:szCs w:val="24"/>
          <w:u w:color="000000"/>
        </w:rPr>
        <w:t>Impacto del proyecto en la sociedad</w:t>
      </w:r>
      <w:bookmarkEnd w:id="30"/>
    </w:p>
    <w:p w14:paraId="40D65AE3" w14:textId="347DA613" w:rsidR="00442E7B" w:rsidRDefault="00171721">
      <w:pPr>
        <w:pStyle w:val="Cuerpo"/>
        <w:jc w:val="both"/>
      </w:pPr>
      <w:r>
        <w:rPr>
          <w:rStyle w:val="Ninguno"/>
          <w:sz w:val="24"/>
          <w:szCs w:val="24"/>
        </w:rPr>
        <w:t xml:space="preserve">El proyecto genera beneficios esperados tanto para </w:t>
      </w:r>
      <w:del w:id="31" w:author="(Estudiante) Andres Marcelo Olmedo Coronel" w:date="2026-10-02T18:31:00Z" w16du:dateUtc="2026-10-02T23:31:00Z">
        <w:r w:rsidDel="004D5330">
          <w:rPr>
            <w:rStyle w:val="Ninguno"/>
            <w:sz w:val="24"/>
            <w:szCs w:val="24"/>
          </w:rPr>
          <w:delText>Banco ProCredit</w:delText>
        </w:r>
      </w:del>
      <w:ins w:id="32" w:author="(Estudiante) Andres Marcelo Olmedo Coronel" w:date="2026-10-02T18:31:00Z" w16du:dateUtc="2026-10-02T23:31:00Z">
        <w:r w:rsidR="004D5330">
          <w:rPr>
            <w:rStyle w:val="Ninguno"/>
            <w:sz w:val="24"/>
            <w:szCs w:val="24"/>
          </w:rPr>
          <w:t>Banco</w:t>
        </w:r>
      </w:ins>
      <w:r>
        <w:rPr>
          <w:rStyle w:val="Ninguno"/>
          <w:sz w:val="24"/>
          <w:szCs w:val="24"/>
        </w:rPr>
        <w:t xml:space="preserve"> como para la sociedad en general. Estos beneficios se analizan a continuación mediante un aná</w:t>
      </w:r>
      <w:r>
        <w:rPr>
          <w:rStyle w:val="Ninguno"/>
          <w:sz w:val="24"/>
          <w:szCs w:val="24"/>
          <w:lang w:val="de-DE"/>
        </w:rPr>
        <w:t>lisis PESTEL (Pol</w:t>
      </w:r>
      <w:r>
        <w:rPr>
          <w:rStyle w:val="Ninguno"/>
          <w:sz w:val="24"/>
          <w:szCs w:val="24"/>
        </w:rPr>
        <w:t>í</w:t>
      </w:r>
      <w:r>
        <w:rPr>
          <w:rStyle w:val="Ninguno"/>
          <w:sz w:val="24"/>
          <w:szCs w:val="24"/>
          <w:lang w:val="nl-NL"/>
        </w:rPr>
        <w:t>tico, Econ</w:t>
      </w:r>
      <w:r>
        <w:rPr>
          <w:rStyle w:val="Ninguno"/>
          <w:sz w:val="24"/>
          <w:szCs w:val="24"/>
        </w:rPr>
        <w:t>ó</w:t>
      </w:r>
      <w:r>
        <w:rPr>
          <w:rStyle w:val="Ninguno"/>
          <w:sz w:val="24"/>
          <w:szCs w:val="24"/>
          <w:lang w:val="it-IT"/>
        </w:rPr>
        <w:t>mico, Social, Tecnol</w:t>
      </w:r>
      <w:r>
        <w:rPr>
          <w:rStyle w:val="Ninguno"/>
          <w:sz w:val="24"/>
          <w:szCs w:val="24"/>
        </w:rPr>
        <w:t>ógico, Ambiental y É</w:t>
      </w:r>
      <w:r>
        <w:rPr>
          <w:rStyle w:val="Ninguno"/>
          <w:sz w:val="24"/>
          <w:szCs w:val="24"/>
          <w:lang w:val="it-IT"/>
        </w:rPr>
        <w:t>tico):</w:t>
      </w:r>
    </w:p>
    <w:p w14:paraId="40D65AE4" w14:textId="77777777" w:rsidR="00442E7B" w:rsidRDefault="00171721">
      <w:pPr>
        <w:pStyle w:val="Cuerpo"/>
        <w:numPr>
          <w:ilvl w:val="0"/>
          <w:numId w:val="26"/>
        </w:numPr>
        <w:jc w:val="both"/>
        <w:rPr>
          <w:sz w:val="24"/>
          <w:szCs w:val="24"/>
        </w:rPr>
      </w:pPr>
      <w:r>
        <w:rPr>
          <w:rStyle w:val="Ninguno"/>
          <w:b/>
          <w:bCs/>
          <w:sz w:val="24"/>
          <w:szCs w:val="24"/>
        </w:rPr>
        <w:t>Polí</w:t>
      </w:r>
      <w:r>
        <w:rPr>
          <w:rStyle w:val="Ninguno"/>
          <w:b/>
          <w:bCs/>
          <w:sz w:val="24"/>
          <w:szCs w:val="24"/>
          <w:lang w:val="it-IT"/>
        </w:rPr>
        <w:t xml:space="preserve">tico: </w:t>
      </w:r>
      <w:r>
        <w:rPr>
          <w:rStyle w:val="Ninguno"/>
          <w:sz w:val="24"/>
          <w:szCs w:val="24"/>
        </w:rPr>
        <w:t>el proyecto se alinea con el marco regulatorio ecuatoriano de protección de datos personales (LOPDP) y con el marco de supervisión prudencial de la Superintendencia de Bancos, al fortalecer la trazabilidad y auditabilidad de las decisiones de gestión de cartera.</w:t>
      </w:r>
    </w:p>
    <w:p w14:paraId="40D65AE5" w14:textId="77777777" w:rsidR="00442E7B" w:rsidRDefault="00171721">
      <w:pPr>
        <w:pStyle w:val="Cuerpo"/>
        <w:numPr>
          <w:ilvl w:val="0"/>
          <w:numId w:val="26"/>
        </w:numPr>
        <w:jc w:val="both"/>
        <w:rPr>
          <w:sz w:val="24"/>
          <w:szCs w:val="24"/>
          <w:lang w:val="nl-NL"/>
        </w:rPr>
      </w:pPr>
      <w:r>
        <w:rPr>
          <w:rStyle w:val="Ninguno"/>
          <w:b/>
          <w:bCs/>
          <w:sz w:val="24"/>
          <w:szCs w:val="24"/>
          <w:lang w:val="nl-NL"/>
        </w:rPr>
        <w:t>Econ</w:t>
      </w:r>
      <w:r>
        <w:rPr>
          <w:rStyle w:val="Ninguno"/>
          <w:b/>
          <w:bCs/>
          <w:sz w:val="24"/>
          <w:szCs w:val="24"/>
        </w:rPr>
        <w:t>ó</w:t>
      </w:r>
      <w:r>
        <w:rPr>
          <w:rStyle w:val="Ninguno"/>
          <w:b/>
          <w:bCs/>
          <w:sz w:val="24"/>
          <w:szCs w:val="24"/>
          <w:lang w:val="it-IT"/>
        </w:rPr>
        <w:t xml:space="preserve">mico: </w:t>
      </w:r>
      <w:r>
        <w:rPr>
          <w:rStyle w:val="Ninguno"/>
          <w:sz w:val="24"/>
          <w:szCs w:val="24"/>
        </w:rPr>
        <w:t>una priorización más temprana y precisa de la cartera en riesgo puede mejorar la tasa de recuperación y reducir el costo por gestión, sin asumir ahorros no demostrados hasta contar con evidencia del piloto.</w:t>
      </w:r>
    </w:p>
    <w:p w14:paraId="40D65AE6" w14:textId="77777777" w:rsidR="00442E7B" w:rsidRDefault="00171721">
      <w:pPr>
        <w:pStyle w:val="Cuerpo"/>
        <w:numPr>
          <w:ilvl w:val="0"/>
          <w:numId w:val="26"/>
        </w:numPr>
        <w:jc w:val="both"/>
        <w:rPr>
          <w:sz w:val="24"/>
          <w:szCs w:val="24"/>
        </w:rPr>
      </w:pPr>
      <w:r>
        <w:rPr>
          <w:rStyle w:val="Ninguno"/>
          <w:b/>
          <w:bCs/>
          <w:sz w:val="24"/>
          <w:szCs w:val="24"/>
        </w:rPr>
        <w:t xml:space="preserve">Social: </w:t>
      </w:r>
      <w:r>
        <w:rPr>
          <w:rStyle w:val="Ninguno"/>
          <w:sz w:val="24"/>
          <w:szCs w:val="24"/>
        </w:rPr>
        <w:t xml:space="preserve">el modelo apoya una gestión más equitativa y menos discrecional de la cartera en mora, preservando en todo momento la </w:t>
      </w:r>
      <w:r>
        <w:rPr>
          <w:rStyle w:val="Ninguno"/>
          <w:sz w:val="24"/>
          <w:szCs w:val="24"/>
        </w:rPr>
        <w:lastRenderedPageBreak/>
        <w:t>supervisión humana del gestor y evitando la automatización de decisiones que afecten directamente a los clientes.</w:t>
      </w:r>
    </w:p>
    <w:p w14:paraId="40D65AE7" w14:textId="77777777" w:rsidR="00442E7B" w:rsidRDefault="00171721">
      <w:pPr>
        <w:pStyle w:val="Cuerpo"/>
        <w:numPr>
          <w:ilvl w:val="0"/>
          <w:numId w:val="26"/>
        </w:numPr>
        <w:jc w:val="both"/>
        <w:rPr>
          <w:sz w:val="24"/>
          <w:szCs w:val="24"/>
          <w:lang w:val="it-IT"/>
        </w:rPr>
      </w:pPr>
      <w:r>
        <w:rPr>
          <w:rStyle w:val="Ninguno"/>
          <w:b/>
          <w:bCs/>
          <w:sz w:val="24"/>
          <w:szCs w:val="24"/>
          <w:lang w:val="it-IT"/>
        </w:rPr>
        <w:t>Tecnol</w:t>
      </w:r>
      <w:r>
        <w:rPr>
          <w:rStyle w:val="Ninguno"/>
          <w:b/>
          <w:bCs/>
          <w:sz w:val="24"/>
          <w:szCs w:val="24"/>
        </w:rPr>
        <w:t>ó</w:t>
      </w:r>
      <w:r>
        <w:rPr>
          <w:rStyle w:val="Ninguno"/>
          <w:b/>
          <w:bCs/>
          <w:sz w:val="24"/>
          <w:szCs w:val="24"/>
          <w:lang w:val="it-IT"/>
        </w:rPr>
        <w:t xml:space="preserve">gico: </w:t>
      </w:r>
      <w:r>
        <w:rPr>
          <w:rStyle w:val="Ninguno"/>
          <w:sz w:val="24"/>
          <w:szCs w:val="24"/>
        </w:rPr>
        <w:t>el proyecto introduce en el banco una arquitectura de MLOps reproducible (versionamiento de datos y modelos, registro de experimentos y monitoreo de drift), que sienta las bases para futuras iniciativas de analítica avanzada.</w:t>
      </w:r>
    </w:p>
    <w:p w14:paraId="40D65AE8" w14:textId="3C0BC39C" w:rsidR="00442E7B" w:rsidRDefault="00171721">
      <w:pPr>
        <w:pStyle w:val="Cuerpo"/>
        <w:numPr>
          <w:ilvl w:val="0"/>
          <w:numId w:val="26"/>
        </w:numPr>
        <w:ind w:left="708" w:hanging="348"/>
        <w:jc w:val="both"/>
        <w:rPr>
          <w:sz w:val="24"/>
          <w:szCs w:val="24"/>
        </w:rPr>
        <w:pPrChange w:id="33" w:author="(Estudiante) Andres Marcelo Olmedo Coronel" w:date="2026-10-02T18:30:00Z" w16du:dateUtc="2026-10-02T23:30:00Z">
          <w:pPr>
            <w:pStyle w:val="Cuerpo"/>
            <w:numPr>
              <w:numId w:val="26"/>
            </w:numPr>
            <w:tabs>
              <w:tab w:val="num" w:pos="0"/>
            </w:tabs>
            <w:ind w:left="690" w:hanging="330"/>
            <w:jc w:val="both"/>
          </w:pPr>
        </w:pPrChange>
      </w:pPr>
      <w:r>
        <w:rPr>
          <w:rStyle w:val="Ninguno"/>
          <w:b/>
          <w:bCs/>
          <w:sz w:val="24"/>
          <w:szCs w:val="24"/>
        </w:rPr>
        <w:t xml:space="preserve">Ambiental: </w:t>
      </w:r>
      <w:r>
        <w:rPr>
          <w:rStyle w:val="Ninguno"/>
          <w:sz w:val="24"/>
          <w:szCs w:val="24"/>
        </w:rPr>
        <w:t xml:space="preserve">al automatizar procesos actualmente manuales de revisión de cartera, el proyecto contribuye a reducir el uso de papel y de reportes físicos, en línea con el compromiso de </w:t>
      </w:r>
      <w:del w:id="34" w:author="(Estudiante) Andres Marcelo Olmedo Coronel" w:date="2026-10-02T18:31:00Z" w16du:dateUtc="2026-10-02T23:31:00Z">
        <w:r w:rsidDel="004D5330">
          <w:rPr>
            <w:rStyle w:val="Ninguno"/>
            <w:sz w:val="24"/>
            <w:szCs w:val="24"/>
          </w:rPr>
          <w:delText>Banco ProCredit</w:delText>
        </w:r>
      </w:del>
      <w:ins w:id="35" w:author="(Estudiante) Andres Marcelo Olmedo Coronel" w:date="2026-10-02T18:31:00Z" w16du:dateUtc="2026-10-02T23:31:00Z">
        <w:r w:rsidR="004D5330">
          <w:rPr>
            <w:rStyle w:val="Ninguno"/>
            <w:sz w:val="24"/>
            <w:szCs w:val="24"/>
          </w:rPr>
          <w:t>Banco</w:t>
        </w:r>
      </w:ins>
      <w:r>
        <w:rPr>
          <w:rStyle w:val="Ninguno"/>
          <w:sz w:val="24"/>
          <w:szCs w:val="24"/>
        </w:rPr>
        <w:t xml:space="preserve"> de minimizar su huella ecoló</w:t>
      </w:r>
      <w:r>
        <w:rPr>
          <w:rStyle w:val="Ninguno"/>
          <w:sz w:val="24"/>
          <w:szCs w:val="24"/>
          <w:lang w:val="pt-PT"/>
        </w:rPr>
        <w:t>gica.</w:t>
      </w:r>
    </w:p>
    <w:p w14:paraId="40D65AE9" w14:textId="77777777" w:rsidR="00442E7B" w:rsidRDefault="00171721">
      <w:pPr>
        <w:pStyle w:val="Cuerpo"/>
        <w:numPr>
          <w:ilvl w:val="0"/>
          <w:numId w:val="26"/>
        </w:numPr>
        <w:jc w:val="both"/>
        <w:rPr>
          <w:sz w:val="24"/>
          <w:szCs w:val="24"/>
        </w:rPr>
      </w:pPr>
      <w:r>
        <w:rPr>
          <w:rStyle w:val="Ninguno"/>
          <w:b/>
          <w:bCs/>
          <w:sz w:val="24"/>
          <w:szCs w:val="24"/>
        </w:rPr>
        <w:t>É</w:t>
      </w:r>
      <w:r>
        <w:rPr>
          <w:rStyle w:val="Ninguno"/>
          <w:b/>
          <w:bCs/>
          <w:sz w:val="24"/>
          <w:szCs w:val="24"/>
          <w:lang w:val="it-IT"/>
        </w:rPr>
        <w:t xml:space="preserve">tico: </w:t>
      </w:r>
      <w:r>
        <w:rPr>
          <w:rStyle w:val="Ninguno"/>
          <w:sz w:val="24"/>
          <w:szCs w:val="24"/>
          <w:lang w:val="it-IT"/>
        </w:rPr>
        <w:t>el dise</w:t>
      </w:r>
      <w:r>
        <w:rPr>
          <w:rStyle w:val="Ninguno"/>
          <w:sz w:val="24"/>
          <w:szCs w:val="24"/>
        </w:rPr>
        <w:t>ño del modelo incorpora explicabilidad mediante SHAP, auditoría de sesgos por subgrupos (edad, zona y nivel educativo) y un esquema de anonimización y gobierno de datos, de manera que el sistema actúe como apoyo a la decisión y no reemplace el criterio profesional del gestor (Hardt et al., 2016).</w:t>
      </w:r>
    </w:p>
    <w:p w14:paraId="40D65AEA" w14:textId="77777777" w:rsidR="00442E7B" w:rsidRDefault="00171721">
      <w:pPr>
        <w:pStyle w:val="Cuerpo"/>
        <w:jc w:val="both"/>
      </w:pPr>
      <w:r>
        <w:rPr>
          <w:rStyle w:val="Ninguno"/>
          <w:sz w:val="24"/>
          <w:szCs w:val="24"/>
        </w:rPr>
        <w:t>En conjunto, estos beneficios refuerzan el carácter responsable del proyecto: la organización obtiene una herramienta de apoyo a la decisión más trazable y auditable, mientras que los clientes de crédito conservan la protección de sus derechos y la posibilidad de una gestión de cobranza más oportuna y menos discrecional.</w:t>
      </w:r>
    </w:p>
    <w:p w14:paraId="40D65AEB" w14:textId="77777777" w:rsidR="00442E7B" w:rsidRDefault="00442E7B">
      <w:pPr>
        <w:pStyle w:val="Cuerpo"/>
        <w:jc w:val="both"/>
        <w:rPr>
          <w:rStyle w:val="Ninguno"/>
          <w:rFonts w:eastAsia="Arial" w:cs="Arial"/>
          <w:sz w:val="24"/>
          <w:szCs w:val="24"/>
          <w:u w:color="0000FF"/>
        </w:rPr>
      </w:pPr>
    </w:p>
    <w:p w14:paraId="40D65AEC" w14:textId="77777777" w:rsidR="00442E7B" w:rsidRDefault="00171721">
      <w:pPr>
        <w:pStyle w:val="Ttulo1"/>
        <w:keepNext/>
        <w:numPr>
          <w:ilvl w:val="0"/>
          <w:numId w:val="19"/>
        </w:numPr>
        <w:rPr>
          <w:rFonts w:eastAsia="Arial" w:cs="Arial"/>
        </w:rPr>
      </w:pPr>
      <w:bookmarkStart w:id="36" w:name="_Toc8"/>
      <w:r>
        <w:rPr>
          <w:rStyle w:val="Ninguno"/>
        </w:rPr>
        <w:t>Objetivos</w:t>
      </w:r>
      <w:bookmarkEnd w:id="36"/>
    </w:p>
    <w:p w14:paraId="40D65AED" w14:textId="77777777" w:rsidR="00442E7B" w:rsidRDefault="00442E7B">
      <w:pPr>
        <w:pStyle w:val="InfoBlue"/>
      </w:pPr>
    </w:p>
    <w:p w14:paraId="40D65AEE" w14:textId="77777777" w:rsidR="00442E7B" w:rsidRDefault="00171721">
      <w:pPr>
        <w:pStyle w:val="Ttulo2"/>
        <w:numPr>
          <w:ilvl w:val="1"/>
          <w:numId w:val="19"/>
        </w:numPr>
        <w:rPr>
          <w:rFonts w:eastAsia="Arial" w:cs="Arial"/>
          <w:sz w:val="24"/>
          <w:szCs w:val="24"/>
        </w:rPr>
      </w:pPr>
      <w:bookmarkStart w:id="37" w:name="_Toc9"/>
      <w:r>
        <w:rPr>
          <w:rStyle w:val="Ninguno"/>
          <w:sz w:val="24"/>
          <w:szCs w:val="24"/>
          <w:u w:color="000000"/>
        </w:rPr>
        <w:t>Objetivo General</w:t>
      </w:r>
      <w:bookmarkEnd w:id="37"/>
    </w:p>
    <w:p w14:paraId="40D65AEF" w14:textId="2A5C18DB" w:rsidR="00442E7B" w:rsidRDefault="00171721">
      <w:pPr>
        <w:pStyle w:val="Predeterminado"/>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0" w:line="240" w:lineRule="auto"/>
        <w:rPr>
          <w:rStyle w:val="Ninguno"/>
          <w:rFonts w:eastAsia="Arial" w:cs="Arial"/>
          <w:u w:color="000000"/>
        </w:rPr>
      </w:pPr>
      <w:r>
        <w:rPr>
          <w:rStyle w:val="Ninguno"/>
          <w:u w:color="000000"/>
          <w:lang w:val="es-ES_tradnl"/>
        </w:rPr>
        <w:t xml:space="preserve">Desarrollar un sistema inteligente de predicción temprana de mora crediticia para </w:t>
      </w:r>
      <w:del w:id="38" w:author="(Estudiante) Andres Marcelo Olmedo Coronel" w:date="2026-10-02T18:31:00Z" w16du:dateUtc="2026-10-02T23:31:00Z">
        <w:r w:rsidDel="004D5330">
          <w:rPr>
            <w:rStyle w:val="Ninguno"/>
            <w:u w:color="000000"/>
            <w:lang w:val="es-ES_tradnl"/>
          </w:rPr>
          <w:delText>Banco ProCredit</w:delText>
        </w:r>
      </w:del>
      <w:ins w:id="39" w:author="(Estudiante) Andres Marcelo Olmedo Coronel" w:date="2026-10-02T18:31:00Z" w16du:dateUtc="2026-10-02T23:31:00Z">
        <w:r w:rsidR="004D5330">
          <w:rPr>
            <w:rStyle w:val="Ninguno"/>
            <w:u w:color="000000"/>
            <w:lang w:val="es-ES_tradnl"/>
          </w:rPr>
          <w:t>Banco</w:t>
        </w:r>
      </w:ins>
      <w:r>
        <w:rPr>
          <w:rStyle w:val="Ninguno"/>
          <w:u w:color="000000"/>
          <w:lang w:val="es-ES_tradnl"/>
        </w:rPr>
        <w:t>, mediante un modelo de aprendizaje autom</w:t>
      </w:r>
      <w:r>
        <w:rPr>
          <w:rStyle w:val="Ninguno"/>
          <w:u w:color="000000"/>
        </w:rPr>
        <w:t>á</w:t>
      </w:r>
      <w:r>
        <w:rPr>
          <w:rStyle w:val="Ninguno"/>
          <w:u w:color="000000"/>
          <w:lang w:val="es-ES_tradnl"/>
        </w:rPr>
        <w:t xml:space="preserve">tico explicable integrado en una arquitectura reproducible y monitoreable (MLOps), que apoye la priorización de la cartera en el </w:t>
      </w:r>
      <w:r>
        <w:rPr>
          <w:rStyle w:val="Ninguno"/>
          <w:u w:color="000000"/>
        </w:rPr>
        <w:t>Á</w:t>
      </w:r>
      <w:r>
        <w:rPr>
          <w:rStyle w:val="Ninguno"/>
          <w:u w:color="000000"/>
          <w:lang w:val="pt-PT"/>
        </w:rPr>
        <w:t>rea de Recuperaci</w:t>
      </w:r>
      <w:r>
        <w:rPr>
          <w:rStyle w:val="Ninguno"/>
          <w:u w:color="000000"/>
          <w:lang w:val="es-ES_tradnl"/>
        </w:rPr>
        <w:t>ón y fortalezca la trazabilidad y auditabilidad de las decisiones asociadas a la gestión del riesgo crediticio.</w:t>
      </w:r>
    </w:p>
    <w:p w14:paraId="40D65AF0" w14:textId="77777777" w:rsidR="00442E7B" w:rsidRDefault="00442E7B">
      <w:pPr>
        <w:pStyle w:val="Cuerpo"/>
        <w:jc w:val="both"/>
        <w:rPr>
          <w:rStyle w:val="Ninguno"/>
          <w:rFonts w:eastAsia="Arial" w:cs="Arial"/>
          <w:sz w:val="24"/>
          <w:szCs w:val="24"/>
        </w:rPr>
      </w:pPr>
    </w:p>
    <w:p w14:paraId="40D65AF1" w14:textId="77777777" w:rsidR="00442E7B" w:rsidRDefault="00171721">
      <w:pPr>
        <w:pStyle w:val="Ttulo2"/>
        <w:numPr>
          <w:ilvl w:val="1"/>
          <w:numId w:val="19"/>
        </w:numPr>
        <w:rPr>
          <w:rFonts w:eastAsia="Arial" w:cs="Arial"/>
          <w:sz w:val="24"/>
          <w:szCs w:val="24"/>
        </w:rPr>
      </w:pPr>
      <w:bookmarkStart w:id="40" w:name="_Toc10"/>
      <w:r>
        <w:rPr>
          <w:rStyle w:val="Ninguno"/>
          <w:sz w:val="24"/>
          <w:szCs w:val="24"/>
          <w:u w:color="000000"/>
        </w:rPr>
        <w:t>Objetivos Específicos</w:t>
      </w:r>
      <w:bookmarkEnd w:id="40"/>
    </w:p>
    <w:p w14:paraId="40D65AF2" w14:textId="77777777" w:rsidR="00442E7B" w:rsidRDefault="00442E7B">
      <w:pPr>
        <w:pStyle w:val="Cuerpo"/>
        <w:ind w:left="720"/>
        <w:rPr>
          <w:rStyle w:val="Ninguno"/>
        </w:rPr>
      </w:pPr>
    </w:p>
    <w:p w14:paraId="40D65AF3" w14:textId="474D8C41" w:rsidR="00442E7B" w:rsidDel="00801F20" w:rsidRDefault="00801F20">
      <w:pPr>
        <w:pStyle w:val="Predeterminado"/>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0" w:line="240" w:lineRule="auto"/>
        <w:rPr>
          <w:del w:id="41" w:author="(Estudiante) Andres Marcelo Olmedo Coronel" w:date="2026-10-02T18:59:00Z" w16du:dateUtc="2026-10-02T23:59:00Z"/>
        </w:rPr>
      </w:pPr>
      <w:ins w:id="42" w:author="(Estudiante) Andres Marcelo Olmedo Coronel" w:date="2026-10-02T18:59:00Z">
        <w:r w:rsidRPr="00786476">
          <w:t xml:space="preserve">Analizar la calidad y la consistencia de las </w:t>
        </w:r>
        <w:r w:rsidRPr="00786476">
          <w:rPr>
            <w:b/>
            <w:bCs/>
          </w:rPr>
          <w:t>3</w:t>
        </w:r>
      </w:ins>
      <w:ins w:id="43" w:author="(Estudiante) Andres Marcelo Olmedo Coronel" w:date="2026-10-02T18:59:00Z" w16du:dateUtc="2026-10-02T23:59:00Z">
        <w:r>
          <w:rPr>
            <w:b/>
            <w:bCs/>
          </w:rPr>
          <w:t>3</w:t>
        </w:r>
      </w:ins>
      <w:ins w:id="44" w:author="(Estudiante) Andres Marcelo Olmedo Coronel" w:date="2026-10-02T18:59:00Z">
        <w:r w:rsidRPr="00786476">
          <w:rPr>
            <w:b/>
            <w:bCs/>
          </w:rPr>
          <w:t xml:space="preserve"> variables</w:t>
        </w:r>
        <w:r w:rsidRPr="00786476">
          <w:t xml:space="preserve"> contempladas en el inventario institucional, con el fin de aprobar el diccionario de datos, la unidad de análisis </w:t>
        </w:r>
        <w:r w:rsidRPr="00786476">
          <w:rPr>
            <w:b/>
            <w:bCs/>
          </w:rPr>
          <w:t>cliente-mes</w:t>
        </w:r>
        <w:r w:rsidRPr="00786476">
          <w:t xml:space="preserve"> y la etiqueta </w:t>
        </w:r>
        <w:r w:rsidRPr="00786476">
          <w:rPr>
            <w:b/>
            <w:bCs/>
          </w:rPr>
          <w:t>clase_riesgo</w:t>
        </w:r>
        <w:r w:rsidRPr="00786476">
          <w:t xml:space="preserve"> (SANO, BANDA_30_60, BANDA_60_90, BANDA_90_MAS, con horizonte de predicción de 3 meses), documentando el desbalance de clases y los riesgos de fuga de información identificados durante el desarrollo.</w:t>
        </w:r>
      </w:ins>
      <w:del w:id="45" w:author="(Estudiante) Andres Marcelo Olmedo Coronel" w:date="2026-10-02T18:59:00Z" w16du:dateUtc="2026-10-02T23:59:00Z">
        <w:r w:rsidR="00171721" w:rsidDel="00801F20">
          <w:rPr>
            <w:lang w:val="es-ES_tradnl"/>
          </w:rPr>
          <w:delText>Analizar la calidad y la consistencia de las 33 variables contempladas en el inventario institucional, con el fin de aprobar el diccionario de datos, la unidad de an</w:delText>
        </w:r>
        <w:r w:rsidR="00171721" w:rsidDel="00801F20">
          <w:delText>á</w:delText>
        </w:r>
        <w:r w:rsidR="00171721" w:rsidDel="00801F20">
          <w:rPr>
            <w:lang w:val="es-ES_tradnl"/>
          </w:rPr>
          <w:delText>lisis cliente-operación y la etiqueta ordinal mora_h90, documentando en su totalidad los registros duplicados, los valores faltantes, el desbalance de clases y los riesgos de fuga de informació</w:delText>
        </w:r>
        <w:r w:rsidR="00171721" w:rsidDel="00801F20">
          <w:delText>n.</w:delText>
        </w:r>
      </w:del>
    </w:p>
    <w:p w14:paraId="22A25266" w14:textId="77777777" w:rsidR="00801F20" w:rsidRDefault="00801F20">
      <w:pPr>
        <w:pStyle w:val="Predeterminado"/>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0" w:line="240" w:lineRule="auto"/>
        <w:rPr>
          <w:ins w:id="46" w:author="(Estudiante) Andres Marcelo Olmedo Coronel" w:date="2026-10-02T18:59:00Z" w16du:dateUtc="2026-10-02T23:59:00Z"/>
          <w:rFonts w:eastAsia="Arial" w:cs="Arial"/>
        </w:rPr>
      </w:pPr>
    </w:p>
    <w:p w14:paraId="40D65AF4" w14:textId="77777777" w:rsidR="00442E7B" w:rsidRDefault="00442E7B">
      <w:pPr>
        <w:pStyle w:val="Predeterminado"/>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0" w:line="240" w:lineRule="auto"/>
        <w:rPr>
          <w:rFonts w:eastAsia="Arial" w:cs="Arial"/>
        </w:rPr>
      </w:pPr>
    </w:p>
    <w:p w14:paraId="40D65AF5" w14:textId="05ECEBDA" w:rsidR="00442E7B" w:rsidDel="00A07EFA" w:rsidRDefault="00A07EFA">
      <w:pPr>
        <w:pStyle w:val="Predeterminado"/>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0" w:line="240" w:lineRule="auto"/>
        <w:rPr>
          <w:del w:id="47" w:author="(Estudiante) Andres Marcelo Olmedo Coronel" w:date="2026-10-02T18:59:00Z" w16du:dateUtc="2026-10-02T23:59:00Z"/>
        </w:rPr>
      </w:pPr>
      <w:ins w:id="48" w:author="(Estudiante) Andres Marcelo Olmedo Coronel" w:date="2026-10-02T18:59:00Z">
        <w:r w:rsidRPr="00786476">
          <w:lastRenderedPageBreak/>
          <w:t>Diseñar una arquitectura reproducible para la ingesta, el entrenamiento y la inferencia del producto mínimo viable, mediante el registro de experimentos con MLflow y el versionamiento de modelos a través de Azure ML Model Registry.</w:t>
        </w:r>
      </w:ins>
      <w:del w:id="49" w:author="(Estudiante) Andres Marcelo Olmedo Coronel" w:date="2026-10-02T18:59:00Z" w16du:dateUtc="2026-10-02T23:59:00Z">
        <w:r w:rsidR="00171721" w:rsidDel="00A07EFA">
          <w:rPr>
            <w:lang w:val="de-DE"/>
          </w:rPr>
          <w:delText>Dise</w:delText>
        </w:r>
        <w:r w:rsidR="00171721" w:rsidDel="00A07EFA">
          <w:rPr>
            <w:lang w:val="es-ES_tradnl"/>
          </w:rPr>
          <w:delText>ñar una arquitectura reproducible para la ingesta, el entrenamiento, la inferencia y el monitoreo del producto m</w:delText>
        </w:r>
        <w:r w:rsidR="00171721" w:rsidDel="00A07EFA">
          <w:delText>í</w:delText>
        </w:r>
        <w:r w:rsidR="00171721" w:rsidDel="00A07EFA">
          <w:rPr>
            <w:lang w:val="es-ES_tradnl"/>
          </w:rPr>
          <w:delText>nimo viable, verificando el versionamiento de datos y modelos mediante DVC, el registro sistem</w:delText>
        </w:r>
        <w:r w:rsidR="00171721" w:rsidDel="00A07EFA">
          <w:delText>á</w:delText>
        </w:r>
        <w:r w:rsidR="00171721" w:rsidDel="00A07EFA">
          <w:rPr>
            <w:lang w:val="es-ES_tradnl"/>
          </w:rPr>
          <w:delText>tico de experimentos con MLflow y la construcción de una imagen Docker funcional y libre de errores cr</w:delText>
        </w:r>
        <w:r w:rsidR="00171721" w:rsidDel="00A07EFA">
          <w:delText>í</w:delText>
        </w:r>
        <w:r w:rsidR="00171721" w:rsidDel="00A07EFA">
          <w:rPr>
            <w:lang w:val="pt-PT"/>
          </w:rPr>
          <w:delText>ticos.</w:delText>
        </w:r>
      </w:del>
    </w:p>
    <w:p w14:paraId="623D1632" w14:textId="77777777" w:rsidR="00A07EFA" w:rsidRDefault="00A07EFA">
      <w:pPr>
        <w:pStyle w:val="Predeterminado"/>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0" w:line="240" w:lineRule="auto"/>
        <w:rPr>
          <w:ins w:id="50" w:author="(Estudiante) Andres Marcelo Olmedo Coronel" w:date="2026-10-02T18:59:00Z" w16du:dateUtc="2026-10-02T23:59:00Z"/>
          <w:rFonts w:eastAsia="Arial" w:cs="Arial"/>
        </w:rPr>
      </w:pPr>
    </w:p>
    <w:p w14:paraId="40D65AF6" w14:textId="77777777" w:rsidR="00442E7B" w:rsidRDefault="00442E7B">
      <w:pPr>
        <w:pStyle w:val="Predeterminado"/>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0" w:line="240" w:lineRule="auto"/>
        <w:rPr>
          <w:rFonts w:eastAsia="Arial" w:cs="Arial"/>
        </w:rPr>
      </w:pPr>
    </w:p>
    <w:p w14:paraId="40D65AF7" w14:textId="7CE8DAD7" w:rsidR="00442E7B" w:rsidDel="00A07EFA" w:rsidRDefault="00A07EFA">
      <w:pPr>
        <w:pStyle w:val="Predeterminado"/>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0" w:line="240" w:lineRule="auto"/>
        <w:rPr>
          <w:del w:id="51" w:author="(Estudiante) Andres Marcelo Olmedo Coronel" w:date="2026-10-02T19:00:00Z" w16du:dateUtc="2026-10-03T00:00:00Z"/>
        </w:rPr>
      </w:pPr>
      <w:ins w:id="52" w:author="(Estudiante) Andres Marcelo Olmedo Coronel" w:date="2026-10-02T19:00:00Z">
        <w:r w:rsidRPr="00786476">
          <w:t>Desarrollar una regresión logística multinomial como línea base interpretable frente a tres modelos basados en árboles de decisión —Random Forest, Gradient Boosting y LightGBM—, aplicando una partición temporal (los meses más recientes como conjunto de prueba) y validación cruzada estratificada por clase dentro del conjunto de desarrollo, libre de fuga de información entre conjuntos.</w:t>
        </w:r>
      </w:ins>
      <w:del w:id="53" w:author="(Estudiante) Andres Marcelo Olmedo Coronel" w:date="2026-10-02T18:58:00Z" w16du:dateUtc="2026-10-02T23:58:00Z">
        <w:r w:rsidR="00171721" w:rsidDel="00F579A6">
          <w:rPr>
            <w:lang w:val="es-ES_tradnl"/>
          </w:rPr>
          <w:delText>Desarrollar una regresión logística multinomial como línea base interpretable frente a cinco modelos basados en árboles de decisión —árbol de decisión, Random Forest, Extra Trees, Gradient Boosting e HistGradientBoosting—, aplicando una partición estratificada por categoría de mora dentro de cada corte mensual, libre de fuga de información entre conjuntos.</w:delText>
        </w:r>
      </w:del>
    </w:p>
    <w:p w14:paraId="4DAC722E" w14:textId="77777777" w:rsidR="00A07EFA" w:rsidRDefault="00A07EFA">
      <w:pPr>
        <w:pStyle w:val="Predeterminado"/>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0" w:line="240" w:lineRule="auto"/>
        <w:rPr>
          <w:ins w:id="54" w:author="(Estudiante) Andres Marcelo Olmedo Coronel" w:date="2026-10-02T19:00:00Z" w16du:dateUtc="2026-10-03T00:00:00Z"/>
          <w:rFonts w:eastAsia="Arial" w:cs="Arial"/>
        </w:rPr>
      </w:pPr>
    </w:p>
    <w:p w14:paraId="40D65AF8" w14:textId="77777777" w:rsidR="00442E7B" w:rsidRDefault="00442E7B">
      <w:pPr>
        <w:pStyle w:val="Predeterminado"/>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0" w:line="240" w:lineRule="auto"/>
        <w:rPr>
          <w:rFonts w:eastAsia="Arial" w:cs="Arial"/>
        </w:rPr>
      </w:pPr>
    </w:p>
    <w:p w14:paraId="40D65AF9" w14:textId="55CE0095" w:rsidR="00442E7B" w:rsidRDefault="0045391B">
      <w:pPr>
        <w:pStyle w:val="Predeterminado"/>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0" w:line="240" w:lineRule="auto"/>
        <w:rPr>
          <w:rFonts w:eastAsia="Arial" w:cs="Arial"/>
        </w:rPr>
      </w:pPr>
      <w:ins w:id="55" w:author="(Estudiante) Andres Marcelo Olmedo Coronel" w:date="2026-10-02T19:00:00Z">
        <w:r w:rsidRPr="0045391B">
          <w:rPr>
            <w:rPrChange w:id="56" w:author="(Estudiante) Andres Marcelo Olmedo Coronel" w:date="2026-10-02T19:00:00Z" w16du:dateUtc="2026-10-03T00:00:00Z">
              <w:rPr>
                <w:lang w:val="en-US"/>
              </w:rPr>
            </w:rPrChange>
          </w:rPr>
          <w:t>Evaluar el desempeño del modelo (exactitud, F1 por clase, matriz de confusión), seleccionando el mejor candidato según f1_macro.</w:t>
        </w:r>
      </w:ins>
      <w:del w:id="57" w:author="(Estudiante) Andres Marcelo Olmedo Coronel" w:date="2026-10-02T19:00:00Z" w16du:dateUtc="2026-10-03T00:00:00Z">
        <w:r w:rsidR="00171721" w:rsidDel="0045391B">
          <w:rPr>
            <w:lang w:val="es-ES_tradnl"/>
          </w:rPr>
          <w:delText>Evaluar el desempeño, la calibración, la robustez, la equidad y la explicabilidad del modelo, contrastando los resultados obtenidos frente a los umbrales de aceptació</w:delText>
        </w:r>
        <w:r w:rsidR="00171721" w:rsidDel="0045391B">
          <w:rPr>
            <w:lang w:val="pt-PT"/>
          </w:rPr>
          <w:delText>n definidos.</w:delText>
        </w:r>
      </w:del>
    </w:p>
    <w:p w14:paraId="40D65AFA" w14:textId="77777777" w:rsidR="00442E7B" w:rsidRDefault="00442E7B">
      <w:pPr>
        <w:pStyle w:val="Predeterminado"/>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0" w:line="240" w:lineRule="auto"/>
        <w:rPr>
          <w:rFonts w:eastAsia="Arial" w:cs="Arial"/>
        </w:rPr>
      </w:pPr>
    </w:p>
    <w:p w14:paraId="40D65AFB" w14:textId="6B14D31D" w:rsidR="00442E7B" w:rsidRPr="0045391B" w:rsidDel="0045391B" w:rsidRDefault="0045391B">
      <w:pPr>
        <w:pStyle w:val="Predeterminado"/>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0" w:line="240" w:lineRule="auto"/>
        <w:rPr>
          <w:del w:id="58" w:author="(Estudiante) Andres Marcelo Olmedo Coronel" w:date="2026-10-02T19:00:00Z" w16du:dateUtc="2026-10-03T00:00:00Z"/>
        </w:rPr>
      </w:pPr>
      <w:ins w:id="59" w:author="(Estudiante) Andres Marcelo Olmedo Coronel" w:date="2026-10-02T19:00:00Z">
        <w:r w:rsidRPr="00786476">
          <w:t xml:space="preserve">Desplegar el modelo seleccionado en un producto mínimo viable compuesto por una API desarrollada en </w:t>
        </w:r>
        <w:r w:rsidRPr="0045391B">
          <w:rPr>
            <w:rPrChange w:id="60" w:author="(Estudiante) Andres Marcelo Olmedo Coronel" w:date="2026-10-02T19:00:00Z" w16du:dateUtc="2026-10-03T00:00:00Z">
              <w:rPr>
                <w:b/>
                <w:bCs/>
              </w:rPr>
            </w:rPrChange>
          </w:rPr>
          <w:t>ASP.NET Core (.NET)</w:t>
        </w:r>
        <w:r w:rsidRPr="00786476">
          <w:t xml:space="preserve"> y una interfaz web en </w:t>
        </w:r>
        <w:r w:rsidRPr="0045391B">
          <w:rPr>
            <w:rPrChange w:id="61" w:author="(Estudiante) Andres Marcelo Olmedo Coronel" w:date="2026-10-02T19:00:00Z" w16du:dateUtc="2026-10-03T00:00:00Z">
              <w:rPr>
                <w:b/>
                <w:bCs/>
              </w:rPr>
            </w:rPrChange>
          </w:rPr>
          <w:t>ASP.NET Core MVC</w:t>
        </w:r>
        <w:r w:rsidRPr="00786476">
          <w:t xml:space="preserve">, desplegados en </w:t>
        </w:r>
        <w:r w:rsidRPr="0045391B">
          <w:rPr>
            <w:rPrChange w:id="62" w:author="(Estudiante) Andres Marcelo Olmedo Coronel" w:date="2026-10-02T19:00:00Z" w16du:dateUtc="2026-10-03T00:00:00Z">
              <w:rPr>
                <w:b/>
                <w:bCs/>
              </w:rPr>
            </w:rPrChange>
          </w:rPr>
          <w:t>Azure App Service</w:t>
        </w:r>
        <w:r w:rsidRPr="00786476">
          <w:t xml:space="preserve"> mediante infraestructura como código (Terraform).</w:t>
        </w:r>
      </w:ins>
      <w:del w:id="63" w:author="(Estudiante) Andres Marcelo Olmedo Coronel" w:date="2026-10-02T19:00:00Z" w16du:dateUtc="2026-10-03T00:00:00Z">
        <w:r w:rsidR="00171721" w:rsidRPr="0045391B" w:rsidDel="0045391B">
          <w:rPr>
            <w:lang w:val="es-ES_tradnl"/>
          </w:rPr>
          <w:delText>Desplegar el modelo seleccionado en un producto m</w:delText>
        </w:r>
        <w:r w:rsidR="00171721" w:rsidRPr="0045391B" w:rsidDel="0045391B">
          <w:delText>í</w:delText>
        </w:r>
        <w:r w:rsidR="00171721" w:rsidRPr="0045391B" w:rsidDel="0045391B">
          <w:rPr>
            <w:lang w:val="es-ES_tradnl"/>
          </w:rPr>
          <w:delText>nimo viable compuesto por una API desarrollada en FastAPI y una interfaz en Streamlit, empaquetado en un contenedor Docker, garantizando una latencia p95 igual o inferior a dos segundos y la disponibilidad de un procedimiento verificado de monitoreo de drift y de rollback.</w:delText>
        </w:r>
      </w:del>
    </w:p>
    <w:p w14:paraId="73F0373A" w14:textId="77777777" w:rsidR="0045391B" w:rsidRPr="0045391B" w:rsidRDefault="0045391B">
      <w:pPr>
        <w:pStyle w:val="Predeterminado"/>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0" w:line="240" w:lineRule="auto"/>
        <w:rPr>
          <w:ins w:id="64" w:author="(Estudiante) Andres Marcelo Olmedo Coronel" w:date="2026-10-02T19:00:00Z" w16du:dateUtc="2026-10-03T00:00:00Z"/>
          <w:rFonts w:eastAsia="Arial" w:cs="Arial"/>
        </w:rPr>
      </w:pPr>
    </w:p>
    <w:p w14:paraId="40D65AFC" w14:textId="77777777" w:rsidR="00442E7B" w:rsidRDefault="00442E7B">
      <w:pPr>
        <w:pStyle w:val="Predeterminado"/>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0" w:line="240" w:lineRule="auto"/>
        <w:rPr>
          <w:rFonts w:eastAsia="Arial" w:cs="Arial"/>
        </w:rPr>
      </w:pPr>
    </w:p>
    <w:p w14:paraId="40D65AFD" w14:textId="77777777" w:rsidR="00442E7B" w:rsidRDefault="00171721">
      <w:pPr>
        <w:pStyle w:val="Predeterminado"/>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0" w:line="240" w:lineRule="auto"/>
        <w:rPr>
          <w:rFonts w:eastAsia="Arial" w:cs="Arial"/>
        </w:rPr>
      </w:pPr>
      <w:r>
        <w:rPr>
          <w:lang w:val="es-ES_tradnl"/>
        </w:rPr>
        <w:t>Integrar y validar, entre las semanas 9 y 12, el sistema desplegado mediante la aprobación del cien por ciento de los casos cr</w:t>
      </w:r>
      <w:r>
        <w:t>í</w:t>
      </w:r>
      <w:r>
        <w:rPr>
          <w:lang w:val="es-ES_tradnl"/>
        </w:rPr>
        <w:t>ticos de la prueba de aceptación de usuario (UAT), confirmando su preparación operativa para el cierre del proyecto.</w:t>
      </w:r>
    </w:p>
    <w:p w14:paraId="40D65AFE" w14:textId="660A3CC8" w:rsidR="00442E7B" w:rsidDel="006A0FF5" w:rsidRDefault="00442E7B">
      <w:pPr>
        <w:pStyle w:val="Cuerpo"/>
        <w:jc w:val="both"/>
        <w:rPr>
          <w:del w:id="65" w:author="(Estudiante) Andres Marcelo Olmedo Coronel" w:date="2026-10-02T19:20:00Z" w16du:dateUtc="2026-10-03T00:20:00Z"/>
        </w:rPr>
      </w:pPr>
    </w:p>
    <w:p w14:paraId="40D65AFF" w14:textId="77777777" w:rsidR="00442E7B" w:rsidRDefault="00442E7B">
      <w:pPr>
        <w:pStyle w:val="Cuerpo"/>
        <w:jc w:val="both"/>
        <w:rPr>
          <w:rStyle w:val="Ninguno"/>
          <w:rFonts w:eastAsia="Arial" w:cs="Arial"/>
          <w:sz w:val="24"/>
          <w:szCs w:val="24"/>
          <w:u w:color="0000FF"/>
        </w:rPr>
      </w:pPr>
    </w:p>
    <w:p w14:paraId="40D65B00" w14:textId="77777777" w:rsidR="00442E7B" w:rsidRDefault="00171721">
      <w:pPr>
        <w:pStyle w:val="Ttulo1"/>
        <w:keepNext/>
        <w:numPr>
          <w:ilvl w:val="0"/>
          <w:numId w:val="19"/>
        </w:numPr>
        <w:rPr>
          <w:rFonts w:eastAsia="Arial" w:cs="Arial"/>
        </w:rPr>
      </w:pPr>
      <w:bookmarkStart w:id="66" w:name="_Toc11"/>
      <w:r>
        <w:rPr>
          <w:rStyle w:val="Ninguno"/>
        </w:rPr>
        <w:t>Alcance</w:t>
      </w:r>
      <w:bookmarkEnd w:id="66"/>
    </w:p>
    <w:p w14:paraId="40D65B01" w14:textId="77777777" w:rsidR="00442E7B" w:rsidRDefault="00442E7B">
      <w:pPr>
        <w:pStyle w:val="Ttulo1"/>
        <w:keepNext/>
        <w:ind w:left="0"/>
        <w:rPr>
          <w:rStyle w:val="Ninguno"/>
          <w:rFonts w:eastAsia="Arial" w:cs="Arial"/>
        </w:rPr>
      </w:pPr>
    </w:p>
    <w:p w14:paraId="40D65B02" w14:textId="77777777" w:rsidR="00442E7B" w:rsidRDefault="00171721">
      <w:pPr>
        <w:pStyle w:val="Ttulo2"/>
        <w:numPr>
          <w:ilvl w:val="1"/>
          <w:numId w:val="19"/>
        </w:numPr>
        <w:rPr>
          <w:ins w:id="67" w:author="(Estudiante) Andres Marcelo Olmedo Coronel" w:date="2026-10-02T19:19:00Z" w16du:dateUtc="2026-10-03T00:19:00Z"/>
          <w:rStyle w:val="Ninguno"/>
          <w:sz w:val="24"/>
          <w:szCs w:val="24"/>
          <w:u w:color="000000"/>
        </w:rPr>
      </w:pPr>
      <w:bookmarkStart w:id="68" w:name="_Toc12"/>
      <w:r>
        <w:rPr>
          <w:rStyle w:val="Ninguno"/>
          <w:sz w:val="24"/>
          <w:szCs w:val="24"/>
          <w:u w:color="000000"/>
        </w:rPr>
        <w:t>Alcance de la solución seleccionada</w:t>
      </w:r>
      <w:bookmarkEnd w:id="68"/>
    </w:p>
    <w:p w14:paraId="62EB3FAA" w14:textId="77777777" w:rsidR="004B63AF" w:rsidRPr="004B63AF" w:rsidRDefault="004B63AF">
      <w:pPr>
        <w:pStyle w:val="Cuerpo"/>
        <w:rPr>
          <w:rPrChange w:id="69" w:author="(Estudiante) Andres Marcelo Olmedo Coronel" w:date="2026-10-02T19:19:00Z" w16du:dateUtc="2026-10-03T00:19:00Z">
            <w:rPr>
              <w:rFonts w:eastAsia="Arial" w:cs="Arial"/>
              <w:sz w:val="24"/>
              <w:szCs w:val="24"/>
            </w:rPr>
          </w:rPrChange>
        </w:rPr>
        <w:pPrChange w:id="70" w:author="(Estudiante) Andres Marcelo Olmedo Coronel" w:date="2026-10-02T19:19:00Z" w16du:dateUtc="2026-10-03T00:19:00Z">
          <w:pPr>
            <w:pStyle w:val="Ttulo2"/>
            <w:numPr>
              <w:ilvl w:val="1"/>
              <w:numId w:val="19"/>
            </w:numPr>
            <w:tabs>
              <w:tab w:val="num" w:pos="0"/>
            </w:tabs>
            <w:ind w:left="564" w:hanging="360"/>
          </w:pPr>
        </w:pPrChange>
      </w:pPr>
    </w:p>
    <w:p w14:paraId="667ACC56" w14:textId="77777777" w:rsidR="004B63AF" w:rsidRPr="004B63AF" w:rsidRDefault="004B63AF" w:rsidP="004B63AF">
      <w:pPr>
        <w:pStyle w:val="Cuerpo"/>
        <w:rPr>
          <w:ins w:id="71" w:author="(Estudiante) Andres Marcelo Olmedo Coronel" w:date="2026-10-02T19:19:00Z"/>
          <w:rFonts w:eastAsia="Helvetica Neue" w:cs="Helvetica Neue"/>
          <w:sz w:val="24"/>
          <w:szCs w:val="24"/>
          <w:rPrChange w:id="72" w:author="(Estudiante) Andres Marcelo Olmedo Coronel" w:date="2026-10-02T19:20:00Z" w16du:dateUtc="2026-10-03T00:20:00Z">
            <w:rPr>
              <w:ins w:id="73" w:author="(Estudiante) Andres Marcelo Olmedo Coronel" w:date="2026-10-02T19:19:00Z"/>
              <w:rFonts w:eastAsia="Helvetica Neue" w:cs="Helvetica Neue"/>
              <w:lang w:val="es-EC"/>
            </w:rPr>
          </w:rPrChange>
        </w:rPr>
      </w:pPr>
      <w:ins w:id="74" w:author="(Estudiante) Andres Marcelo Olmedo Coronel" w:date="2026-10-02T19:19:00Z">
        <w:r w:rsidRPr="004B63AF">
          <w:rPr>
            <w:rFonts w:eastAsia="Helvetica Neue" w:cs="Helvetica Neue"/>
            <w:sz w:val="24"/>
            <w:szCs w:val="24"/>
            <w:rPrChange w:id="75" w:author="(Estudiante) Andres Marcelo Olmedo Coronel" w:date="2026-10-02T19:20:00Z" w16du:dateUtc="2026-10-03T00:20:00Z">
              <w:rPr>
                <w:rFonts w:eastAsia="Helvetica Neue" w:cs="Helvetica Neue"/>
                <w:lang w:val="es-EC"/>
              </w:rPr>
            </w:rPrChange>
          </w:rPr>
          <w:t>El sistema inteligente desarrollado en este proyecto contará con las siguientes funcionalidades y capacidades:</w:t>
        </w:r>
      </w:ins>
    </w:p>
    <w:p w14:paraId="0FFDF675" w14:textId="77777777" w:rsidR="004B63AF" w:rsidRPr="004B63AF" w:rsidRDefault="004B63AF" w:rsidP="004B63AF">
      <w:pPr>
        <w:pStyle w:val="Cuerpo"/>
        <w:numPr>
          <w:ilvl w:val="0"/>
          <w:numId w:val="65"/>
        </w:numPr>
        <w:rPr>
          <w:ins w:id="76" w:author="(Estudiante) Andres Marcelo Olmedo Coronel" w:date="2026-10-02T19:19:00Z"/>
          <w:rFonts w:eastAsia="Helvetica Neue" w:cs="Helvetica Neue"/>
          <w:sz w:val="24"/>
          <w:szCs w:val="24"/>
          <w:rPrChange w:id="77" w:author="(Estudiante) Andres Marcelo Olmedo Coronel" w:date="2026-10-02T19:20:00Z" w16du:dateUtc="2026-10-03T00:20:00Z">
            <w:rPr>
              <w:ins w:id="78" w:author="(Estudiante) Andres Marcelo Olmedo Coronel" w:date="2026-10-02T19:19:00Z"/>
              <w:rFonts w:eastAsia="Helvetica Neue" w:cs="Helvetica Neue"/>
              <w:lang w:val="es-EC"/>
            </w:rPr>
          </w:rPrChange>
        </w:rPr>
      </w:pPr>
      <w:ins w:id="79" w:author="(Estudiante) Andres Marcelo Olmedo Coronel" w:date="2026-10-02T19:19:00Z">
        <w:r w:rsidRPr="004B63AF">
          <w:rPr>
            <w:rFonts w:eastAsia="Helvetica Neue" w:cs="Helvetica Neue"/>
            <w:sz w:val="24"/>
            <w:szCs w:val="24"/>
            <w:rPrChange w:id="80" w:author="(Estudiante) Andres Marcelo Olmedo Coronel" w:date="2026-10-02T19:20:00Z" w16du:dateUtc="2026-10-03T00:20:00Z">
              <w:rPr>
                <w:rFonts w:eastAsia="Helvetica Neue" w:cs="Helvetica Neue"/>
                <w:lang w:val="es-EC"/>
              </w:rPr>
            </w:rPrChange>
          </w:rPr>
          <w:t>Preparación y validación de los datos autorizados por Banco.</w:t>
        </w:r>
      </w:ins>
    </w:p>
    <w:p w14:paraId="1CE4999C" w14:textId="77777777" w:rsidR="004B63AF" w:rsidRPr="004B63AF" w:rsidRDefault="004B63AF" w:rsidP="004B63AF">
      <w:pPr>
        <w:pStyle w:val="Cuerpo"/>
        <w:numPr>
          <w:ilvl w:val="0"/>
          <w:numId w:val="65"/>
        </w:numPr>
        <w:rPr>
          <w:ins w:id="81" w:author="(Estudiante) Andres Marcelo Olmedo Coronel" w:date="2026-10-02T19:19:00Z"/>
          <w:rFonts w:eastAsia="Helvetica Neue" w:cs="Helvetica Neue"/>
          <w:sz w:val="24"/>
          <w:szCs w:val="24"/>
          <w:rPrChange w:id="82" w:author="(Estudiante) Andres Marcelo Olmedo Coronel" w:date="2026-10-02T19:20:00Z" w16du:dateUtc="2026-10-03T00:20:00Z">
            <w:rPr>
              <w:ins w:id="83" w:author="(Estudiante) Andres Marcelo Olmedo Coronel" w:date="2026-10-02T19:19:00Z"/>
              <w:rFonts w:eastAsia="Helvetica Neue" w:cs="Helvetica Neue"/>
              <w:lang w:val="es-EC"/>
            </w:rPr>
          </w:rPrChange>
        </w:rPr>
      </w:pPr>
      <w:ins w:id="84" w:author="(Estudiante) Andres Marcelo Olmedo Coronel" w:date="2026-10-02T19:19:00Z">
        <w:r w:rsidRPr="004B63AF">
          <w:rPr>
            <w:rFonts w:eastAsia="Helvetica Neue" w:cs="Helvetica Neue"/>
            <w:sz w:val="24"/>
            <w:szCs w:val="24"/>
            <w:rPrChange w:id="85" w:author="(Estudiante) Andres Marcelo Olmedo Coronel" w:date="2026-10-02T19:20:00Z" w16du:dateUtc="2026-10-03T00:20:00Z">
              <w:rPr>
                <w:rFonts w:eastAsia="Helvetica Neue" w:cs="Helvetica Neue"/>
                <w:lang w:val="es-EC"/>
              </w:rPr>
            </w:rPrChange>
          </w:rPr>
          <w:t>Análisis exploratorio y tratamiento de valores faltantes y desbalance del conjunto de datos.</w:t>
        </w:r>
      </w:ins>
    </w:p>
    <w:p w14:paraId="08E5A481" w14:textId="77777777" w:rsidR="004B63AF" w:rsidRPr="004B63AF" w:rsidRDefault="004B63AF" w:rsidP="004B63AF">
      <w:pPr>
        <w:pStyle w:val="Cuerpo"/>
        <w:numPr>
          <w:ilvl w:val="0"/>
          <w:numId w:val="65"/>
        </w:numPr>
        <w:rPr>
          <w:ins w:id="86" w:author="(Estudiante) Andres Marcelo Olmedo Coronel" w:date="2026-10-02T19:19:00Z"/>
          <w:rFonts w:eastAsia="Helvetica Neue" w:cs="Helvetica Neue"/>
          <w:sz w:val="24"/>
          <w:szCs w:val="24"/>
          <w:rPrChange w:id="87" w:author="(Estudiante) Andres Marcelo Olmedo Coronel" w:date="2026-10-02T19:20:00Z" w16du:dateUtc="2026-10-03T00:20:00Z">
            <w:rPr>
              <w:ins w:id="88" w:author="(Estudiante) Andres Marcelo Olmedo Coronel" w:date="2026-10-02T19:19:00Z"/>
              <w:rFonts w:eastAsia="Helvetica Neue" w:cs="Helvetica Neue"/>
              <w:lang w:val="es-EC"/>
            </w:rPr>
          </w:rPrChange>
        </w:rPr>
      </w:pPr>
      <w:ins w:id="89" w:author="(Estudiante) Andres Marcelo Olmedo Coronel" w:date="2026-10-02T19:19:00Z">
        <w:r w:rsidRPr="004B63AF">
          <w:rPr>
            <w:rFonts w:eastAsia="Helvetica Neue" w:cs="Helvetica Neue"/>
            <w:sz w:val="24"/>
            <w:szCs w:val="24"/>
            <w:rPrChange w:id="90" w:author="(Estudiante) Andres Marcelo Olmedo Coronel" w:date="2026-10-02T19:20:00Z" w16du:dateUtc="2026-10-03T00:20:00Z">
              <w:rPr>
                <w:rFonts w:eastAsia="Helvetica Neue" w:cs="Helvetica Neue"/>
                <w:lang w:val="es-EC"/>
              </w:rPr>
            </w:rPrChange>
          </w:rPr>
          <w:t>Entrenamiento y comparación de modelos de aprendizaje automático multiclase (regresión logística multinomial, Random Forest, Gradient Boosting y LightGBM).</w:t>
        </w:r>
      </w:ins>
    </w:p>
    <w:p w14:paraId="6CE4B07E" w14:textId="77777777" w:rsidR="004B63AF" w:rsidRPr="004B63AF" w:rsidRDefault="004B63AF" w:rsidP="004B63AF">
      <w:pPr>
        <w:pStyle w:val="Cuerpo"/>
        <w:numPr>
          <w:ilvl w:val="0"/>
          <w:numId w:val="65"/>
        </w:numPr>
        <w:rPr>
          <w:ins w:id="91" w:author="(Estudiante) Andres Marcelo Olmedo Coronel" w:date="2026-10-02T19:19:00Z"/>
          <w:rFonts w:eastAsia="Helvetica Neue" w:cs="Helvetica Neue"/>
          <w:sz w:val="24"/>
          <w:szCs w:val="24"/>
          <w:rPrChange w:id="92" w:author="(Estudiante) Andres Marcelo Olmedo Coronel" w:date="2026-10-02T19:20:00Z" w16du:dateUtc="2026-10-03T00:20:00Z">
            <w:rPr>
              <w:ins w:id="93" w:author="(Estudiante) Andres Marcelo Olmedo Coronel" w:date="2026-10-02T19:19:00Z"/>
              <w:rFonts w:eastAsia="Helvetica Neue" w:cs="Helvetica Neue"/>
              <w:lang w:val="es-EC"/>
            </w:rPr>
          </w:rPrChange>
        </w:rPr>
      </w:pPr>
      <w:ins w:id="94" w:author="(Estudiante) Andres Marcelo Olmedo Coronel" w:date="2026-10-02T19:19:00Z">
        <w:r w:rsidRPr="004B63AF">
          <w:rPr>
            <w:rFonts w:eastAsia="Helvetica Neue" w:cs="Helvetica Neue"/>
            <w:sz w:val="24"/>
            <w:szCs w:val="24"/>
            <w:rPrChange w:id="95" w:author="(Estudiante) Andres Marcelo Olmedo Coronel" w:date="2026-10-02T19:20:00Z" w16du:dateUtc="2026-10-03T00:20:00Z">
              <w:rPr>
                <w:rFonts w:eastAsia="Helvetica Neue" w:cs="Helvetica Neue"/>
                <w:lang w:val="es-EC"/>
              </w:rPr>
            </w:rPrChange>
          </w:rPr>
          <w:t xml:space="preserve">Desarrollo de una </w:t>
        </w:r>
        <w:r w:rsidRPr="004B63AF">
          <w:rPr>
            <w:rFonts w:eastAsia="Helvetica Neue" w:cs="Helvetica Neue"/>
            <w:sz w:val="24"/>
            <w:szCs w:val="24"/>
            <w:rPrChange w:id="96" w:author="(Estudiante) Andres Marcelo Olmedo Coronel" w:date="2026-10-02T19:20:00Z" w16du:dateUtc="2026-10-03T00:20:00Z">
              <w:rPr>
                <w:rFonts w:eastAsia="Helvetica Neue" w:cs="Helvetica Neue"/>
                <w:b/>
                <w:bCs/>
                <w:lang w:val="es-EC"/>
              </w:rPr>
            </w:rPrChange>
          </w:rPr>
          <w:t>API en ASP.NET Core (.NET)</w:t>
        </w:r>
        <w:r w:rsidRPr="004B63AF">
          <w:rPr>
            <w:rFonts w:eastAsia="Helvetica Neue" w:cs="Helvetica Neue"/>
            <w:sz w:val="24"/>
            <w:szCs w:val="24"/>
            <w:rPrChange w:id="97" w:author="(Estudiante) Andres Marcelo Olmedo Coronel" w:date="2026-10-02T19:20:00Z" w16du:dateUtc="2026-10-03T00:20:00Z">
              <w:rPr>
                <w:rFonts w:eastAsia="Helvetica Neue" w:cs="Helvetica Neue"/>
                <w:lang w:val="es-EC"/>
              </w:rPr>
            </w:rPrChange>
          </w:rPr>
          <w:t xml:space="preserve"> y de una </w:t>
        </w:r>
        <w:r w:rsidRPr="004B63AF">
          <w:rPr>
            <w:rFonts w:eastAsia="Helvetica Neue" w:cs="Helvetica Neue"/>
            <w:sz w:val="24"/>
            <w:szCs w:val="24"/>
            <w:rPrChange w:id="98" w:author="(Estudiante) Andres Marcelo Olmedo Coronel" w:date="2026-10-02T19:20:00Z" w16du:dateUtc="2026-10-03T00:20:00Z">
              <w:rPr>
                <w:rFonts w:eastAsia="Helvetica Neue" w:cs="Helvetica Neue"/>
                <w:b/>
                <w:bCs/>
                <w:lang w:val="es-EC"/>
              </w:rPr>
            </w:rPrChange>
          </w:rPr>
          <w:t>interfaz web en ASP.NET Core MVC</w:t>
        </w:r>
        <w:r w:rsidRPr="004B63AF">
          <w:rPr>
            <w:rFonts w:eastAsia="Helvetica Neue" w:cs="Helvetica Neue"/>
            <w:sz w:val="24"/>
            <w:szCs w:val="24"/>
            <w:rPrChange w:id="99" w:author="(Estudiante) Andres Marcelo Olmedo Coronel" w:date="2026-10-02T19:20:00Z" w16du:dateUtc="2026-10-03T00:20:00Z">
              <w:rPr>
                <w:rFonts w:eastAsia="Helvetica Neue" w:cs="Helvetica Neue"/>
                <w:lang w:val="es-EC"/>
              </w:rPr>
            </w:rPrChange>
          </w:rPr>
          <w:t xml:space="preserve">, desplegadas en </w:t>
        </w:r>
        <w:r w:rsidRPr="004B63AF">
          <w:rPr>
            <w:rFonts w:eastAsia="Helvetica Neue" w:cs="Helvetica Neue"/>
            <w:sz w:val="24"/>
            <w:szCs w:val="24"/>
            <w:rPrChange w:id="100" w:author="(Estudiante) Andres Marcelo Olmedo Coronel" w:date="2026-10-02T19:20:00Z" w16du:dateUtc="2026-10-03T00:20:00Z">
              <w:rPr>
                <w:rFonts w:eastAsia="Helvetica Neue" w:cs="Helvetica Neue"/>
                <w:b/>
                <w:bCs/>
                <w:lang w:val="es-EC"/>
              </w:rPr>
            </w:rPrChange>
          </w:rPr>
          <w:t>Azure App Service</w:t>
        </w:r>
        <w:r w:rsidRPr="004B63AF">
          <w:rPr>
            <w:rFonts w:eastAsia="Helvetica Neue" w:cs="Helvetica Neue"/>
            <w:sz w:val="24"/>
            <w:szCs w:val="24"/>
            <w:rPrChange w:id="101" w:author="(Estudiante) Andres Marcelo Olmedo Coronel" w:date="2026-10-02T19:20:00Z" w16du:dateUtc="2026-10-03T00:20:00Z">
              <w:rPr>
                <w:rFonts w:eastAsia="Helvetica Neue" w:cs="Helvetica Neue"/>
                <w:lang w:val="es-EC"/>
              </w:rPr>
            </w:rPrChange>
          </w:rPr>
          <w:t xml:space="preserve"> mediante infraestructura como código (Terraform).</w:t>
        </w:r>
      </w:ins>
    </w:p>
    <w:p w14:paraId="1C53C47E" w14:textId="77777777" w:rsidR="004B63AF" w:rsidRPr="004B63AF" w:rsidRDefault="004B63AF" w:rsidP="004B63AF">
      <w:pPr>
        <w:pStyle w:val="Cuerpo"/>
        <w:numPr>
          <w:ilvl w:val="0"/>
          <w:numId w:val="65"/>
        </w:numPr>
        <w:rPr>
          <w:ins w:id="102" w:author="(Estudiante) Andres Marcelo Olmedo Coronel" w:date="2026-10-02T19:19:00Z"/>
          <w:rFonts w:eastAsia="Helvetica Neue" w:cs="Helvetica Neue"/>
          <w:sz w:val="24"/>
          <w:szCs w:val="24"/>
          <w:rPrChange w:id="103" w:author="(Estudiante) Andres Marcelo Olmedo Coronel" w:date="2026-10-02T19:20:00Z" w16du:dateUtc="2026-10-03T00:20:00Z">
            <w:rPr>
              <w:ins w:id="104" w:author="(Estudiante) Andres Marcelo Olmedo Coronel" w:date="2026-10-02T19:19:00Z"/>
              <w:rFonts w:eastAsia="Helvetica Neue" w:cs="Helvetica Neue"/>
              <w:lang w:val="es-EC"/>
            </w:rPr>
          </w:rPrChange>
        </w:rPr>
      </w:pPr>
      <w:ins w:id="105" w:author="(Estudiante) Andres Marcelo Olmedo Coronel" w:date="2026-10-02T19:19:00Z">
        <w:r w:rsidRPr="004B63AF">
          <w:rPr>
            <w:rFonts w:eastAsia="Helvetica Neue" w:cs="Helvetica Neue"/>
            <w:sz w:val="24"/>
            <w:szCs w:val="24"/>
            <w:rPrChange w:id="106" w:author="(Estudiante) Andres Marcelo Olmedo Coronel" w:date="2026-10-02T19:20:00Z" w16du:dateUtc="2026-10-03T00:20:00Z">
              <w:rPr>
                <w:rFonts w:eastAsia="Helvetica Neue" w:cs="Helvetica Neue"/>
                <w:lang w:val="es-EC"/>
              </w:rPr>
            </w:rPrChange>
          </w:rPr>
          <w:t>Ejecución de pruebas técnicas y de aceptación de usuario (UAT) con los gestores designados del Área de Recuperación.</w:t>
        </w:r>
      </w:ins>
    </w:p>
    <w:p w14:paraId="54A5CCD8" w14:textId="77777777" w:rsidR="004B63AF" w:rsidRPr="004B63AF" w:rsidRDefault="004B63AF" w:rsidP="004B63AF">
      <w:pPr>
        <w:pStyle w:val="Cuerpo"/>
        <w:rPr>
          <w:ins w:id="107" w:author="(Estudiante) Andres Marcelo Olmedo Coronel" w:date="2026-10-02T19:19:00Z"/>
          <w:rFonts w:eastAsia="Helvetica Neue" w:cs="Helvetica Neue"/>
          <w:sz w:val="24"/>
          <w:szCs w:val="24"/>
          <w:rPrChange w:id="108" w:author="(Estudiante) Andres Marcelo Olmedo Coronel" w:date="2026-10-02T19:20:00Z" w16du:dateUtc="2026-10-03T00:20:00Z">
            <w:rPr>
              <w:ins w:id="109" w:author="(Estudiante) Andres Marcelo Olmedo Coronel" w:date="2026-10-02T19:19:00Z"/>
              <w:rFonts w:eastAsia="Helvetica Neue" w:cs="Helvetica Neue"/>
              <w:lang w:val="es-EC"/>
            </w:rPr>
          </w:rPrChange>
        </w:rPr>
      </w:pPr>
      <w:ins w:id="110" w:author="(Estudiante) Andres Marcelo Olmedo Coronel" w:date="2026-10-02T19:19:00Z">
        <w:r w:rsidRPr="004B63AF">
          <w:rPr>
            <w:rFonts w:eastAsia="Helvetica Neue" w:cs="Helvetica Neue"/>
            <w:sz w:val="24"/>
            <w:szCs w:val="24"/>
            <w:rPrChange w:id="111" w:author="(Estudiante) Andres Marcelo Olmedo Coronel" w:date="2026-10-02T19:20:00Z" w16du:dateUtc="2026-10-03T00:20:00Z">
              <w:rPr>
                <w:rFonts w:eastAsia="Helvetica Neue" w:cs="Helvetica Neue"/>
                <w:lang w:val="es-EC"/>
              </w:rPr>
            </w:rPrChange>
          </w:rPr>
          <w:lastRenderedPageBreak/>
          <w:t>El proyecto no abarca la integración con el core bancario ni con los sistemas transaccionales de la entidad; el despliegue en infraestructura productiva a escala; la automatización de decisiones de crédito, cobranza o castigo de cartera; la adquisición de fuentes de datos adicionales sin autorización formal del custodio de datos; ni la ejecución de acciones automáticas sobre los clientes sin supervisión humana.</w:t>
        </w:r>
      </w:ins>
    </w:p>
    <w:p w14:paraId="77B067B6" w14:textId="557FD5C4" w:rsidR="004B63AF" w:rsidRPr="004B63AF" w:rsidRDefault="004B63AF" w:rsidP="004B63AF">
      <w:pPr>
        <w:pStyle w:val="Cuerpo"/>
        <w:rPr>
          <w:ins w:id="112" w:author="(Estudiante) Andres Marcelo Olmedo Coronel" w:date="2026-10-02T19:19:00Z"/>
          <w:rFonts w:eastAsia="Helvetica Neue" w:cs="Helvetica Neue"/>
          <w:sz w:val="24"/>
          <w:szCs w:val="24"/>
          <w:rPrChange w:id="113" w:author="(Estudiante) Andres Marcelo Olmedo Coronel" w:date="2026-10-02T19:20:00Z" w16du:dateUtc="2026-10-03T00:20:00Z">
            <w:rPr>
              <w:ins w:id="114" w:author="(Estudiante) Andres Marcelo Olmedo Coronel" w:date="2026-10-02T19:19:00Z"/>
              <w:rFonts w:eastAsia="Helvetica Neue" w:cs="Helvetica Neue"/>
              <w:lang w:val="es-EC"/>
            </w:rPr>
          </w:rPrChange>
        </w:rPr>
      </w:pPr>
      <w:ins w:id="115" w:author="(Estudiante) Andres Marcelo Olmedo Coronel" w:date="2026-10-02T19:19:00Z">
        <w:r w:rsidRPr="004B63AF">
          <w:rPr>
            <w:rFonts w:eastAsia="Helvetica Neue" w:cs="Helvetica Neue"/>
            <w:sz w:val="24"/>
            <w:szCs w:val="24"/>
            <w:rPrChange w:id="116" w:author="(Estudiante) Andres Marcelo Olmedo Coronel" w:date="2026-10-02T19:20:00Z" w16du:dateUtc="2026-10-03T00:20:00Z">
              <w:rPr>
                <w:rFonts w:eastAsia="Helvetica Neue" w:cs="Helvetica Neue"/>
                <w:lang w:val="es-EC"/>
              </w:rPr>
            </w:rPrChange>
          </w:rPr>
          <w:t xml:space="preserve">Se asume que Banco autorizará oportunamente el acceso a las </w:t>
        </w:r>
        <w:r w:rsidRPr="004B63AF">
          <w:rPr>
            <w:rFonts w:eastAsia="Helvetica Neue" w:cs="Helvetica Neue"/>
            <w:sz w:val="24"/>
            <w:szCs w:val="24"/>
            <w:rPrChange w:id="117" w:author="(Estudiante) Andres Marcelo Olmedo Coronel" w:date="2026-10-02T19:20:00Z" w16du:dateUtc="2026-10-03T00:20:00Z">
              <w:rPr>
                <w:rFonts w:eastAsia="Helvetica Neue" w:cs="Helvetica Neue"/>
                <w:b/>
                <w:bCs/>
                <w:lang w:val="es-EC"/>
              </w:rPr>
            </w:rPrChange>
          </w:rPr>
          <w:t>3</w:t>
        </w:r>
      </w:ins>
      <w:ins w:id="118" w:author="(Estudiante) Andres Marcelo Olmedo Coronel" w:date="2026-10-02T19:20:00Z" w16du:dateUtc="2026-10-03T00:20:00Z">
        <w:r>
          <w:rPr>
            <w:rFonts w:eastAsia="Helvetica Neue" w:cs="Helvetica Neue"/>
            <w:sz w:val="24"/>
            <w:szCs w:val="24"/>
          </w:rPr>
          <w:t>3</w:t>
        </w:r>
      </w:ins>
      <w:ins w:id="119" w:author="(Estudiante) Andres Marcelo Olmedo Coronel" w:date="2026-10-02T19:19:00Z">
        <w:r w:rsidRPr="004B63AF">
          <w:rPr>
            <w:rFonts w:eastAsia="Helvetica Neue" w:cs="Helvetica Neue"/>
            <w:sz w:val="24"/>
            <w:szCs w:val="24"/>
            <w:rPrChange w:id="120" w:author="(Estudiante) Andres Marcelo Olmedo Coronel" w:date="2026-10-02T19:20:00Z" w16du:dateUtc="2026-10-03T00:20:00Z">
              <w:rPr>
                <w:rFonts w:eastAsia="Helvetica Neue" w:cs="Helvetica Neue"/>
                <w:b/>
                <w:bCs/>
                <w:lang w:val="es-EC"/>
              </w:rPr>
            </w:rPrChange>
          </w:rPr>
          <w:t xml:space="preserve"> variables</w:t>
        </w:r>
        <w:r w:rsidRPr="004B63AF">
          <w:rPr>
            <w:rFonts w:eastAsia="Helvetica Neue" w:cs="Helvetica Neue"/>
            <w:sz w:val="24"/>
            <w:szCs w:val="24"/>
            <w:rPrChange w:id="121" w:author="(Estudiante) Andres Marcelo Olmedo Coronel" w:date="2026-10-02T19:20:00Z" w16du:dateUtc="2026-10-03T00:20:00Z">
              <w:rPr>
                <w:rFonts w:eastAsia="Helvetica Neue" w:cs="Helvetica Neue"/>
                <w:lang w:val="es-EC"/>
              </w:rPr>
            </w:rPrChange>
          </w:rPr>
          <w:t xml:space="preserve"> del inventario institucional y a la información necesaria para reconstruir la etiqueta </w:t>
        </w:r>
        <w:r w:rsidRPr="004B63AF">
          <w:rPr>
            <w:rFonts w:eastAsia="Helvetica Neue" w:cs="Helvetica Neue"/>
            <w:sz w:val="24"/>
            <w:szCs w:val="24"/>
            <w:rPrChange w:id="122" w:author="(Estudiante) Andres Marcelo Olmedo Coronel" w:date="2026-10-02T19:20:00Z" w16du:dateUtc="2026-10-03T00:20:00Z">
              <w:rPr>
                <w:rFonts w:eastAsia="Helvetica Neue" w:cs="Helvetica Neue"/>
                <w:b/>
                <w:bCs/>
                <w:lang w:val="es-EC"/>
              </w:rPr>
            </w:rPrChange>
          </w:rPr>
          <w:t>clase_riesgo</w:t>
        </w:r>
        <w:r w:rsidRPr="004B63AF">
          <w:rPr>
            <w:rFonts w:eastAsia="Helvetica Neue" w:cs="Helvetica Neue"/>
            <w:sz w:val="24"/>
            <w:szCs w:val="24"/>
            <w:rPrChange w:id="123" w:author="(Estudiante) Andres Marcelo Olmedo Coronel" w:date="2026-10-02T19:20:00Z" w16du:dateUtc="2026-10-03T00:20:00Z">
              <w:rPr>
                <w:rFonts w:eastAsia="Helvetica Neue" w:cs="Helvetica Neue"/>
                <w:lang w:val="es-EC"/>
              </w:rPr>
            </w:rPrChange>
          </w:rPr>
          <w:t xml:space="preserve"> (con horizonte de predicción de 3 meses); que el conjunto de datos sintético, construido a partir del diccionario institucional de 3</w:t>
        </w:r>
      </w:ins>
      <w:ins w:id="124" w:author="(Estudiante) Andres Marcelo Olmedo Coronel" w:date="2026-10-02T19:20:00Z" w16du:dateUtc="2026-10-03T00:20:00Z">
        <w:r>
          <w:rPr>
            <w:rFonts w:eastAsia="Helvetica Neue" w:cs="Helvetica Neue"/>
            <w:sz w:val="24"/>
            <w:szCs w:val="24"/>
          </w:rPr>
          <w:t>3</w:t>
        </w:r>
      </w:ins>
      <w:ins w:id="125" w:author="(Estudiante) Andres Marcelo Olmedo Coronel" w:date="2026-10-02T19:19:00Z">
        <w:r w:rsidRPr="004B63AF">
          <w:rPr>
            <w:rFonts w:eastAsia="Helvetica Neue" w:cs="Helvetica Neue"/>
            <w:sz w:val="24"/>
            <w:szCs w:val="24"/>
            <w:rPrChange w:id="126" w:author="(Estudiante) Andres Marcelo Olmedo Coronel" w:date="2026-10-02T19:20:00Z" w16du:dateUtc="2026-10-03T00:20:00Z">
              <w:rPr>
                <w:rFonts w:eastAsia="Helvetica Neue" w:cs="Helvetica Neue"/>
                <w:lang w:val="es-EC"/>
              </w:rPr>
            </w:rPrChange>
          </w:rPr>
          <w:t xml:space="preserve"> variables, reproduce de forma razonable la estructura de la cartera analizada, de modo que el prototipo pueda transferirse posteriormente a datos reales; y que el equipo de proyecto contará con la disponibilidad del custodio de datos y de un usuario validador durante las doce semanas de ejecución del módulo de titulación.</w:t>
        </w:r>
      </w:ins>
    </w:p>
    <w:p w14:paraId="40D65B03" w14:textId="57332298" w:rsidR="00442E7B" w:rsidDel="004B63AF" w:rsidRDefault="00171721">
      <w:pPr>
        <w:pStyle w:val="Predeterminado"/>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0" w:after="240" w:line="240" w:lineRule="auto"/>
        <w:rPr>
          <w:del w:id="127" w:author="(Estudiante) Andres Marcelo Olmedo Coronel" w:date="2026-10-02T19:19:00Z" w16du:dateUtc="2026-10-03T00:19:00Z"/>
          <w:rStyle w:val="Ninguno"/>
          <w:rFonts w:eastAsia="Arial" w:cs="Arial"/>
          <w:u w:color="000000"/>
        </w:rPr>
      </w:pPr>
      <w:del w:id="128" w:author="(Estudiante) Andres Marcelo Olmedo Coronel" w:date="2026-10-02T19:19:00Z" w16du:dateUtc="2026-10-03T00:19:00Z">
        <w:r w:rsidDel="004B63AF">
          <w:rPr>
            <w:rStyle w:val="Ninguno"/>
            <w:u w:color="000000"/>
            <w:lang w:val="es-ES_tradnl"/>
          </w:rPr>
          <w:delText>El sistema inteligente desarrollado en este proyecto contar</w:delText>
        </w:r>
        <w:r w:rsidDel="004B63AF">
          <w:rPr>
            <w:rStyle w:val="Ninguno"/>
            <w:u w:color="000000"/>
          </w:rPr>
          <w:delText xml:space="preserve">á </w:delText>
        </w:r>
        <w:r w:rsidDel="004B63AF">
          <w:rPr>
            <w:rStyle w:val="Ninguno"/>
            <w:u w:color="000000"/>
            <w:lang w:val="es-ES_tradnl"/>
          </w:rPr>
          <w:delText>con las siguientes funcionalidades y capacidades:</w:delText>
        </w:r>
      </w:del>
    </w:p>
    <w:p w14:paraId="40D65B04" w14:textId="4C1834D4" w:rsidR="00442E7B" w:rsidDel="004B63AF" w:rsidRDefault="00171721">
      <w:pPr>
        <w:pStyle w:val="Predeterminado"/>
        <w:numPr>
          <w:ilvl w:val="0"/>
          <w:numId w:val="28"/>
        </w:numPr>
        <w:spacing w:before="0" w:line="240" w:lineRule="auto"/>
        <w:rPr>
          <w:del w:id="129" w:author="(Estudiante) Andres Marcelo Olmedo Coronel" w:date="2026-10-02T19:19:00Z" w16du:dateUtc="2026-10-03T00:19:00Z"/>
          <w:lang w:val="es-ES_tradnl"/>
        </w:rPr>
      </w:pPr>
      <w:del w:id="130" w:author="(Estudiante) Andres Marcelo Olmedo Coronel" w:date="2026-10-02T19:19:00Z" w16du:dateUtc="2026-10-03T00:19:00Z">
        <w:r w:rsidDel="004B63AF">
          <w:rPr>
            <w:rStyle w:val="Ninguno"/>
            <w:u w:color="000000"/>
            <w:lang w:val="es-ES_tradnl"/>
          </w:rPr>
          <w:delText xml:space="preserve">Preparación y validación de los datos autorizados por </w:delText>
        </w:r>
      </w:del>
      <w:del w:id="131" w:author="(Estudiante) Andres Marcelo Olmedo Coronel" w:date="2026-10-02T18:31:00Z" w16du:dateUtc="2026-10-02T23:31:00Z">
        <w:r w:rsidDel="004D5330">
          <w:rPr>
            <w:rStyle w:val="Ninguno"/>
            <w:u w:color="000000"/>
            <w:lang w:val="es-ES_tradnl"/>
          </w:rPr>
          <w:delText>Banco ProCredit</w:delText>
        </w:r>
      </w:del>
      <w:del w:id="132" w:author="(Estudiante) Andres Marcelo Olmedo Coronel" w:date="2026-10-02T19:19:00Z" w16du:dateUtc="2026-10-03T00:19:00Z">
        <w:r w:rsidDel="004B63AF">
          <w:rPr>
            <w:rStyle w:val="Ninguno"/>
            <w:u w:color="000000"/>
            <w:lang w:val="es-ES_tradnl"/>
          </w:rPr>
          <w:delText>.</w:delText>
        </w:r>
      </w:del>
    </w:p>
    <w:p w14:paraId="40D65B05" w14:textId="04023450" w:rsidR="00442E7B" w:rsidDel="004B63AF" w:rsidRDefault="00171721">
      <w:pPr>
        <w:pStyle w:val="Predeterminado"/>
        <w:numPr>
          <w:ilvl w:val="0"/>
          <w:numId w:val="28"/>
        </w:numPr>
        <w:spacing w:before="0" w:line="240" w:lineRule="auto"/>
        <w:rPr>
          <w:del w:id="133" w:author="(Estudiante) Andres Marcelo Olmedo Coronel" w:date="2026-10-02T19:19:00Z" w16du:dateUtc="2026-10-03T00:19:00Z"/>
        </w:rPr>
      </w:pPr>
      <w:del w:id="134" w:author="(Estudiante) Andres Marcelo Olmedo Coronel" w:date="2026-10-02T19:19:00Z" w16du:dateUtc="2026-10-03T00:19:00Z">
        <w:r w:rsidDel="004B63AF">
          <w:rPr>
            <w:rStyle w:val="Ninguno"/>
            <w:u w:color="000000"/>
          </w:rPr>
          <w:delText>Análisis exploratorio y tratamiento de valores faltantes, duplicados y desbalance del conjunto de datos.</w:delText>
        </w:r>
      </w:del>
    </w:p>
    <w:p w14:paraId="40D65B06" w14:textId="7E5AF64B" w:rsidR="00442E7B" w:rsidDel="004B63AF" w:rsidRDefault="00171721">
      <w:pPr>
        <w:pStyle w:val="Predeterminado"/>
        <w:numPr>
          <w:ilvl w:val="0"/>
          <w:numId w:val="28"/>
        </w:numPr>
        <w:spacing w:before="0" w:line="240" w:lineRule="auto"/>
        <w:rPr>
          <w:del w:id="135" w:author="(Estudiante) Andres Marcelo Olmedo Coronel" w:date="2026-10-02T19:19:00Z" w16du:dateUtc="2026-10-03T00:19:00Z"/>
          <w:lang w:val="es-ES_tradnl"/>
        </w:rPr>
      </w:pPr>
      <w:del w:id="136" w:author="(Estudiante) Andres Marcelo Olmedo Coronel" w:date="2026-10-02T19:19:00Z" w16du:dateUtc="2026-10-03T00:19:00Z">
        <w:r w:rsidDel="004B63AF">
          <w:rPr>
            <w:rStyle w:val="Ninguno"/>
            <w:u w:color="000000"/>
            <w:lang w:val="es-ES_tradnl"/>
          </w:rPr>
          <w:delText>Entrenamiento de modelos de aprendizaje autom</w:delText>
        </w:r>
        <w:r w:rsidDel="004B63AF">
          <w:rPr>
            <w:rStyle w:val="Ninguno"/>
            <w:u w:color="000000"/>
          </w:rPr>
          <w:delText>á</w:delText>
        </w:r>
        <w:r w:rsidDel="004B63AF">
          <w:rPr>
            <w:rStyle w:val="Ninguno"/>
            <w:u w:color="000000"/>
            <w:lang w:val="it-IT"/>
          </w:rPr>
          <w:delText>tico ordinal multiclase.</w:delText>
        </w:r>
      </w:del>
    </w:p>
    <w:p w14:paraId="40D65B07" w14:textId="7073FA02" w:rsidR="00442E7B" w:rsidDel="004B63AF" w:rsidRDefault="00171721">
      <w:pPr>
        <w:pStyle w:val="Predeterminado"/>
        <w:numPr>
          <w:ilvl w:val="0"/>
          <w:numId w:val="28"/>
        </w:numPr>
        <w:spacing w:before="0" w:line="240" w:lineRule="auto"/>
        <w:rPr>
          <w:del w:id="137" w:author="(Estudiante) Andres Marcelo Olmedo Coronel" w:date="2026-10-02T19:19:00Z" w16du:dateUtc="2026-10-03T00:19:00Z"/>
          <w:lang w:val="es-ES_tradnl"/>
        </w:rPr>
      </w:pPr>
      <w:del w:id="138" w:author="(Estudiante) Andres Marcelo Olmedo Coronel" w:date="2026-10-02T19:19:00Z" w16du:dateUtc="2026-10-03T00:19:00Z">
        <w:r w:rsidDel="004B63AF">
          <w:rPr>
            <w:rStyle w:val="Ninguno"/>
            <w:u w:color="000000"/>
            <w:lang w:val="es-ES_tradnl"/>
          </w:rPr>
          <w:delText>Generación de explicaciones locales y globales mediante SHAP.</w:delText>
        </w:r>
      </w:del>
    </w:p>
    <w:p w14:paraId="40D65B08" w14:textId="56FD2F95" w:rsidR="00442E7B" w:rsidDel="004B63AF" w:rsidRDefault="00171721">
      <w:pPr>
        <w:pStyle w:val="Predeterminado"/>
        <w:numPr>
          <w:ilvl w:val="0"/>
          <w:numId w:val="28"/>
        </w:numPr>
        <w:spacing w:before="0" w:line="240" w:lineRule="auto"/>
        <w:rPr>
          <w:del w:id="139" w:author="(Estudiante) Andres Marcelo Olmedo Coronel" w:date="2026-10-02T19:19:00Z" w16du:dateUtc="2026-10-03T00:19:00Z"/>
          <w:lang w:val="es-ES_tradnl"/>
        </w:rPr>
      </w:pPr>
      <w:del w:id="140" w:author="(Estudiante) Andres Marcelo Olmedo Coronel" w:date="2026-10-02T19:19:00Z" w16du:dateUtc="2026-10-03T00:19:00Z">
        <w:r w:rsidDel="004B63AF">
          <w:rPr>
            <w:rStyle w:val="Ninguno"/>
            <w:u w:color="000000"/>
            <w:lang w:val="es-ES_tradnl"/>
          </w:rPr>
          <w:delText>Desarrollo de una API en FastAPI y de una interfaz en Streamlit.</w:delText>
        </w:r>
      </w:del>
    </w:p>
    <w:p w14:paraId="40D65B09" w14:textId="24F9449F" w:rsidR="00442E7B" w:rsidDel="004B63AF" w:rsidRDefault="00171721">
      <w:pPr>
        <w:pStyle w:val="Predeterminado"/>
        <w:numPr>
          <w:ilvl w:val="0"/>
          <w:numId w:val="28"/>
        </w:numPr>
        <w:spacing w:before="0" w:line="240" w:lineRule="auto"/>
        <w:rPr>
          <w:del w:id="141" w:author="(Estudiante) Andres Marcelo Olmedo Coronel" w:date="2026-10-02T19:19:00Z" w16du:dateUtc="2026-10-03T00:19:00Z"/>
        </w:rPr>
      </w:pPr>
      <w:del w:id="142" w:author="(Estudiante) Andres Marcelo Olmedo Coronel" w:date="2026-10-02T19:19:00Z" w16du:dateUtc="2026-10-03T00:19:00Z">
        <w:r w:rsidDel="004B63AF">
          <w:rPr>
            <w:rStyle w:val="Ninguno"/>
            <w:u w:color="000000"/>
          </w:rPr>
          <w:delText>Implementaci</w:delText>
        </w:r>
        <w:r w:rsidDel="004B63AF">
          <w:rPr>
            <w:rStyle w:val="Ninguno"/>
            <w:u w:color="000000"/>
            <w:lang w:val="es-ES_tradnl"/>
          </w:rPr>
          <w:delText>ón de un esquema inicial de monitoreo de desempeño y drift.</w:delText>
        </w:r>
      </w:del>
    </w:p>
    <w:p w14:paraId="40D65B0A" w14:textId="585ED507" w:rsidR="00442E7B" w:rsidDel="004B63AF" w:rsidRDefault="00171721">
      <w:pPr>
        <w:pStyle w:val="Predeterminado"/>
        <w:numPr>
          <w:ilvl w:val="0"/>
          <w:numId w:val="28"/>
        </w:numPr>
        <w:spacing w:before="0" w:line="240" w:lineRule="auto"/>
        <w:rPr>
          <w:del w:id="143" w:author="(Estudiante) Andres Marcelo Olmedo Coronel" w:date="2026-10-02T19:19:00Z" w16du:dateUtc="2026-10-03T00:19:00Z"/>
          <w:lang w:val="es-ES_tradnl"/>
        </w:rPr>
      </w:pPr>
      <w:del w:id="144" w:author="(Estudiante) Andres Marcelo Olmedo Coronel" w:date="2026-10-02T19:19:00Z" w16du:dateUtc="2026-10-03T00:19:00Z">
        <w:r w:rsidDel="004B63AF">
          <w:rPr>
            <w:rStyle w:val="Ninguno"/>
            <w:u w:color="000000"/>
            <w:lang w:val="es-ES_tradnl"/>
          </w:rPr>
          <w:delText>Ejecución de pruebas t</w:delText>
        </w:r>
        <w:r w:rsidDel="004B63AF">
          <w:rPr>
            <w:rStyle w:val="Ninguno"/>
            <w:u w:color="000000"/>
            <w:lang w:val="fr-FR"/>
          </w:rPr>
          <w:delText>é</w:delText>
        </w:r>
        <w:r w:rsidDel="004B63AF">
          <w:rPr>
            <w:rStyle w:val="Ninguno"/>
            <w:u w:color="000000"/>
            <w:lang w:val="es-ES_tradnl"/>
          </w:rPr>
          <w:delText xml:space="preserve">cnicas y de aceptación de usuario (UAT) con los gestores designados del </w:delText>
        </w:r>
        <w:r w:rsidDel="004B63AF">
          <w:rPr>
            <w:rStyle w:val="Ninguno"/>
            <w:u w:color="000000"/>
          </w:rPr>
          <w:delText>Á</w:delText>
        </w:r>
        <w:r w:rsidDel="004B63AF">
          <w:rPr>
            <w:rStyle w:val="Ninguno"/>
            <w:u w:color="000000"/>
            <w:lang w:val="pt-PT"/>
          </w:rPr>
          <w:delText>rea de Recuperaci</w:delText>
        </w:r>
        <w:r w:rsidDel="004B63AF">
          <w:rPr>
            <w:rStyle w:val="Ninguno"/>
            <w:u w:color="000000"/>
            <w:lang w:val="es-ES_tradnl"/>
          </w:rPr>
          <w:delText>ó</w:delText>
        </w:r>
        <w:r w:rsidDel="004B63AF">
          <w:rPr>
            <w:rStyle w:val="Ninguno"/>
            <w:u w:color="000000"/>
          </w:rPr>
          <w:delText>n.</w:delText>
        </w:r>
      </w:del>
    </w:p>
    <w:p w14:paraId="40D65B0B" w14:textId="2DA2A2AB" w:rsidR="00442E7B" w:rsidDel="004B63AF" w:rsidRDefault="00171721">
      <w:pPr>
        <w:pStyle w:val="Predeterminado"/>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0" w:after="240" w:line="240" w:lineRule="auto"/>
        <w:rPr>
          <w:del w:id="145" w:author="(Estudiante) Andres Marcelo Olmedo Coronel" w:date="2026-10-02T19:19:00Z" w16du:dateUtc="2026-10-03T00:19:00Z"/>
          <w:rStyle w:val="Ninguno"/>
          <w:rFonts w:eastAsia="Arial" w:cs="Arial"/>
          <w:u w:color="000000"/>
        </w:rPr>
      </w:pPr>
      <w:del w:id="146" w:author="(Estudiante) Andres Marcelo Olmedo Coronel" w:date="2026-10-02T19:19:00Z" w16du:dateUtc="2026-10-03T00:19:00Z">
        <w:r w:rsidDel="004B63AF">
          <w:rPr>
            <w:rStyle w:val="Ninguno"/>
            <w:u w:color="000000"/>
            <w:lang w:val="es-ES_tradnl"/>
          </w:rPr>
          <w:delText>El proyecto no abarca la integración con el core bancario ni con los sistemas transaccionales de la entidad; el despliegue en infraestructura productiva a escala; la automatización de decisiones de cr</w:delText>
        </w:r>
        <w:r w:rsidDel="004B63AF">
          <w:rPr>
            <w:rStyle w:val="Ninguno"/>
            <w:u w:color="000000"/>
            <w:lang w:val="fr-FR"/>
          </w:rPr>
          <w:delText>é</w:delText>
        </w:r>
        <w:r w:rsidDel="004B63AF">
          <w:rPr>
            <w:rStyle w:val="Ninguno"/>
            <w:u w:color="000000"/>
            <w:lang w:val="es-ES_tradnl"/>
          </w:rPr>
          <w:delText>dito, cobranza o castigo de cartera; la adquisición de fuentes de datos adicionales sin autorización formal del custodio de datos; ni la ejecución de acciones autom</w:delText>
        </w:r>
        <w:r w:rsidDel="004B63AF">
          <w:rPr>
            <w:rStyle w:val="Ninguno"/>
            <w:u w:color="000000"/>
          </w:rPr>
          <w:delText>á</w:delText>
        </w:r>
        <w:r w:rsidDel="004B63AF">
          <w:rPr>
            <w:rStyle w:val="Ninguno"/>
            <w:u w:color="000000"/>
            <w:lang w:val="es-ES_tradnl"/>
          </w:rPr>
          <w:delText>ticas sobre los clientes sin supervisió</w:delText>
        </w:r>
        <w:r w:rsidDel="004B63AF">
          <w:rPr>
            <w:rStyle w:val="Ninguno"/>
            <w:u w:color="000000"/>
            <w:lang w:val="it-IT"/>
          </w:rPr>
          <w:delText>n humana.</w:delText>
        </w:r>
      </w:del>
    </w:p>
    <w:p w14:paraId="40D65B0C" w14:textId="73F0585D" w:rsidR="00442E7B" w:rsidRDefault="00171721">
      <w:pPr>
        <w:pStyle w:val="Predeterminado"/>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0" w:after="240" w:line="240" w:lineRule="auto"/>
        <w:rPr>
          <w:rStyle w:val="Ninguno"/>
          <w:rFonts w:eastAsia="Arial" w:cs="Arial"/>
          <w:u w:color="000000"/>
        </w:rPr>
      </w:pPr>
      <w:del w:id="147" w:author="(Estudiante) Andres Marcelo Olmedo Coronel" w:date="2026-10-02T19:19:00Z" w16du:dateUtc="2026-10-03T00:19:00Z">
        <w:r w:rsidDel="004B63AF">
          <w:rPr>
            <w:rStyle w:val="Ninguno"/>
            <w:u w:color="000000"/>
            <w:lang w:val="pt-PT"/>
          </w:rPr>
          <w:delText xml:space="preserve">Se asume que </w:delText>
        </w:r>
      </w:del>
      <w:del w:id="148" w:author="(Estudiante) Andres Marcelo Olmedo Coronel" w:date="2026-10-02T18:31:00Z" w16du:dateUtc="2026-10-02T23:31:00Z">
        <w:r w:rsidDel="004D5330">
          <w:rPr>
            <w:rStyle w:val="Ninguno"/>
            <w:u w:color="000000"/>
            <w:lang w:val="pt-PT"/>
          </w:rPr>
          <w:delText>Banco ProCredit</w:delText>
        </w:r>
      </w:del>
      <w:del w:id="149" w:author="(Estudiante) Andres Marcelo Olmedo Coronel" w:date="2026-10-02T19:19:00Z" w16du:dateUtc="2026-10-03T00:19:00Z">
        <w:r w:rsidDel="004B63AF">
          <w:rPr>
            <w:rStyle w:val="Ninguno"/>
            <w:u w:color="000000"/>
            <w:lang w:val="pt-PT"/>
          </w:rPr>
          <w:delText xml:space="preserve"> autorizará oportunamente el acceso a las 33 variables del inventario institucional y a la información necesaria para reconstruir la etiqueta mora_h90; que el conjunto de datos sintético, construido a partir del diccionario institucional de 33 variables, reproduce de forma razonable la estructura de la cartera analizada, de modo que el prototipo pueda transferirse posteriormente a datos reales; y que el equipo de proyecto contará con la disponibilidad del custodio de datos y de un usuario validador durante las doce semanas de ejecución del módulo de titulación.</w:delText>
        </w:r>
      </w:del>
    </w:p>
    <w:p w14:paraId="40D65B0D" w14:textId="39B12112" w:rsidR="00442E7B" w:rsidDel="008A198B" w:rsidRDefault="00442E7B">
      <w:pPr>
        <w:pStyle w:val="Cuerpo"/>
        <w:jc w:val="both"/>
        <w:rPr>
          <w:del w:id="150" w:author="(Estudiante) Andres Marcelo Olmedo Coronel" w:date="2026-10-02T19:02:00Z" w16du:dateUtc="2026-10-03T00:02:00Z"/>
          <w:rStyle w:val="Ninguno"/>
        </w:rPr>
      </w:pPr>
    </w:p>
    <w:p w14:paraId="40D65B0E" w14:textId="1AD50DF1" w:rsidR="00442E7B" w:rsidDel="008A198B" w:rsidRDefault="00442E7B">
      <w:pPr>
        <w:pStyle w:val="Cuerpo"/>
        <w:jc w:val="both"/>
        <w:rPr>
          <w:del w:id="151" w:author="(Estudiante) Andres Marcelo Olmedo Coronel" w:date="2026-10-02T19:03:00Z" w16du:dateUtc="2026-10-03T00:03:00Z"/>
          <w:rStyle w:val="Ninguno"/>
          <w:rFonts w:eastAsia="Arial" w:cs="Arial"/>
          <w:sz w:val="24"/>
          <w:szCs w:val="24"/>
          <w:u w:color="0000FF"/>
        </w:rPr>
      </w:pPr>
    </w:p>
    <w:p w14:paraId="40D65B0F" w14:textId="77777777" w:rsidR="00442E7B" w:rsidRDefault="00171721">
      <w:pPr>
        <w:pStyle w:val="Ttulo2"/>
        <w:numPr>
          <w:ilvl w:val="1"/>
          <w:numId w:val="19"/>
        </w:numPr>
        <w:rPr>
          <w:rFonts w:eastAsia="Arial" w:cs="Arial"/>
          <w:sz w:val="24"/>
          <w:szCs w:val="24"/>
        </w:rPr>
      </w:pPr>
      <w:bookmarkStart w:id="152" w:name="_Toc13"/>
      <w:r>
        <w:rPr>
          <w:rStyle w:val="Ninguno"/>
          <w:sz w:val="24"/>
          <w:szCs w:val="24"/>
          <w:u w:color="000000"/>
        </w:rPr>
        <w:t>Limitaciones y restricciones del proyecto</w:t>
      </w:r>
      <w:bookmarkEnd w:id="152"/>
    </w:p>
    <w:p w14:paraId="40D65B10" w14:textId="77777777" w:rsidR="00442E7B" w:rsidRDefault="00171721">
      <w:pPr>
        <w:pStyle w:val="Cuerpo"/>
        <w:jc w:val="both"/>
      </w:pPr>
      <w:r>
        <w:rPr>
          <w:rStyle w:val="Ninguno"/>
          <w:i/>
          <w:iCs/>
          <w:sz w:val="24"/>
          <w:szCs w:val="24"/>
        </w:rPr>
        <w:t>Limitació</w:t>
      </w:r>
      <w:r>
        <w:rPr>
          <w:rStyle w:val="Ninguno"/>
          <w:i/>
          <w:iCs/>
          <w:sz w:val="24"/>
          <w:szCs w:val="24"/>
          <w:lang w:val="de-DE"/>
        </w:rPr>
        <w:t>n:</w:t>
      </w:r>
    </w:p>
    <w:p w14:paraId="40D65B11" w14:textId="77777777" w:rsidR="00442E7B" w:rsidRDefault="00171721">
      <w:pPr>
        <w:pStyle w:val="Cuerpo"/>
        <w:numPr>
          <w:ilvl w:val="0"/>
          <w:numId w:val="29"/>
        </w:numPr>
        <w:jc w:val="both"/>
        <w:rPr>
          <w:sz w:val="24"/>
          <w:szCs w:val="24"/>
        </w:rPr>
      </w:pPr>
      <w:r>
        <w:rPr>
          <w:rStyle w:val="Ninguno"/>
          <w:sz w:val="24"/>
          <w:szCs w:val="24"/>
        </w:rPr>
        <w:t>No se desarrollará un modelo desde cero de tipo deep learning ni de procesamiento de lenguaje natural; el proyecto se circunscribe a algoritmos de aprendizaje automá</w:t>
      </w:r>
      <w:r>
        <w:rPr>
          <w:rStyle w:val="Ninguno"/>
          <w:sz w:val="24"/>
          <w:szCs w:val="24"/>
          <w:lang w:val="pt-PT"/>
        </w:rPr>
        <w:t>tico supervisado sobre datos tabulares (regresi</w:t>
      </w:r>
      <w:r>
        <w:rPr>
          <w:rStyle w:val="Ninguno"/>
          <w:sz w:val="24"/>
          <w:szCs w:val="24"/>
        </w:rPr>
        <w:t>ón logística y modelos de ensamble basados en árboles).</w:t>
      </w:r>
    </w:p>
    <w:p w14:paraId="40D65B12" w14:textId="77777777" w:rsidR="00442E7B" w:rsidRDefault="00171721">
      <w:pPr>
        <w:pStyle w:val="Cuerpo"/>
        <w:numPr>
          <w:ilvl w:val="0"/>
          <w:numId w:val="29"/>
        </w:numPr>
        <w:jc w:val="both"/>
        <w:rPr>
          <w:sz w:val="24"/>
          <w:szCs w:val="24"/>
        </w:rPr>
      </w:pPr>
      <w:r>
        <w:rPr>
          <w:rStyle w:val="Ninguno"/>
          <w:sz w:val="24"/>
          <w:szCs w:val="24"/>
        </w:rPr>
        <w:t>No se dispone, al inicio del proyecto, de una línea base institucional de recuperación, costos y tiempos de gestión; en consecuencia, el beneficio financiero incremental se medirá durante el piloto y no se asumirán ahorros no demostrados.</w:t>
      </w:r>
    </w:p>
    <w:p w14:paraId="40D65B13" w14:textId="77777777" w:rsidR="00442E7B" w:rsidRDefault="00171721">
      <w:pPr>
        <w:pStyle w:val="Cuerpo"/>
        <w:numPr>
          <w:ilvl w:val="0"/>
          <w:numId w:val="29"/>
        </w:numPr>
        <w:jc w:val="both"/>
        <w:rPr>
          <w:sz w:val="24"/>
          <w:szCs w:val="24"/>
        </w:rPr>
      </w:pPr>
      <w:r>
        <w:rPr>
          <w:rStyle w:val="Ninguno"/>
          <w:sz w:val="24"/>
          <w:szCs w:val="24"/>
        </w:rPr>
        <w:t>El modelo entregado corresponde a un producto mínimo viable (MVP) de apoyo a la decisión y no reemplaza el criterio profesional del gestor del Á</w:t>
      </w:r>
      <w:r>
        <w:rPr>
          <w:rStyle w:val="Ninguno"/>
          <w:sz w:val="24"/>
          <w:szCs w:val="24"/>
          <w:lang w:val="pt-PT"/>
        </w:rPr>
        <w:t>rea de Recuperaci</w:t>
      </w:r>
      <w:r>
        <w:rPr>
          <w:rStyle w:val="Ninguno"/>
          <w:sz w:val="24"/>
          <w:szCs w:val="24"/>
        </w:rPr>
        <w:t xml:space="preserve">ón, quien conservará </w:t>
      </w:r>
      <w:r>
        <w:rPr>
          <w:rStyle w:val="Ninguno"/>
          <w:sz w:val="24"/>
          <w:szCs w:val="24"/>
          <w:lang w:val="it-IT"/>
        </w:rPr>
        <w:t>la decisi</w:t>
      </w:r>
      <w:r>
        <w:rPr>
          <w:rStyle w:val="Ninguno"/>
          <w:sz w:val="24"/>
          <w:szCs w:val="24"/>
        </w:rPr>
        <w:t>ó</w:t>
      </w:r>
      <w:r>
        <w:rPr>
          <w:rStyle w:val="Ninguno"/>
          <w:sz w:val="24"/>
          <w:szCs w:val="24"/>
          <w:lang w:val="pt-PT"/>
        </w:rPr>
        <w:t>n final.</w:t>
      </w:r>
    </w:p>
    <w:p w14:paraId="40D65B14" w14:textId="77777777" w:rsidR="00442E7B" w:rsidRDefault="00171721">
      <w:pPr>
        <w:pStyle w:val="Cuerpo"/>
        <w:jc w:val="both"/>
      </w:pPr>
      <w:r>
        <w:rPr>
          <w:rStyle w:val="Ninguno"/>
          <w:i/>
          <w:iCs/>
          <w:sz w:val="24"/>
          <w:szCs w:val="24"/>
          <w:lang w:val="it-IT"/>
        </w:rPr>
        <w:t>Restricci</w:t>
      </w:r>
      <w:r>
        <w:rPr>
          <w:rStyle w:val="Ninguno"/>
          <w:i/>
          <w:iCs/>
          <w:sz w:val="24"/>
          <w:szCs w:val="24"/>
        </w:rPr>
        <w:t>ó</w:t>
      </w:r>
      <w:r>
        <w:rPr>
          <w:rStyle w:val="Ninguno"/>
          <w:i/>
          <w:iCs/>
          <w:sz w:val="24"/>
          <w:szCs w:val="24"/>
          <w:lang w:val="de-DE"/>
        </w:rPr>
        <w:t>n:</w:t>
      </w:r>
    </w:p>
    <w:p w14:paraId="40D65B15" w14:textId="77777777" w:rsidR="00442E7B" w:rsidRDefault="00171721">
      <w:pPr>
        <w:pStyle w:val="Cuerpo"/>
        <w:numPr>
          <w:ilvl w:val="0"/>
          <w:numId w:val="29"/>
        </w:numPr>
        <w:jc w:val="both"/>
        <w:rPr>
          <w:sz w:val="24"/>
          <w:szCs w:val="24"/>
        </w:rPr>
      </w:pPr>
      <w:r>
        <w:rPr>
          <w:rStyle w:val="Ninguno"/>
          <w:sz w:val="24"/>
          <w:szCs w:val="24"/>
        </w:rPr>
        <w:t>El desarrollo se ejecutará bajo el siguiente stack tecnológico: Python 3.11+ en Google Colab, pandas, scikit-learn, SHAP, joblib, MLflow, DVC, FastAPI, Streamlit, Docker y Git.</w:t>
      </w:r>
    </w:p>
    <w:p w14:paraId="40D65B16" w14:textId="77777777" w:rsidR="00442E7B" w:rsidRDefault="00171721">
      <w:pPr>
        <w:pStyle w:val="Cuerpo"/>
        <w:numPr>
          <w:ilvl w:val="0"/>
          <w:numId w:val="29"/>
        </w:numPr>
        <w:jc w:val="both"/>
        <w:rPr>
          <w:sz w:val="24"/>
          <w:szCs w:val="24"/>
        </w:rPr>
      </w:pPr>
      <w:r>
        <w:rPr>
          <w:rStyle w:val="Ninguno"/>
          <w:sz w:val="24"/>
          <w:szCs w:val="24"/>
        </w:rPr>
        <w:t>El proyecto operará sobre un entorno de có</w:t>
      </w:r>
      <w:r>
        <w:rPr>
          <w:rStyle w:val="Ninguno"/>
          <w:sz w:val="24"/>
          <w:szCs w:val="24"/>
          <w:lang w:val="it-IT"/>
        </w:rPr>
        <w:t>mputo m</w:t>
      </w:r>
      <w:r>
        <w:rPr>
          <w:rStyle w:val="Ninguno"/>
          <w:sz w:val="24"/>
          <w:szCs w:val="24"/>
        </w:rPr>
        <w:t>í</w:t>
      </w:r>
      <w:r>
        <w:rPr>
          <w:rStyle w:val="Ninguno"/>
          <w:sz w:val="24"/>
          <w:szCs w:val="24"/>
          <w:lang w:val="pt-PT"/>
        </w:rPr>
        <w:t>nimo de 4 n</w:t>
      </w:r>
      <w:r>
        <w:rPr>
          <w:rStyle w:val="Ninguno"/>
          <w:sz w:val="24"/>
          <w:szCs w:val="24"/>
        </w:rPr>
        <w:t>úcleos de CPU y 16 GB de RAM, sin requerimiento obligatorio de GPU.</w:t>
      </w:r>
    </w:p>
    <w:p w14:paraId="40D65B17" w14:textId="6DD79F07" w:rsidR="00442E7B" w:rsidRDefault="00171721">
      <w:pPr>
        <w:pStyle w:val="Cuerpo"/>
        <w:numPr>
          <w:ilvl w:val="0"/>
          <w:numId w:val="29"/>
        </w:numPr>
        <w:jc w:val="both"/>
        <w:rPr>
          <w:sz w:val="24"/>
          <w:szCs w:val="24"/>
        </w:rPr>
      </w:pPr>
      <w:r>
        <w:rPr>
          <w:rStyle w:val="Ninguno"/>
          <w:sz w:val="24"/>
          <w:szCs w:val="24"/>
        </w:rPr>
        <w:lastRenderedPageBreak/>
        <w:t>El tratamiento de los datos deberá cumplir con la Ley Orgánica de Protección de Datos Personales (LOPDP) del Ecuador y con las políticas internas de seguridad de la informació</w:t>
      </w:r>
      <w:r>
        <w:rPr>
          <w:rStyle w:val="Ninguno"/>
          <w:sz w:val="24"/>
          <w:szCs w:val="24"/>
          <w:lang w:val="pt-PT"/>
        </w:rPr>
        <w:t xml:space="preserve">n de </w:t>
      </w:r>
      <w:del w:id="153" w:author="(Estudiante) Andres Marcelo Olmedo Coronel" w:date="2026-10-02T18:31:00Z" w16du:dateUtc="2026-10-02T23:31:00Z">
        <w:r w:rsidDel="004D5330">
          <w:rPr>
            <w:rStyle w:val="Ninguno"/>
            <w:sz w:val="24"/>
            <w:szCs w:val="24"/>
            <w:lang w:val="pt-PT"/>
          </w:rPr>
          <w:delText>Banco ProCredit</w:delText>
        </w:r>
      </w:del>
      <w:ins w:id="154" w:author="(Estudiante) Andres Marcelo Olmedo Coronel" w:date="2026-10-02T18:31:00Z" w16du:dateUtc="2026-10-02T23:31:00Z">
        <w:r w:rsidR="004D5330">
          <w:rPr>
            <w:rStyle w:val="Ninguno"/>
            <w:sz w:val="24"/>
            <w:szCs w:val="24"/>
            <w:lang w:val="pt-PT"/>
          </w:rPr>
          <w:t>Banco</w:t>
        </w:r>
      </w:ins>
      <w:r>
        <w:rPr>
          <w:rStyle w:val="Ninguno"/>
          <w:sz w:val="24"/>
          <w:szCs w:val="24"/>
          <w:lang w:val="pt-PT"/>
        </w:rPr>
        <w:t>.</w:t>
      </w:r>
    </w:p>
    <w:p w14:paraId="40D65B18" w14:textId="77777777" w:rsidR="00442E7B" w:rsidRDefault="00171721">
      <w:pPr>
        <w:pStyle w:val="Cuerpo"/>
        <w:numPr>
          <w:ilvl w:val="0"/>
          <w:numId w:val="29"/>
        </w:numPr>
        <w:jc w:val="both"/>
        <w:rPr>
          <w:sz w:val="24"/>
          <w:szCs w:val="24"/>
        </w:rPr>
      </w:pPr>
      <w:r>
        <w:rPr>
          <w:rStyle w:val="Ninguno"/>
          <w:sz w:val="24"/>
          <w:szCs w:val="24"/>
        </w:rPr>
        <w:t>El proyecto deberá completarse dentro del cronograma de doce semanas establecido para el módulo de titulación.</w:t>
      </w:r>
    </w:p>
    <w:p w14:paraId="40D65B19" w14:textId="77777777" w:rsidR="00442E7B" w:rsidRDefault="00442E7B">
      <w:pPr>
        <w:pStyle w:val="Cuerpo"/>
        <w:jc w:val="both"/>
        <w:rPr>
          <w:rStyle w:val="Ninguno"/>
          <w:rFonts w:eastAsia="Arial" w:cs="Arial"/>
          <w:sz w:val="24"/>
          <w:szCs w:val="24"/>
          <w:u w:color="0000FF"/>
        </w:rPr>
      </w:pPr>
    </w:p>
    <w:p w14:paraId="40D65B1A" w14:textId="77777777" w:rsidR="00442E7B" w:rsidRDefault="00171721">
      <w:pPr>
        <w:pStyle w:val="Ttulo1"/>
        <w:keepNext/>
        <w:numPr>
          <w:ilvl w:val="0"/>
          <w:numId w:val="19"/>
        </w:numPr>
        <w:spacing w:after="240"/>
        <w:rPr>
          <w:rFonts w:eastAsia="Arial" w:cs="Arial"/>
        </w:rPr>
      </w:pPr>
      <w:bookmarkStart w:id="155" w:name="_Toc14"/>
      <w:r>
        <w:rPr>
          <w:rStyle w:val="Ninguno"/>
        </w:rPr>
        <w:t>Planificación y costos del proyecto</w:t>
      </w:r>
      <w:bookmarkEnd w:id="155"/>
    </w:p>
    <w:p w14:paraId="40D65B1B" w14:textId="77777777" w:rsidR="00442E7B" w:rsidRDefault="00171721">
      <w:pPr>
        <w:pStyle w:val="Cuerpo"/>
        <w:jc w:val="both"/>
        <w:rPr>
          <w:rFonts w:eastAsia="Arial" w:cs="Arial"/>
          <w:sz w:val="24"/>
          <w:szCs w:val="24"/>
          <w:u w:color="2E74B5"/>
        </w:rPr>
      </w:pPr>
      <w:r>
        <w:rPr>
          <w:rStyle w:val="Ninguno"/>
          <w:sz w:val="24"/>
          <w:szCs w:val="24"/>
        </w:rPr>
        <w:t>La planificación del proyecto se organiza mediante una metodología ágil de tipo Scrum, adaptada a las prácticas de MLOps descritas por Kreuzberger et al. (2023), mediante cuatro sprints de tres semanas cada uno, alineados con los objetivos específicos definidos en la sección 3.2, cada uno con un entregable verificable y un hito de revisión. El avance se revisa semanalmente entre los tres integrantes del equipo.</w:t>
      </w:r>
    </w:p>
    <w:p w14:paraId="40D65B1C" w14:textId="77777777" w:rsidR="00442E7B" w:rsidRDefault="00442E7B">
      <w:pPr>
        <w:pStyle w:val="Ttulo2"/>
        <w:keepNext w:val="0"/>
        <w:rPr>
          <w:rFonts w:eastAsia="Arial" w:cs="Arial"/>
          <w:b w:val="0"/>
          <w:bCs w:val="0"/>
          <w:sz w:val="24"/>
          <w:szCs w:val="24"/>
          <w:u w:color="2E74B5"/>
        </w:rPr>
      </w:pPr>
    </w:p>
    <w:p w14:paraId="40D65B1D" w14:textId="77777777" w:rsidR="00442E7B" w:rsidRDefault="00171721">
      <w:pPr>
        <w:pStyle w:val="Cuerpo"/>
        <w:jc w:val="both"/>
        <w:rPr>
          <w:rFonts w:eastAsia="Arial" w:cs="Arial"/>
          <w:sz w:val="24"/>
          <w:szCs w:val="24"/>
          <w:u w:color="2E74B5"/>
        </w:rPr>
      </w:pPr>
      <w:r>
        <w:rPr>
          <w:rStyle w:val="Ninguno"/>
          <w:sz w:val="24"/>
          <w:szCs w:val="24"/>
        </w:rPr>
        <w:t>La identificación de tareas y la asignación de responsables por sprint es la siguiente:</w:t>
      </w:r>
    </w:p>
    <w:p w14:paraId="40D65B1E" w14:textId="77777777" w:rsidR="00442E7B" w:rsidRDefault="00442E7B">
      <w:pPr>
        <w:pStyle w:val="Ttulo2"/>
        <w:keepNext w:val="0"/>
        <w:rPr>
          <w:rFonts w:eastAsia="Arial" w:cs="Arial"/>
          <w:b w:val="0"/>
          <w:bCs w:val="0"/>
          <w:sz w:val="24"/>
          <w:szCs w:val="24"/>
          <w:u w:color="2E74B5"/>
        </w:rPr>
      </w:pPr>
    </w:p>
    <w:p w14:paraId="40D65B1F" w14:textId="77777777" w:rsidR="00442E7B" w:rsidRDefault="00171721">
      <w:pPr>
        <w:pStyle w:val="Prrafodelista"/>
        <w:numPr>
          <w:ilvl w:val="0"/>
          <w:numId w:val="24"/>
        </w:numPr>
        <w:spacing w:after="0" w:line="240" w:lineRule="auto"/>
        <w:jc w:val="both"/>
        <w:rPr>
          <w:sz w:val="24"/>
          <w:szCs w:val="24"/>
        </w:rPr>
      </w:pPr>
      <w:r>
        <w:rPr>
          <w:rStyle w:val="Ninguno"/>
          <w:b/>
          <w:bCs/>
          <w:sz w:val="24"/>
          <w:szCs w:val="24"/>
        </w:rPr>
        <w:t xml:space="preserve">Sprint 1 (semanas 1-3) </w:t>
      </w:r>
      <w:r>
        <w:rPr>
          <w:rStyle w:val="Ninguno"/>
          <w:b/>
          <w:bCs/>
          <w:sz w:val="24"/>
          <w:szCs w:val="24"/>
          <w:lang w:val="es-EC"/>
        </w:rPr>
        <w:t xml:space="preserve">— </w:t>
      </w:r>
      <w:r>
        <w:rPr>
          <w:rStyle w:val="Ninguno"/>
          <w:b/>
          <w:bCs/>
          <w:sz w:val="24"/>
          <w:szCs w:val="24"/>
          <w:lang w:val="it-IT"/>
        </w:rPr>
        <w:t>Diagn</w:t>
      </w:r>
      <w:r>
        <w:rPr>
          <w:rStyle w:val="Ninguno"/>
          <w:b/>
          <w:bCs/>
          <w:sz w:val="24"/>
          <w:szCs w:val="24"/>
        </w:rPr>
        <w:t xml:space="preserve">óstico de datos y arquitectura reproducible: </w:t>
      </w:r>
      <w:r>
        <w:rPr>
          <w:rStyle w:val="Ninguno"/>
          <w:sz w:val="24"/>
          <w:szCs w:val="24"/>
        </w:rPr>
        <w:t>análisis de procedencia, calidad y consistencia de las 33 variables del inventario institucional; aprobación del diccionario de datos y de la etiqueta ordinal mora_h90; diseño del pipeline de ingesta, entrenamiento, inferencia y monitoreo; versionamiento de datos y modelos con DVC; registro de experimentos con MLflow; construcción de una imagen Docker funcional. Responsable principal: Garcí</w:t>
      </w:r>
      <w:r>
        <w:rPr>
          <w:rStyle w:val="Ninguno"/>
          <w:sz w:val="24"/>
          <w:szCs w:val="24"/>
          <w:lang w:val="it-IT"/>
        </w:rPr>
        <w:t>a Mora (diagn</w:t>
      </w:r>
      <w:r>
        <w:rPr>
          <w:rStyle w:val="Ninguno"/>
          <w:sz w:val="24"/>
          <w:szCs w:val="24"/>
        </w:rPr>
        <w:t>óstico de datos) y Olmedo Coronel (arquitectura), con apoyo de Suasnavas Gutierrez y consulta al custodio de datos y a Riesgos de Cr</w:t>
      </w:r>
      <w:r>
        <w:rPr>
          <w:rStyle w:val="Ninguno"/>
          <w:sz w:val="24"/>
          <w:szCs w:val="24"/>
          <w:lang w:val="fr-FR"/>
        </w:rPr>
        <w:t>é</w:t>
      </w:r>
      <w:r>
        <w:rPr>
          <w:rStyle w:val="Ninguno"/>
          <w:sz w:val="24"/>
          <w:szCs w:val="24"/>
        </w:rPr>
        <w:t>dito. Hito: informe de datos y diccionario aprobados, y pipeline reproducible con línea base logí</w:t>
      </w:r>
      <w:r>
        <w:rPr>
          <w:rStyle w:val="Ninguno"/>
          <w:sz w:val="24"/>
          <w:szCs w:val="24"/>
          <w:lang w:val="pt-PT"/>
        </w:rPr>
        <w:t>stica registrada.</w:t>
      </w:r>
    </w:p>
    <w:p w14:paraId="40D65B20" w14:textId="77777777" w:rsidR="00442E7B" w:rsidRDefault="00442E7B">
      <w:pPr>
        <w:pStyle w:val="Prrafodelista"/>
        <w:spacing w:after="0" w:line="240" w:lineRule="auto"/>
        <w:ind w:left="0"/>
        <w:jc w:val="both"/>
        <w:rPr>
          <w:rFonts w:eastAsia="Arial" w:cs="Arial"/>
          <w:sz w:val="24"/>
          <w:szCs w:val="24"/>
        </w:rPr>
      </w:pPr>
    </w:p>
    <w:p w14:paraId="40D65B21" w14:textId="77777777" w:rsidR="00442E7B" w:rsidRDefault="00171721">
      <w:pPr>
        <w:pStyle w:val="Prrafodelista"/>
        <w:numPr>
          <w:ilvl w:val="0"/>
          <w:numId w:val="24"/>
        </w:numPr>
        <w:spacing w:after="0" w:line="240" w:lineRule="auto"/>
        <w:jc w:val="both"/>
        <w:rPr>
          <w:sz w:val="24"/>
          <w:szCs w:val="24"/>
        </w:rPr>
      </w:pPr>
      <w:r>
        <w:rPr>
          <w:rStyle w:val="Ninguno"/>
          <w:b/>
          <w:bCs/>
          <w:sz w:val="24"/>
          <w:szCs w:val="24"/>
        </w:rPr>
        <w:t xml:space="preserve">Sprint 2 (semanas 4-6) — Modelado y comparación: </w:t>
      </w:r>
      <w:r>
        <w:rPr>
          <w:rStyle w:val="Ninguno"/>
          <w:sz w:val="24"/>
          <w:szCs w:val="24"/>
        </w:rPr>
        <w:t>implementación y comparación de la regresión logística multinomial frente a árbol de decisión, Random Forest, Extra Trees, Gradient Boosting e HistGradientBoosting, bajo una partición estratificada por mes y categoría de mora, libre de fuga de información. Responsable principal: Olmedo Coronel y García Mora. Hito: tabla comparativa de modelos y modelo candidato seleccionado.</w:t>
      </w:r>
    </w:p>
    <w:p w14:paraId="40D65B22" w14:textId="77777777" w:rsidR="00442E7B" w:rsidRDefault="00442E7B">
      <w:pPr>
        <w:pStyle w:val="Prrafodelista"/>
        <w:spacing w:after="0" w:line="240" w:lineRule="auto"/>
        <w:ind w:left="0"/>
        <w:jc w:val="both"/>
        <w:rPr>
          <w:rFonts w:eastAsia="Arial" w:cs="Arial"/>
          <w:sz w:val="24"/>
          <w:szCs w:val="24"/>
        </w:rPr>
      </w:pPr>
    </w:p>
    <w:p w14:paraId="40D65B23" w14:textId="77777777" w:rsidR="00442E7B" w:rsidRDefault="00171721">
      <w:pPr>
        <w:pStyle w:val="Prrafodelista"/>
        <w:numPr>
          <w:ilvl w:val="0"/>
          <w:numId w:val="24"/>
        </w:numPr>
        <w:spacing w:after="0" w:line="240" w:lineRule="auto"/>
        <w:jc w:val="both"/>
        <w:rPr>
          <w:sz w:val="24"/>
          <w:szCs w:val="24"/>
          <w:lang w:val="pt-PT"/>
        </w:rPr>
      </w:pPr>
      <w:r>
        <w:rPr>
          <w:rStyle w:val="Ninguno"/>
          <w:b/>
          <w:bCs/>
          <w:sz w:val="24"/>
          <w:szCs w:val="24"/>
          <w:lang w:val="pt-PT"/>
        </w:rPr>
        <w:t xml:space="preserve">Sprint 3 (semanas 7-9) </w:t>
      </w:r>
      <w:r>
        <w:rPr>
          <w:rStyle w:val="Ninguno"/>
          <w:b/>
          <w:bCs/>
          <w:sz w:val="24"/>
          <w:szCs w:val="24"/>
          <w:lang w:val="es-EC"/>
        </w:rPr>
        <w:t xml:space="preserve">— </w:t>
      </w:r>
      <w:r>
        <w:rPr>
          <w:rStyle w:val="Ninguno"/>
          <w:b/>
          <w:bCs/>
          <w:sz w:val="24"/>
          <w:szCs w:val="24"/>
        </w:rPr>
        <w:t>Evaluación t</w:t>
      </w:r>
      <w:r>
        <w:rPr>
          <w:rStyle w:val="Ninguno"/>
          <w:b/>
          <w:bCs/>
          <w:sz w:val="24"/>
          <w:szCs w:val="24"/>
          <w:lang w:val="fr-FR"/>
        </w:rPr>
        <w:t>é</w:t>
      </w:r>
      <w:r>
        <w:rPr>
          <w:rStyle w:val="Ninguno"/>
          <w:b/>
          <w:bCs/>
          <w:sz w:val="24"/>
          <w:szCs w:val="24"/>
        </w:rPr>
        <w:t xml:space="preserve">cnica y </w:t>
      </w:r>
      <w:r>
        <w:rPr>
          <w:rStyle w:val="Ninguno"/>
          <w:b/>
          <w:bCs/>
          <w:sz w:val="24"/>
          <w:szCs w:val="24"/>
          <w:lang w:val="fr-FR"/>
        </w:rPr>
        <w:t>é</w:t>
      </w:r>
      <w:r>
        <w:rPr>
          <w:rStyle w:val="Ninguno"/>
          <w:b/>
          <w:bCs/>
          <w:sz w:val="24"/>
          <w:szCs w:val="24"/>
          <w:lang w:val="it-IT"/>
        </w:rPr>
        <w:t xml:space="preserve">tica: </w:t>
      </w:r>
      <w:r>
        <w:rPr>
          <w:rStyle w:val="Ninguno"/>
          <w:sz w:val="24"/>
          <w:szCs w:val="24"/>
        </w:rPr>
        <w:t>calibración, robustez, equidad y explicabilidad SHAP del modelo seleccionado, conforme a la norma ISO/IEC 25059. Responsable principal: Suasnavas Gutierrez y Olmedo Coronel. Hito: informe de evaluación ISO/IEC 25059 y model card.</w:t>
      </w:r>
    </w:p>
    <w:p w14:paraId="40D65B24" w14:textId="77777777" w:rsidR="00442E7B" w:rsidRDefault="00442E7B">
      <w:pPr>
        <w:pStyle w:val="Prrafodelista"/>
        <w:spacing w:after="0" w:line="240" w:lineRule="auto"/>
        <w:ind w:left="0"/>
        <w:jc w:val="both"/>
        <w:rPr>
          <w:rFonts w:eastAsia="Arial" w:cs="Arial"/>
          <w:sz w:val="24"/>
          <w:szCs w:val="24"/>
        </w:rPr>
      </w:pPr>
    </w:p>
    <w:p w14:paraId="40D65B25" w14:textId="77777777" w:rsidR="00442E7B" w:rsidRDefault="00171721">
      <w:pPr>
        <w:pStyle w:val="Prrafodelista"/>
        <w:numPr>
          <w:ilvl w:val="0"/>
          <w:numId w:val="24"/>
        </w:numPr>
        <w:spacing w:after="0" w:line="240" w:lineRule="auto"/>
        <w:jc w:val="both"/>
        <w:rPr>
          <w:sz w:val="24"/>
          <w:szCs w:val="24"/>
          <w:lang w:val="pt-PT"/>
        </w:rPr>
      </w:pPr>
      <w:r>
        <w:rPr>
          <w:rStyle w:val="Ninguno"/>
          <w:b/>
          <w:bCs/>
          <w:sz w:val="24"/>
          <w:szCs w:val="24"/>
          <w:lang w:val="pt-PT"/>
        </w:rPr>
        <w:lastRenderedPageBreak/>
        <w:t xml:space="preserve">Sprint 4 (semanas 10-12) </w:t>
      </w:r>
      <w:r>
        <w:rPr>
          <w:rStyle w:val="Ninguno"/>
          <w:b/>
          <w:bCs/>
          <w:sz w:val="24"/>
          <w:szCs w:val="24"/>
          <w:lang w:val="es-EC"/>
        </w:rPr>
        <w:t xml:space="preserve">— </w:t>
      </w:r>
      <w:r>
        <w:rPr>
          <w:rStyle w:val="Ninguno"/>
          <w:b/>
          <w:bCs/>
          <w:sz w:val="24"/>
          <w:szCs w:val="24"/>
        </w:rPr>
        <w:t xml:space="preserve">Integración, validación y cierre: </w:t>
      </w:r>
      <w:r>
        <w:rPr>
          <w:rStyle w:val="Ninguno"/>
          <w:sz w:val="24"/>
          <w:szCs w:val="24"/>
        </w:rPr>
        <w:t>desarrollo de la API en FastAPI y de la interfaz en Streamlit, pruebas t</w:t>
      </w:r>
      <w:r>
        <w:rPr>
          <w:rStyle w:val="Ninguno"/>
          <w:sz w:val="24"/>
          <w:szCs w:val="24"/>
          <w:lang w:val="fr-FR"/>
        </w:rPr>
        <w:t>é</w:t>
      </w:r>
      <w:r>
        <w:rPr>
          <w:rStyle w:val="Ninguno"/>
          <w:sz w:val="24"/>
          <w:szCs w:val="24"/>
        </w:rPr>
        <w:t>cnicas y de aceptación de usuario (UAT), monitoreo de drift y procedimiento de rollback, y elaboración del informe final y del material de defensa. Responsable: los tres autores, con liderazgo de García Mora en la integración y de Suasnavas Gutierrez en la interfaz. Hito: MVP funcional, acta de UAT y entrega completa del proyecto.</w:t>
      </w:r>
    </w:p>
    <w:p w14:paraId="40D65B26" w14:textId="77777777" w:rsidR="00442E7B" w:rsidRDefault="00442E7B">
      <w:pPr>
        <w:pStyle w:val="Prrafodelista"/>
        <w:spacing w:after="0" w:line="240" w:lineRule="auto"/>
        <w:ind w:left="0"/>
        <w:jc w:val="both"/>
        <w:rPr>
          <w:rFonts w:eastAsia="Arial" w:cs="Arial"/>
          <w:sz w:val="24"/>
          <w:szCs w:val="24"/>
        </w:rPr>
      </w:pPr>
    </w:p>
    <w:p w14:paraId="40D65B27" w14:textId="77777777" w:rsidR="00442E7B" w:rsidRDefault="00171721">
      <w:pPr>
        <w:pStyle w:val="Cuerpo"/>
        <w:jc w:val="both"/>
        <w:rPr>
          <w:rFonts w:eastAsia="Arial" w:cs="Arial"/>
          <w:sz w:val="24"/>
          <w:szCs w:val="24"/>
        </w:rPr>
      </w:pPr>
      <w:r>
        <w:rPr>
          <w:rStyle w:val="Ninguno"/>
          <w:sz w:val="24"/>
          <w:szCs w:val="24"/>
        </w:rPr>
        <w:t>El cronograma referencial se resume en el siguiente diagrama de Gantt, elaborado a partir de la planificación por sprints descrita anteriormente:</w:t>
      </w:r>
    </w:p>
    <w:p w14:paraId="40D65B28" w14:textId="77777777" w:rsidR="00442E7B" w:rsidRDefault="00442E7B">
      <w:pPr>
        <w:pStyle w:val="Prrafodelista"/>
        <w:spacing w:after="0" w:line="240" w:lineRule="auto"/>
        <w:ind w:left="0"/>
        <w:jc w:val="both"/>
        <w:rPr>
          <w:rFonts w:eastAsia="Arial" w:cs="Arial"/>
          <w:sz w:val="24"/>
          <w:szCs w:val="24"/>
        </w:rPr>
      </w:pPr>
    </w:p>
    <w:p w14:paraId="40D65B29" w14:textId="77777777" w:rsidR="00442E7B" w:rsidRDefault="00171721">
      <w:pPr>
        <w:pStyle w:val="Prrafodelista"/>
        <w:spacing w:after="0" w:line="240" w:lineRule="auto"/>
        <w:ind w:left="0"/>
        <w:jc w:val="both"/>
        <w:rPr>
          <w:rFonts w:eastAsia="Arial" w:cs="Arial"/>
          <w:sz w:val="24"/>
          <w:szCs w:val="24"/>
        </w:rPr>
      </w:pPr>
      <w:r>
        <w:rPr>
          <w:noProof/>
        </w:rPr>
        <w:drawing>
          <wp:inline distT="0" distB="0" distL="0" distR="0" wp14:anchorId="40D65E4C" wp14:editId="40D65E4D">
            <wp:extent cx="5396230" cy="2056130"/>
            <wp:effectExtent l="0" t="0" r="0" b="0"/>
            <wp:docPr id="11" name="Image5" descr="ac07a8174176675a2aa2406789a899cc5c4e33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5" descr="ac07a8174176675a2aa2406789a899cc5c4e3388.png"/>
                    <pic:cNvPicPr>
                      <a:picLocks noChangeAspect="1" noChangeArrowheads="1"/>
                    </pic:cNvPicPr>
                  </pic:nvPicPr>
                  <pic:blipFill>
                    <a:blip r:embed="rId22"/>
                    <a:stretch>
                      <a:fillRect/>
                    </a:stretch>
                  </pic:blipFill>
                  <pic:spPr bwMode="auto">
                    <a:xfrm>
                      <a:off x="0" y="0"/>
                      <a:ext cx="5396230" cy="2056130"/>
                    </a:xfrm>
                    <a:prstGeom prst="rect">
                      <a:avLst/>
                    </a:prstGeom>
                  </pic:spPr>
                </pic:pic>
              </a:graphicData>
            </a:graphic>
          </wp:inline>
        </w:drawing>
      </w:r>
    </w:p>
    <w:p w14:paraId="40D65B2A" w14:textId="77777777" w:rsidR="00442E7B" w:rsidRDefault="00171721">
      <w:pPr>
        <w:pStyle w:val="Cuerpo"/>
        <w:spacing w:after="0" w:line="240" w:lineRule="auto"/>
        <w:jc w:val="center"/>
        <w:rPr>
          <w:rFonts w:eastAsia="Arial" w:cs="Arial"/>
          <w:sz w:val="20"/>
          <w:szCs w:val="20"/>
        </w:rPr>
      </w:pPr>
      <w:r>
        <w:rPr>
          <w:rStyle w:val="Ninguno"/>
          <w:i/>
          <w:iCs/>
          <w:sz w:val="20"/>
          <w:szCs w:val="20"/>
        </w:rPr>
        <w:t>Figura 3. Cronograma de Gantt del proyecto, organizado en cuatro sprints durante las doce semanas del módulo de titulación (elaboración propia).</w:t>
      </w:r>
    </w:p>
    <w:p w14:paraId="40D65B2B" w14:textId="77777777" w:rsidR="00442E7B" w:rsidRDefault="00442E7B">
      <w:pPr>
        <w:pStyle w:val="Prrafodelista"/>
        <w:spacing w:after="0" w:line="240" w:lineRule="auto"/>
        <w:ind w:left="0"/>
        <w:jc w:val="both"/>
        <w:rPr>
          <w:rFonts w:eastAsia="Arial" w:cs="Arial"/>
          <w:sz w:val="24"/>
          <w:szCs w:val="24"/>
        </w:rPr>
      </w:pPr>
    </w:p>
    <w:p w14:paraId="40D65B2C" w14:textId="77777777" w:rsidR="00442E7B" w:rsidRDefault="00171721">
      <w:pPr>
        <w:pStyle w:val="Cuerpo"/>
        <w:jc w:val="both"/>
        <w:rPr>
          <w:rFonts w:eastAsia="Arial" w:cs="Arial"/>
          <w:sz w:val="24"/>
          <w:szCs w:val="24"/>
        </w:rPr>
      </w:pPr>
      <w:r>
        <w:rPr>
          <w:rStyle w:val="Ninguno"/>
          <w:sz w:val="24"/>
          <w:szCs w:val="24"/>
        </w:rPr>
        <w:t xml:space="preserve">En cuanto a los costos del proyecto, al tratarse de un piloto académico desarrollado dentro del módulo de titulación, el costo incremental es principalmente de dedicación de tiempo del equipo, ya que todas las herramientas de software especificadas en la sección 4.2 (Python, Google Colab, pandas, scikit-learn, SHAP, joblib, MLflow, DVC, FastAPI, Streamlit, Docker y Git) son de código abierto y no representan licenciamiento adicional. El entorno de cómputo mínimo requerido —4 núcleos de CPU y 16 GB de RAM— es suficiente para el volumen de datos del piloto (21.500 registros; el modelo seleccionado se entrena en menos de dos segundos) y no exige la adquisición de infraestructura especializada ni de GPU. Aunque el proyecto no requiere desembolsos adicionales por parte del banco, con el fin de dimensionar su costo real se valoraron los recursos de talento humano, infraestructura y herramientas empleados durante las doce semanas de ejecución, como se detalla en la Tabla 2. </w:t>
      </w:r>
    </w:p>
    <w:p w14:paraId="40D65B2D" w14:textId="77777777" w:rsidR="00442E7B" w:rsidRDefault="00171721">
      <w:pPr>
        <w:pStyle w:val="Cuerpo"/>
        <w:keepNext/>
        <w:jc w:val="both"/>
        <w:rPr>
          <w:sz w:val="24"/>
          <w:szCs w:val="24"/>
        </w:rPr>
      </w:pPr>
      <w:r>
        <w:rPr>
          <w:rStyle w:val="Ninguno"/>
          <w:rFonts w:cs="Arial"/>
          <w:sz w:val="24"/>
          <w:szCs w:val="24"/>
        </w:rPr>
        <w:lastRenderedPageBreak/>
        <w:t>La Tabla 2 presenta la valoración de los recursos del proyecto:</w:t>
      </w:r>
    </w:p>
    <w:tbl>
      <w:tblPr>
        <w:tblStyle w:val="TableNormal"/>
        <w:tblW w:w="9350" w:type="dxa"/>
        <w:jc w:val="center"/>
        <w:tblInd w:w="0" w:type="dxa"/>
        <w:tblLayout w:type="fixed"/>
        <w:tblCellMar>
          <w:top w:w="60" w:type="dxa"/>
          <w:left w:w="80" w:type="dxa"/>
          <w:bottom w:w="60" w:type="dxa"/>
          <w:right w:w="80" w:type="dxa"/>
        </w:tblCellMar>
        <w:tblLook w:val="04A0" w:firstRow="1" w:lastRow="0" w:firstColumn="1" w:lastColumn="0" w:noHBand="0" w:noVBand="1"/>
      </w:tblPr>
      <w:tblGrid>
        <w:gridCol w:w="1500"/>
        <w:gridCol w:w="4100"/>
        <w:gridCol w:w="1250"/>
        <w:gridCol w:w="1250"/>
        <w:gridCol w:w="1250"/>
      </w:tblGrid>
      <w:tr w:rsidR="00442E7B" w14:paraId="40D65B33" w14:textId="77777777">
        <w:trPr>
          <w:cantSplit/>
          <w:tblHeader/>
          <w:jc w:val="center"/>
        </w:trPr>
        <w:tc>
          <w:tcPr>
            <w:tcW w:w="15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0D65B2E" w14:textId="77777777" w:rsidR="00442E7B" w:rsidRDefault="00171721">
            <w:pPr>
              <w:pStyle w:val="Predeterminado"/>
              <w:keepNext/>
              <w:spacing w:before="40" w:after="40" w:line="240" w:lineRule="auto"/>
              <w:jc w:val="center"/>
            </w:pPr>
            <w:r>
              <w:rPr>
                <w:rStyle w:val="Ninguno"/>
                <w:rFonts w:cs="Arial"/>
                <w:b/>
                <w:bCs/>
                <w:sz w:val="18"/>
                <w:szCs w:val="18"/>
              </w:rPr>
              <w:t>Rubro</w:t>
            </w:r>
          </w:p>
        </w:tc>
        <w:tc>
          <w:tcPr>
            <w:tcW w:w="41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0D65B2F" w14:textId="77777777" w:rsidR="00442E7B" w:rsidRDefault="00171721">
            <w:pPr>
              <w:pStyle w:val="Predeterminado"/>
              <w:keepNext/>
              <w:spacing w:before="40" w:after="40" w:line="240" w:lineRule="auto"/>
              <w:jc w:val="center"/>
            </w:pPr>
            <w:r>
              <w:rPr>
                <w:rStyle w:val="Ninguno"/>
                <w:rFonts w:cs="Arial"/>
                <w:b/>
                <w:bCs/>
                <w:sz w:val="18"/>
                <w:szCs w:val="18"/>
              </w:rPr>
              <w:t>Descripción</w:t>
            </w:r>
          </w:p>
        </w:tc>
        <w:tc>
          <w:tcPr>
            <w:tcW w:w="125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0D65B30" w14:textId="77777777" w:rsidR="00442E7B" w:rsidRDefault="00171721">
            <w:pPr>
              <w:pStyle w:val="Predeterminado"/>
              <w:keepNext/>
              <w:spacing w:before="40" w:after="40" w:line="240" w:lineRule="auto"/>
              <w:jc w:val="center"/>
            </w:pPr>
            <w:r>
              <w:rPr>
                <w:rStyle w:val="Ninguno"/>
                <w:rFonts w:cs="Arial"/>
                <w:b/>
                <w:bCs/>
                <w:sz w:val="18"/>
                <w:szCs w:val="18"/>
              </w:rPr>
              <w:t>Cantidad</w:t>
            </w:r>
          </w:p>
        </w:tc>
        <w:tc>
          <w:tcPr>
            <w:tcW w:w="125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0D65B31" w14:textId="77777777" w:rsidR="00442E7B" w:rsidRDefault="00171721">
            <w:pPr>
              <w:pStyle w:val="Predeterminado"/>
              <w:keepNext/>
              <w:spacing w:before="40" w:after="40" w:line="240" w:lineRule="auto"/>
              <w:jc w:val="center"/>
            </w:pPr>
            <w:r>
              <w:rPr>
                <w:rStyle w:val="Ninguno"/>
                <w:rFonts w:cs="Arial"/>
                <w:b/>
                <w:bCs/>
                <w:sz w:val="18"/>
                <w:szCs w:val="18"/>
              </w:rPr>
              <w:t>Costo unitario (USD)</w:t>
            </w:r>
          </w:p>
        </w:tc>
        <w:tc>
          <w:tcPr>
            <w:tcW w:w="125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0D65B32" w14:textId="77777777" w:rsidR="00442E7B" w:rsidRDefault="00171721">
            <w:pPr>
              <w:pStyle w:val="Predeterminado"/>
              <w:keepNext/>
              <w:spacing w:before="40" w:after="40" w:line="240" w:lineRule="auto"/>
              <w:jc w:val="center"/>
            </w:pPr>
            <w:r>
              <w:rPr>
                <w:rStyle w:val="Ninguno"/>
                <w:rFonts w:cs="Arial"/>
                <w:b/>
                <w:bCs/>
                <w:sz w:val="18"/>
                <w:szCs w:val="18"/>
              </w:rPr>
              <w:t>Total (USD)</w:t>
            </w:r>
          </w:p>
        </w:tc>
      </w:tr>
      <w:tr w:rsidR="00442E7B" w14:paraId="40D65B39"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vAlign w:val="center"/>
          </w:tcPr>
          <w:p w14:paraId="40D65B34" w14:textId="77777777" w:rsidR="00442E7B" w:rsidRDefault="00171721">
            <w:pPr>
              <w:pStyle w:val="Predeterminado"/>
              <w:keepNext/>
              <w:spacing w:before="40" w:after="40" w:line="240" w:lineRule="auto"/>
            </w:pPr>
            <w:r>
              <w:rPr>
                <w:rStyle w:val="Ninguno"/>
                <w:rFonts w:cs="Arial"/>
                <w:sz w:val="18"/>
                <w:szCs w:val="18"/>
              </w:rPr>
              <w:t>Talento humano</w:t>
            </w:r>
          </w:p>
        </w:tc>
        <w:tc>
          <w:tcPr>
            <w:tcW w:w="4100" w:type="dxa"/>
            <w:tcBorders>
              <w:top w:val="single" w:sz="4" w:space="0" w:color="000000"/>
              <w:left w:val="single" w:sz="4" w:space="0" w:color="000000"/>
              <w:bottom w:val="single" w:sz="4" w:space="0" w:color="000000"/>
              <w:right w:val="single" w:sz="4" w:space="0" w:color="000000"/>
            </w:tcBorders>
            <w:vAlign w:val="center"/>
          </w:tcPr>
          <w:p w14:paraId="40D65B35" w14:textId="77777777" w:rsidR="00442E7B" w:rsidRDefault="00171721">
            <w:pPr>
              <w:pStyle w:val="Predeterminado"/>
              <w:keepNext/>
              <w:spacing w:before="40" w:after="40" w:line="240" w:lineRule="auto"/>
            </w:pPr>
            <w:r>
              <w:rPr>
                <w:rStyle w:val="Ninguno"/>
                <w:rFonts w:cs="Arial"/>
                <w:sz w:val="18"/>
                <w:szCs w:val="18"/>
              </w:rPr>
              <w:t>Equipo de proyecto: 3 integrantes con dedicación de 10 horas semanales durante 12 semanas</w:t>
            </w:r>
          </w:p>
        </w:tc>
        <w:tc>
          <w:tcPr>
            <w:tcW w:w="1250" w:type="dxa"/>
            <w:tcBorders>
              <w:top w:val="single" w:sz="4" w:space="0" w:color="000000"/>
              <w:left w:val="single" w:sz="4" w:space="0" w:color="000000"/>
              <w:bottom w:val="single" w:sz="4" w:space="0" w:color="000000"/>
              <w:right w:val="single" w:sz="4" w:space="0" w:color="000000"/>
            </w:tcBorders>
            <w:vAlign w:val="center"/>
          </w:tcPr>
          <w:p w14:paraId="40D65B36" w14:textId="77777777" w:rsidR="00442E7B" w:rsidRDefault="00171721">
            <w:pPr>
              <w:pStyle w:val="Predeterminado"/>
              <w:keepNext/>
              <w:spacing w:before="40" w:after="40" w:line="240" w:lineRule="auto"/>
              <w:jc w:val="center"/>
            </w:pPr>
            <w:r>
              <w:rPr>
                <w:rStyle w:val="Ninguno"/>
                <w:rFonts w:cs="Arial"/>
                <w:sz w:val="18"/>
                <w:szCs w:val="18"/>
              </w:rPr>
              <w:t>360 horas</w:t>
            </w:r>
          </w:p>
        </w:tc>
        <w:tc>
          <w:tcPr>
            <w:tcW w:w="1250" w:type="dxa"/>
            <w:tcBorders>
              <w:top w:val="single" w:sz="4" w:space="0" w:color="000000"/>
              <w:left w:val="single" w:sz="4" w:space="0" w:color="000000"/>
              <w:bottom w:val="single" w:sz="4" w:space="0" w:color="000000"/>
              <w:right w:val="single" w:sz="4" w:space="0" w:color="000000"/>
            </w:tcBorders>
            <w:vAlign w:val="center"/>
          </w:tcPr>
          <w:p w14:paraId="40D65B37" w14:textId="77777777" w:rsidR="00442E7B" w:rsidRDefault="00171721">
            <w:pPr>
              <w:pStyle w:val="Predeterminado"/>
              <w:keepNext/>
              <w:spacing w:before="40" w:after="40" w:line="240" w:lineRule="auto"/>
              <w:jc w:val="center"/>
            </w:pPr>
            <w:r>
              <w:rPr>
                <w:rStyle w:val="Ninguno"/>
                <w:rFonts w:cs="Arial"/>
                <w:sz w:val="18"/>
                <w:szCs w:val="18"/>
              </w:rPr>
              <w:t>15,00</w:t>
            </w:r>
          </w:p>
        </w:tc>
        <w:tc>
          <w:tcPr>
            <w:tcW w:w="1250" w:type="dxa"/>
            <w:tcBorders>
              <w:top w:val="single" w:sz="4" w:space="0" w:color="000000"/>
              <w:left w:val="single" w:sz="4" w:space="0" w:color="000000"/>
              <w:bottom w:val="single" w:sz="4" w:space="0" w:color="000000"/>
              <w:right w:val="single" w:sz="4" w:space="0" w:color="000000"/>
            </w:tcBorders>
            <w:vAlign w:val="center"/>
          </w:tcPr>
          <w:p w14:paraId="40D65B38" w14:textId="77777777" w:rsidR="00442E7B" w:rsidRDefault="00171721">
            <w:pPr>
              <w:pStyle w:val="Predeterminado"/>
              <w:keepNext/>
              <w:spacing w:before="40" w:after="40" w:line="240" w:lineRule="auto"/>
              <w:jc w:val="center"/>
            </w:pPr>
            <w:r>
              <w:rPr>
                <w:rStyle w:val="Ninguno"/>
                <w:rFonts w:cs="Arial"/>
                <w:sz w:val="18"/>
                <w:szCs w:val="18"/>
              </w:rPr>
              <w:t>5.400,00</w:t>
            </w:r>
          </w:p>
        </w:tc>
      </w:tr>
      <w:tr w:rsidR="00442E7B" w14:paraId="40D65B3F"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vAlign w:val="center"/>
          </w:tcPr>
          <w:p w14:paraId="40D65B3A" w14:textId="77777777" w:rsidR="00442E7B" w:rsidRDefault="00171721">
            <w:pPr>
              <w:pStyle w:val="Predeterminado"/>
              <w:keepNext/>
              <w:spacing w:before="40" w:after="40" w:line="240" w:lineRule="auto"/>
            </w:pPr>
            <w:r>
              <w:rPr>
                <w:rStyle w:val="Ninguno"/>
                <w:rFonts w:cs="Arial"/>
                <w:sz w:val="18"/>
                <w:szCs w:val="18"/>
              </w:rPr>
              <w:t>Talento humano</w:t>
            </w:r>
          </w:p>
        </w:tc>
        <w:tc>
          <w:tcPr>
            <w:tcW w:w="4100" w:type="dxa"/>
            <w:tcBorders>
              <w:top w:val="single" w:sz="4" w:space="0" w:color="000000"/>
              <w:left w:val="single" w:sz="4" w:space="0" w:color="000000"/>
              <w:bottom w:val="single" w:sz="4" w:space="0" w:color="000000"/>
              <w:right w:val="single" w:sz="4" w:space="0" w:color="000000"/>
            </w:tcBorders>
            <w:vAlign w:val="center"/>
          </w:tcPr>
          <w:p w14:paraId="40D65B3B" w14:textId="77777777" w:rsidR="00442E7B" w:rsidRDefault="00171721">
            <w:pPr>
              <w:pStyle w:val="Predeterminado"/>
              <w:keepNext/>
              <w:spacing w:before="40" w:after="40" w:line="240" w:lineRule="auto"/>
            </w:pPr>
            <w:r>
              <w:rPr>
                <w:rStyle w:val="Ninguno"/>
                <w:rFonts w:cs="Arial"/>
                <w:sz w:val="18"/>
                <w:szCs w:val="18"/>
              </w:rPr>
              <w:t>Contrapartes del banco: custodio de datos, Jefe de Recuperación de Cartera y usuario validador</w:t>
            </w:r>
          </w:p>
        </w:tc>
        <w:tc>
          <w:tcPr>
            <w:tcW w:w="1250" w:type="dxa"/>
            <w:tcBorders>
              <w:top w:val="single" w:sz="4" w:space="0" w:color="000000"/>
              <w:left w:val="single" w:sz="4" w:space="0" w:color="000000"/>
              <w:bottom w:val="single" w:sz="4" w:space="0" w:color="000000"/>
              <w:right w:val="single" w:sz="4" w:space="0" w:color="000000"/>
            </w:tcBorders>
            <w:vAlign w:val="center"/>
          </w:tcPr>
          <w:p w14:paraId="40D65B3C" w14:textId="77777777" w:rsidR="00442E7B" w:rsidRDefault="00171721">
            <w:pPr>
              <w:pStyle w:val="Predeterminado"/>
              <w:keepNext/>
              <w:spacing w:before="40" w:after="40" w:line="240" w:lineRule="auto"/>
              <w:jc w:val="center"/>
            </w:pPr>
            <w:r>
              <w:rPr>
                <w:rStyle w:val="Ninguno"/>
                <w:rFonts w:cs="Arial"/>
                <w:sz w:val="18"/>
                <w:szCs w:val="18"/>
              </w:rPr>
              <w:t>20 horas</w:t>
            </w:r>
          </w:p>
        </w:tc>
        <w:tc>
          <w:tcPr>
            <w:tcW w:w="1250" w:type="dxa"/>
            <w:tcBorders>
              <w:top w:val="single" w:sz="4" w:space="0" w:color="000000"/>
              <w:left w:val="single" w:sz="4" w:space="0" w:color="000000"/>
              <w:bottom w:val="single" w:sz="4" w:space="0" w:color="000000"/>
              <w:right w:val="single" w:sz="4" w:space="0" w:color="000000"/>
            </w:tcBorders>
            <w:vAlign w:val="center"/>
          </w:tcPr>
          <w:p w14:paraId="40D65B3D" w14:textId="77777777" w:rsidR="00442E7B" w:rsidRDefault="00171721">
            <w:pPr>
              <w:pStyle w:val="Predeterminado"/>
              <w:keepNext/>
              <w:spacing w:before="40" w:after="40" w:line="240" w:lineRule="auto"/>
              <w:jc w:val="center"/>
            </w:pPr>
            <w:r>
              <w:rPr>
                <w:rStyle w:val="Ninguno"/>
                <w:rFonts w:cs="Arial"/>
                <w:sz w:val="18"/>
                <w:szCs w:val="18"/>
              </w:rPr>
              <w:t>20,00</w:t>
            </w:r>
          </w:p>
        </w:tc>
        <w:tc>
          <w:tcPr>
            <w:tcW w:w="1250" w:type="dxa"/>
            <w:tcBorders>
              <w:top w:val="single" w:sz="4" w:space="0" w:color="000000"/>
              <w:left w:val="single" w:sz="4" w:space="0" w:color="000000"/>
              <w:bottom w:val="single" w:sz="4" w:space="0" w:color="000000"/>
              <w:right w:val="single" w:sz="4" w:space="0" w:color="000000"/>
            </w:tcBorders>
            <w:vAlign w:val="center"/>
          </w:tcPr>
          <w:p w14:paraId="40D65B3E" w14:textId="77777777" w:rsidR="00442E7B" w:rsidRDefault="00171721">
            <w:pPr>
              <w:pStyle w:val="Predeterminado"/>
              <w:keepNext/>
              <w:spacing w:before="40" w:after="40" w:line="240" w:lineRule="auto"/>
              <w:jc w:val="center"/>
            </w:pPr>
            <w:r>
              <w:rPr>
                <w:rStyle w:val="Ninguno"/>
                <w:rFonts w:cs="Arial"/>
                <w:sz w:val="18"/>
                <w:szCs w:val="18"/>
              </w:rPr>
              <w:t>400,00</w:t>
            </w:r>
          </w:p>
        </w:tc>
      </w:tr>
      <w:tr w:rsidR="00442E7B" w14:paraId="40D65B45"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vAlign w:val="center"/>
          </w:tcPr>
          <w:p w14:paraId="40D65B40" w14:textId="77777777" w:rsidR="00442E7B" w:rsidRDefault="00171721">
            <w:pPr>
              <w:pStyle w:val="Predeterminado"/>
              <w:keepNext/>
              <w:spacing w:before="40" w:after="40" w:line="240" w:lineRule="auto"/>
            </w:pPr>
            <w:r>
              <w:rPr>
                <w:rStyle w:val="Ninguno"/>
                <w:rFonts w:cs="Arial"/>
                <w:sz w:val="18"/>
                <w:szCs w:val="18"/>
              </w:rPr>
              <w:t>Infraestructura</w:t>
            </w:r>
          </w:p>
        </w:tc>
        <w:tc>
          <w:tcPr>
            <w:tcW w:w="4100" w:type="dxa"/>
            <w:tcBorders>
              <w:top w:val="single" w:sz="4" w:space="0" w:color="000000"/>
              <w:left w:val="single" w:sz="4" w:space="0" w:color="000000"/>
              <w:bottom w:val="single" w:sz="4" w:space="0" w:color="000000"/>
              <w:right w:val="single" w:sz="4" w:space="0" w:color="000000"/>
            </w:tcBorders>
            <w:vAlign w:val="center"/>
          </w:tcPr>
          <w:p w14:paraId="40D65B41" w14:textId="77777777" w:rsidR="00442E7B" w:rsidRDefault="00171721">
            <w:pPr>
              <w:pStyle w:val="Predeterminado"/>
              <w:keepNext/>
              <w:spacing w:before="40" w:after="40" w:line="240" w:lineRule="auto"/>
            </w:pPr>
            <w:r>
              <w:rPr>
                <w:rStyle w:val="Ninguno"/>
                <w:rFonts w:cs="Arial"/>
                <w:sz w:val="18"/>
                <w:szCs w:val="18"/>
              </w:rPr>
              <w:t>Depreciación proporcional de equipos de cómputo propios (3 equipos durante 3 meses)</w:t>
            </w:r>
          </w:p>
        </w:tc>
        <w:tc>
          <w:tcPr>
            <w:tcW w:w="1250" w:type="dxa"/>
            <w:tcBorders>
              <w:top w:val="single" w:sz="4" w:space="0" w:color="000000"/>
              <w:left w:val="single" w:sz="4" w:space="0" w:color="000000"/>
              <w:bottom w:val="single" w:sz="4" w:space="0" w:color="000000"/>
              <w:right w:val="single" w:sz="4" w:space="0" w:color="000000"/>
            </w:tcBorders>
            <w:vAlign w:val="center"/>
          </w:tcPr>
          <w:p w14:paraId="40D65B42" w14:textId="77777777" w:rsidR="00442E7B" w:rsidRDefault="00171721">
            <w:pPr>
              <w:pStyle w:val="Predeterminado"/>
              <w:keepNext/>
              <w:spacing w:before="40" w:after="40" w:line="240" w:lineRule="auto"/>
              <w:jc w:val="center"/>
            </w:pPr>
            <w:r>
              <w:rPr>
                <w:rStyle w:val="Ninguno"/>
                <w:rFonts w:cs="Arial"/>
                <w:sz w:val="18"/>
                <w:szCs w:val="18"/>
              </w:rPr>
              <w:t>9 equipo-mes</w:t>
            </w:r>
          </w:p>
        </w:tc>
        <w:tc>
          <w:tcPr>
            <w:tcW w:w="1250" w:type="dxa"/>
            <w:tcBorders>
              <w:top w:val="single" w:sz="4" w:space="0" w:color="000000"/>
              <w:left w:val="single" w:sz="4" w:space="0" w:color="000000"/>
              <w:bottom w:val="single" w:sz="4" w:space="0" w:color="000000"/>
              <w:right w:val="single" w:sz="4" w:space="0" w:color="000000"/>
            </w:tcBorders>
            <w:vAlign w:val="center"/>
          </w:tcPr>
          <w:p w14:paraId="40D65B43" w14:textId="77777777" w:rsidR="00442E7B" w:rsidRDefault="00171721">
            <w:pPr>
              <w:pStyle w:val="Predeterminado"/>
              <w:keepNext/>
              <w:spacing w:before="40" w:after="40" w:line="240" w:lineRule="auto"/>
              <w:jc w:val="center"/>
            </w:pPr>
            <w:r>
              <w:rPr>
                <w:rStyle w:val="Ninguno"/>
                <w:rFonts w:cs="Arial"/>
                <w:sz w:val="18"/>
                <w:szCs w:val="18"/>
              </w:rPr>
              <w:t>27,78</w:t>
            </w:r>
          </w:p>
        </w:tc>
        <w:tc>
          <w:tcPr>
            <w:tcW w:w="1250" w:type="dxa"/>
            <w:tcBorders>
              <w:top w:val="single" w:sz="4" w:space="0" w:color="000000"/>
              <w:left w:val="single" w:sz="4" w:space="0" w:color="000000"/>
              <w:bottom w:val="single" w:sz="4" w:space="0" w:color="000000"/>
              <w:right w:val="single" w:sz="4" w:space="0" w:color="000000"/>
            </w:tcBorders>
            <w:vAlign w:val="center"/>
          </w:tcPr>
          <w:p w14:paraId="40D65B44" w14:textId="77777777" w:rsidR="00442E7B" w:rsidRDefault="00171721">
            <w:pPr>
              <w:pStyle w:val="Predeterminado"/>
              <w:keepNext/>
              <w:spacing w:before="40" w:after="40" w:line="240" w:lineRule="auto"/>
              <w:jc w:val="center"/>
            </w:pPr>
            <w:r>
              <w:rPr>
                <w:rStyle w:val="Ninguno"/>
                <w:rFonts w:cs="Arial"/>
                <w:sz w:val="18"/>
                <w:szCs w:val="18"/>
              </w:rPr>
              <w:t>250,00</w:t>
            </w:r>
          </w:p>
        </w:tc>
      </w:tr>
      <w:tr w:rsidR="00442E7B" w14:paraId="40D65B4B"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vAlign w:val="center"/>
          </w:tcPr>
          <w:p w14:paraId="40D65B46" w14:textId="77777777" w:rsidR="00442E7B" w:rsidRDefault="00171721">
            <w:pPr>
              <w:pStyle w:val="Predeterminado"/>
              <w:keepNext/>
              <w:spacing w:before="40" w:after="40" w:line="240" w:lineRule="auto"/>
            </w:pPr>
            <w:r>
              <w:rPr>
                <w:rStyle w:val="Ninguno"/>
                <w:rFonts w:cs="Arial"/>
                <w:sz w:val="18"/>
                <w:szCs w:val="18"/>
              </w:rPr>
              <w:t>Infraestructura</w:t>
            </w:r>
          </w:p>
        </w:tc>
        <w:tc>
          <w:tcPr>
            <w:tcW w:w="4100" w:type="dxa"/>
            <w:tcBorders>
              <w:top w:val="single" w:sz="4" w:space="0" w:color="000000"/>
              <w:left w:val="single" w:sz="4" w:space="0" w:color="000000"/>
              <w:bottom w:val="single" w:sz="4" w:space="0" w:color="000000"/>
              <w:right w:val="single" w:sz="4" w:space="0" w:color="000000"/>
            </w:tcBorders>
            <w:vAlign w:val="center"/>
          </w:tcPr>
          <w:p w14:paraId="40D65B47" w14:textId="77777777" w:rsidR="00442E7B" w:rsidRDefault="00171721">
            <w:pPr>
              <w:pStyle w:val="Predeterminado"/>
              <w:keepNext/>
              <w:spacing w:before="40" w:after="40" w:line="240" w:lineRule="auto"/>
            </w:pPr>
            <w:r>
              <w:rPr>
                <w:rStyle w:val="Ninguno"/>
                <w:rFonts w:cs="Arial"/>
                <w:sz w:val="18"/>
                <w:szCs w:val="18"/>
              </w:rPr>
              <w:t>Conectividad a internet (3 integrantes durante 3 meses)</w:t>
            </w:r>
          </w:p>
        </w:tc>
        <w:tc>
          <w:tcPr>
            <w:tcW w:w="1250" w:type="dxa"/>
            <w:tcBorders>
              <w:top w:val="single" w:sz="4" w:space="0" w:color="000000"/>
              <w:left w:val="single" w:sz="4" w:space="0" w:color="000000"/>
              <w:bottom w:val="single" w:sz="4" w:space="0" w:color="000000"/>
              <w:right w:val="single" w:sz="4" w:space="0" w:color="000000"/>
            </w:tcBorders>
            <w:vAlign w:val="center"/>
          </w:tcPr>
          <w:p w14:paraId="40D65B48" w14:textId="77777777" w:rsidR="00442E7B" w:rsidRDefault="00171721">
            <w:pPr>
              <w:pStyle w:val="Predeterminado"/>
              <w:keepNext/>
              <w:spacing w:before="40" w:after="40" w:line="240" w:lineRule="auto"/>
              <w:jc w:val="center"/>
            </w:pPr>
            <w:r>
              <w:rPr>
                <w:rStyle w:val="Ninguno"/>
                <w:rFonts w:cs="Arial"/>
                <w:sz w:val="18"/>
                <w:szCs w:val="18"/>
              </w:rPr>
              <w:t>9 meses</w:t>
            </w:r>
          </w:p>
        </w:tc>
        <w:tc>
          <w:tcPr>
            <w:tcW w:w="1250" w:type="dxa"/>
            <w:tcBorders>
              <w:top w:val="single" w:sz="4" w:space="0" w:color="000000"/>
              <w:left w:val="single" w:sz="4" w:space="0" w:color="000000"/>
              <w:bottom w:val="single" w:sz="4" w:space="0" w:color="000000"/>
              <w:right w:val="single" w:sz="4" w:space="0" w:color="000000"/>
            </w:tcBorders>
            <w:vAlign w:val="center"/>
          </w:tcPr>
          <w:p w14:paraId="40D65B49" w14:textId="77777777" w:rsidR="00442E7B" w:rsidRDefault="00171721">
            <w:pPr>
              <w:pStyle w:val="Predeterminado"/>
              <w:keepNext/>
              <w:spacing w:before="40" w:after="40" w:line="240" w:lineRule="auto"/>
              <w:jc w:val="center"/>
            </w:pPr>
            <w:r>
              <w:rPr>
                <w:rStyle w:val="Ninguno"/>
                <w:rFonts w:cs="Arial"/>
                <w:sz w:val="18"/>
                <w:szCs w:val="18"/>
              </w:rPr>
              <w:t>30,00</w:t>
            </w:r>
          </w:p>
        </w:tc>
        <w:tc>
          <w:tcPr>
            <w:tcW w:w="1250" w:type="dxa"/>
            <w:tcBorders>
              <w:top w:val="single" w:sz="4" w:space="0" w:color="000000"/>
              <w:left w:val="single" w:sz="4" w:space="0" w:color="000000"/>
              <w:bottom w:val="single" w:sz="4" w:space="0" w:color="000000"/>
              <w:right w:val="single" w:sz="4" w:space="0" w:color="000000"/>
            </w:tcBorders>
            <w:vAlign w:val="center"/>
          </w:tcPr>
          <w:p w14:paraId="40D65B4A" w14:textId="77777777" w:rsidR="00442E7B" w:rsidRDefault="00171721">
            <w:pPr>
              <w:pStyle w:val="Predeterminado"/>
              <w:keepNext/>
              <w:spacing w:before="40" w:after="40" w:line="240" w:lineRule="auto"/>
              <w:jc w:val="center"/>
            </w:pPr>
            <w:r>
              <w:rPr>
                <w:rStyle w:val="Ninguno"/>
                <w:rFonts w:cs="Arial"/>
                <w:sz w:val="18"/>
                <w:szCs w:val="18"/>
              </w:rPr>
              <w:t>270,00</w:t>
            </w:r>
          </w:p>
        </w:tc>
      </w:tr>
      <w:tr w:rsidR="00442E7B" w14:paraId="40D65B51"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vAlign w:val="center"/>
          </w:tcPr>
          <w:p w14:paraId="40D65B4C" w14:textId="77777777" w:rsidR="00442E7B" w:rsidRDefault="00171721">
            <w:pPr>
              <w:pStyle w:val="Predeterminado"/>
              <w:keepNext/>
              <w:spacing w:before="40" w:after="40" w:line="240" w:lineRule="auto"/>
            </w:pPr>
            <w:r>
              <w:rPr>
                <w:rStyle w:val="Ninguno"/>
                <w:rFonts w:cs="Arial"/>
                <w:sz w:val="18"/>
                <w:szCs w:val="18"/>
              </w:rPr>
              <w:t>Herramientas</w:t>
            </w:r>
          </w:p>
        </w:tc>
        <w:tc>
          <w:tcPr>
            <w:tcW w:w="4100" w:type="dxa"/>
            <w:tcBorders>
              <w:top w:val="single" w:sz="4" w:space="0" w:color="000000"/>
              <w:left w:val="single" w:sz="4" w:space="0" w:color="000000"/>
              <w:bottom w:val="single" w:sz="4" w:space="0" w:color="000000"/>
              <w:right w:val="single" w:sz="4" w:space="0" w:color="000000"/>
            </w:tcBorders>
            <w:vAlign w:val="center"/>
          </w:tcPr>
          <w:p w14:paraId="40D65B4D" w14:textId="57574375" w:rsidR="00442E7B" w:rsidRDefault="00171721">
            <w:pPr>
              <w:pStyle w:val="Predeterminado"/>
              <w:keepNext/>
              <w:spacing w:before="40" w:after="40" w:line="240" w:lineRule="auto"/>
            </w:pPr>
            <w:del w:id="156" w:author="(Estudiante) Andres Marcelo Olmedo Coronel" w:date="2026-10-09T19:18:00Z" w16du:dateUtc="2026-10-10T00:18:00Z">
              <w:r w:rsidDel="008A76DD">
                <w:rPr>
                  <w:rStyle w:val="Ninguno"/>
                  <w:rFonts w:cs="Arial"/>
                  <w:sz w:val="18"/>
                  <w:szCs w:val="18"/>
                </w:rPr>
                <w:delText>Google Colab</w:delText>
              </w:r>
            </w:del>
            <w:ins w:id="157" w:author="(Estudiante) Andres Marcelo Olmedo Coronel" w:date="2026-10-09T19:18:00Z" w16du:dateUtc="2026-10-10T00:18:00Z">
              <w:r w:rsidR="008A76DD">
                <w:rPr>
                  <w:rStyle w:val="Ninguno"/>
                  <w:rFonts w:cs="Arial"/>
                  <w:sz w:val="18"/>
                  <w:szCs w:val="18"/>
                </w:rPr>
                <w:t>Visual Studio</w:t>
              </w:r>
            </w:ins>
            <w:ins w:id="158" w:author="(Estudiante) Andres Marcelo Olmedo Coronel" w:date="2026-10-09T19:19:00Z" w16du:dateUtc="2026-10-10T00:19:00Z">
              <w:r w:rsidR="008A76DD">
                <w:rPr>
                  <w:rStyle w:val="Ninguno"/>
                  <w:rFonts w:cs="Arial"/>
                  <w:sz w:val="18"/>
                  <w:szCs w:val="18"/>
                </w:rPr>
                <w:t xml:space="preserve"> .Net</w:t>
              </w:r>
            </w:ins>
            <w:r>
              <w:rPr>
                <w:rStyle w:val="Ninguno"/>
                <w:rFonts w:cs="Arial"/>
                <w:sz w:val="18"/>
                <w:szCs w:val="18"/>
              </w:rPr>
              <w:t xml:space="preserve"> en su versión gratuita (entorno de ejecución en la nube)</w:t>
            </w:r>
          </w:p>
        </w:tc>
        <w:tc>
          <w:tcPr>
            <w:tcW w:w="1250" w:type="dxa"/>
            <w:tcBorders>
              <w:top w:val="single" w:sz="4" w:space="0" w:color="000000"/>
              <w:left w:val="single" w:sz="4" w:space="0" w:color="000000"/>
              <w:bottom w:val="single" w:sz="4" w:space="0" w:color="000000"/>
              <w:right w:val="single" w:sz="4" w:space="0" w:color="000000"/>
            </w:tcBorders>
            <w:vAlign w:val="center"/>
          </w:tcPr>
          <w:p w14:paraId="40D65B4E" w14:textId="77777777" w:rsidR="00442E7B" w:rsidRDefault="00171721">
            <w:pPr>
              <w:pStyle w:val="Predeterminado"/>
              <w:keepNext/>
              <w:spacing w:before="40" w:after="40" w:line="240" w:lineRule="auto"/>
              <w:jc w:val="center"/>
            </w:pPr>
            <w:r>
              <w:rPr>
                <w:rStyle w:val="Ninguno"/>
                <w:rFonts w:cs="Arial"/>
                <w:sz w:val="18"/>
                <w:szCs w:val="18"/>
              </w:rPr>
              <w:t>3 meses</w:t>
            </w:r>
          </w:p>
        </w:tc>
        <w:tc>
          <w:tcPr>
            <w:tcW w:w="1250" w:type="dxa"/>
            <w:tcBorders>
              <w:top w:val="single" w:sz="4" w:space="0" w:color="000000"/>
              <w:left w:val="single" w:sz="4" w:space="0" w:color="000000"/>
              <w:bottom w:val="single" w:sz="4" w:space="0" w:color="000000"/>
              <w:right w:val="single" w:sz="4" w:space="0" w:color="000000"/>
            </w:tcBorders>
            <w:vAlign w:val="center"/>
          </w:tcPr>
          <w:p w14:paraId="40D65B4F" w14:textId="77777777" w:rsidR="00442E7B" w:rsidRDefault="00171721">
            <w:pPr>
              <w:pStyle w:val="Predeterminado"/>
              <w:keepNext/>
              <w:spacing w:before="40" w:after="40" w:line="240" w:lineRule="auto"/>
              <w:jc w:val="center"/>
            </w:pPr>
            <w:r>
              <w:rPr>
                <w:rStyle w:val="Ninguno"/>
                <w:rFonts w:cs="Arial"/>
                <w:sz w:val="18"/>
                <w:szCs w:val="18"/>
              </w:rPr>
              <w:t>0,00</w:t>
            </w:r>
          </w:p>
        </w:tc>
        <w:tc>
          <w:tcPr>
            <w:tcW w:w="1250" w:type="dxa"/>
            <w:tcBorders>
              <w:top w:val="single" w:sz="4" w:space="0" w:color="000000"/>
              <w:left w:val="single" w:sz="4" w:space="0" w:color="000000"/>
              <w:bottom w:val="single" w:sz="4" w:space="0" w:color="000000"/>
              <w:right w:val="single" w:sz="4" w:space="0" w:color="000000"/>
            </w:tcBorders>
            <w:vAlign w:val="center"/>
          </w:tcPr>
          <w:p w14:paraId="40D65B50" w14:textId="77777777" w:rsidR="00442E7B" w:rsidRDefault="00171721">
            <w:pPr>
              <w:pStyle w:val="Predeterminado"/>
              <w:keepNext/>
              <w:spacing w:before="40" w:after="40" w:line="240" w:lineRule="auto"/>
              <w:jc w:val="center"/>
            </w:pPr>
            <w:r>
              <w:rPr>
                <w:rStyle w:val="Ninguno"/>
                <w:rFonts w:cs="Arial"/>
                <w:sz w:val="18"/>
                <w:szCs w:val="18"/>
              </w:rPr>
              <w:t>0,00</w:t>
            </w:r>
          </w:p>
        </w:tc>
      </w:tr>
      <w:tr w:rsidR="00442E7B" w14:paraId="40D65B57"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vAlign w:val="center"/>
          </w:tcPr>
          <w:p w14:paraId="40D65B52" w14:textId="77777777" w:rsidR="00442E7B" w:rsidRDefault="00171721">
            <w:pPr>
              <w:pStyle w:val="Predeterminado"/>
              <w:keepNext/>
              <w:spacing w:before="40" w:after="40" w:line="240" w:lineRule="auto"/>
            </w:pPr>
            <w:r>
              <w:rPr>
                <w:rStyle w:val="Ninguno"/>
                <w:rFonts w:cs="Arial"/>
                <w:sz w:val="18"/>
                <w:szCs w:val="18"/>
              </w:rPr>
              <w:t>Herramientas</w:t>
            </w:r>
          </w:p>
        </w:tc>
        <w:tc>
          <w:tcPr>
            <w:tcW w:w="4100" w:type="dxa"/>
            <w:tcBorders>
              <w:top w:val="single" w:sz="4" w:space="0" w:color="000000"/>
              <w:left w:val="single" w:sz="4" w:space="0" w:color="000000"/>
              <w:bottom w:val="single" w:sz="4" w:space="0" w:color="000000"/>
              <w:right w:val="single" w:sz="4" w:space="0" w:color="000000"/>
            </w:tcBorders>
            <w:vAlign w:val="center"/>
          </w:tcPr>
          <w:p w14:paraId="40D65B53" w14:textId="5236973D" w:rsidR="00442E7B" w:rsidRPr="002738E5" w:rsidRDefault="00171721">
            <w:pPr>
              <w:pStyle w:val="Predeterminado"/>
              <w:keepNext/>
              <w:spacing w:before="40" w:after="40" w:line="240" w:lineRule="auto"/>
              <w:rPr>
                <w:lang w:val="en-US"/>
                <w:rPrChange w:id="159" w:author="(Estudiante) Andres Marcelo Olmedo Coronel" w:date="2026-10-02T18:25:00Z" w16du:dateUtc="2026-10-02T23:25:00Z">
                  <w:rPr/>
                </w:rPrChange>
              </w:rPr>
            </w:pPr>
            <w:del w:id="160" w:author="(Estudiante) Andres Marcelo Olmedo Coronel" w:date="2026-10-09T19:19:00Z" w16du:dateUtc="2026-10-10T00:19:00Z">
              <w:r w:rsidRPr="002738E5" w:rsidDel="008A76DD">
                <w:rPr>
                  <w:rStyle w:val="Ninguno"/>
                  <w:rFonts w:cs="Arial"/>
                  <w:sz w:val="18"/>
                  <w:szCs w:val="18"/>
                  <w:lang w:val="en-US"/>
                  <w:rPrChange w:id="161" w:author="(Estudiante) Andres Marcelo Olmedo Coronel" w:date="2026-10-02T18:25:00Z" w16du:dateUtc="2026-10-02T23:25:00Z">
                    <w:rPr>
                      <w:rStyle w:val="Ninguno"/>
                      <w:rFonts w:cs="Arial"/>
                      <w:sz w:val="18"/>
                      <w:szCs w:val="18"/>
                    </w:rPr>
                  </w:rPrChange>
                </w:rPr>
                <w:delText>Python, pandas, scikit-learn, SHAP, MLflow, DVC, FastAPI, Streamlit, Docker y Git (código abierto)</w:delText>
              </w:r>
            </w:del>
            <w:ins w:id="162" w:author="(Estudiante) Andres Marcelo Olmedo Coronel" w:date="2026-10-09T19:19:00Z" w16du:dateUtc="2026-10-10T00:19:00Z">
              <w:r w:rsidR="008A76DD">
                <w:rPr>
                  <w:rStyle w:val="Ninguno"/>
                  <w:rFonts w:cs="Arial"/>
                  <w:sz w:val="18"/>
                  <w:szCs w:val="18"/>
                  <w:lang w:val="en-US"/>
                </w:rPr>
                <w:t>Azure</w:t>
              </w:r>
            </w:ins>
          </w:p>
        </w:tc>
        <w:tc>
          <w:tcPr>
            <w:tcW w:w="1250" w:type="dxa"/>
            <w:tcBorders>
              <w:top w:val="single" w:sz="4" w:space="0" w:color="000000"/>
              <w:left w:val="single" w:sz="4" w:space="0" w:color="000000"/>
              <w:bottom w:val="single" w:sz="4" w:space="0" w:color="000000"/>
              <w:right w:val="single" w:sz="4" w:space="0" w:color="000000"/>
            </w:tcBorders>
            <w:vAlign w:val="center"/>
          </w:tcPr>
          <w:p w14:paraId="40D65B54" w14:textId="77777777" w:rsidR="00442E7B" w:rsidRDefault="00171721">
            <w:pPr>
              <w:pStyle w:val="Predeterminado"/>
              <w:keepNext/>
              <w:spacing w:before="40" w:after="40" w:line="240" w:lineRule="auto"/>
              <w:jc w:val="center"/>
            </w:pPr>
            <w:r>
              <w:rPr>
                <w:rStyle w:val="Ninguno"/>
                <w:rFonts w:cs="Arial"/>
                <w:sz w:val="18"/>
                <w:szCs w:val="18"/>
              </w:rPr>
              <w:t>—</w:t>
            </w:r>
          </w:p>
        </w:tc>
        <w:tc>
          <w:tcPr>
            <w:tcW w:w="1250" w:type="dxa"/>
            <w:tcBorders>
              <w:top w:val="single" w:sz="4" w:space="0" w:color="000000"/>
              <w:left w:val="single" w:sz="4" w:space="0" w:color="000000"/>
              <w:bottom w:val="single" w:sz="4" w:space="0" w:color="000000"/>
              <w:right w:val="single" w:sz="4" w:space="0" w:color="000000"/>
            </w:tcBorders>
            <w:vAlign w:val="center"/>
          </w:tcPr>
          <w:p w14:paraId="40D65B55" w14:textId="611BD8FC" w:rsidR="00442E7B" w:rsidRDefault="00171721">
            <w:pPr>
              <w:pStyle w:val="Predeterminado"/>
              <w:keepNext/>
              <w:spacing w:before="40" w:after="40" w:line="240" w:lineRule="auto"/>
              <w:jc w:val="center"/>
            </w:pPr>
            <w:del w:id="163" w:author="(Estudiante) Andres Marcelo Olmedo Coronel" w:date="2026-10-09T19:19:00Z" w16du:dateUtc="2026-10-10T00:19:00Z">
              <w:r w:rsidDel="008A76DD">
                <w:rPr>
                  <w:rStyle w:val="Ninguno"/>
                  <w:rFonts w:cs="Arial"/>
                  <w:sz w:val="18"/>
                  <w:szCs w:val="18"/>
                </w:rPr>
                <w:delText>0,00</w:delText>
              </w:r>
            </w:del>
            <w:ins w:id="164" w:author="(Estudiante) Andres Marcelo Olmedo Coronel" w:date="2026-10-09T19:19:00Z" w16du:dateUtc="2026-10-10T00:19:00Z">
              <w:r w:rsidR="008A76DD">
                <w:rPr>
                  <w:rStyle w:val="Ninguno"/>
                  <w:rFonts w:cs="Arial"/>
                  <w:sz w:val="18"/>
                  <w:szCs w:val="18"/>
                </w:rPr>
                <w:t>200</w:t>
              </w:r>
            </w:ins>
          </w:p>
        </w:tc>
        <w:tc>
          <w:tcPr>
            <w:tcW w:w="1250" w:type="dxa"/>
            <w:tcBorders>
              <w:top w:val="single" w:sz="4" w:space="0" w:color="000000"/>
              <w:left w:val="single" w:sz="4" w:space="0" w:color="000000"/>
              <w:bottom w:val="single" w:sz="4" w:space="0" w:color="000000"/>
              <w:right w:val="single" w:sz="4" w:space="0" w:color="000000"/>
            </w:tcBorders>
            <w:vAlign w:val="center"/>
          </w:tcPr>
          <w:p w14:paraId="40D65B56" w14:textId="7E4D3F1F" w:rsidR="00442E7B" w:rsidRDefault="00171721">
            <w:pPr>
              <w:pStyle w:val="Predeterminado"/>
              <w:keepNext/>
              <w:spacing w:before="40" w:after="40" w:line="240" w:lineRule="auto"/>
              <w:jc w:val="center"/>
            </w:pPr>
            <w:del w:id="165" w:author="(Estudiante) Andres Marcelo Olmedo Coronel" w:date="2026-10-09T19:19:00Z" w16du:dateUtc="2026-10-10T00:19:00Z">
              <w:r w:rsidDel="008A76DD">
                <w:rPr>
                  <w:rStyle w:val="Ninguno"/>
                  <w:rFonts w:cs="Arial"/>
                  <w:sz w:val="18"/>
                  <w:szCs w:val="18"/>
                </w:rPr>
                <w:delText>0,00</w:delText>
              </w:r>
            </w:del>
            <w:ins w:id="166" w:author="(Estudiante) Andres Marcelo Olmedo Coronel" w:date="2026-10-09T19:19:00Z" w16du:dateUtc="2026-10-10T00:19:00Z">
              <w:r w:rsidR="008A76DD">
                <w:rPr>
                  <w:rStyle w:val="Ninguno"/>
                  <w:rFonts w:cs="Arial"/>
                  <w:sz w:val="18"/>
                  <w:szCs w:val="18"/>
                </w:rPr>
                <w:t>200</w:t>
              </w:r>
            </w:ins>
          </w:p>
        </w:tc>
      </w:tr>
      <w:tr w:rsidR="00442E7B" w14:paraId="40D65B5D"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vAlign w:val="center"/>
          </w:tcPr>
          <w:p w14:paraId="40D65B58" w14:textId="77777777" w:rsidR="00442E7B" w:rsidRDefault="00171721">
            <w:pPr>
              <w:pStyle w:val="Predeterminado"/>
              <w:keepNext/>
              <w:spacing w:before="40" w:after="40" w:line="240" w:lineRule="auto"/>
            </w:pPr>
            <w:r>
              <w:rPr>
                <w:rStyle w:val="Ninguno"/>
                <w:rFonts w:cs="Arial"/>
                <w:b/>
                <w:bCs/>
                <w:sz w:val="18"/>
                <w:szCs w:val="18"/>
              </w:rPr>
              <w:t>Total</w:t>
            </w:r>
          </w:p>
        </w:tc>
        <w:tc>
          <w:tcPr>
            <w:tcW w:w="4100" w:type="dxa"/>
            <w:tcBorders>
              <w:top w:val="single" w:sz="4" w:space="0" w:color="000000"/>
              <w:left w:val="single" w:sz="4" w:space="0" w:color="000000"/>
              <w:bottom w:val="single" w:sz="4" w:space="0" w:color="000000"/>
              <w:right w:val="single" w:sz="4" w:space="0" w:color="000000"/>
            </w:tcBorders>
            <w:vAlign w:val="center"/>
          </w:tcPr>
          <w:p w14:paraId="40D65B59" w14:textId="77777777" w:rsidR="00442E7B" w:rsidRDefault="00442E7B">
            <w:pPr>
              <w:pStyle w:val="Predeterminado"/>
              <w:keepNext/>
              <w:spacing w:before="40" w:after="40" w:line="240" w:lineRule="auto"/>
            </w:pPr>
          </w:p>
        </w:tc>
        <w:tc>
          <w:tcPr>
            <w:tcW w:w="1250" w:type="dxa"/>
            <w:tcBorders>
              <w:top w:val="single" w:sz="4" w:space="0" w:color="000000"/>
              <w:left w:val="single" w:sz="4" w:space="0" w:color="000000"/>
              <w:bottom w:val="single" w:sz="4" w:space="0" w:color="000000"/>
              <w:right w:val="single" w:sz="4" w:space="0" w:color="000000"/>
            </w:tcBorders>
            <w:vAlign w:val="center"/>
          </w:tcPr>
          <w:p w14:paraId="40D65B5A" w14:textId="77777777" w:rsidR="00442E7B" w:rsidRDefault="00442E7B">
            <w:pPr>
              <w:pStyle w:val="Predeterminado"/>
              <w:keepNext/>
              <w:spacing w:before="40" w:after="40" w:line="240" w:lineRule="auto"/>
              <w:jc w:val="center"/>
            </w:pPr>
          </w:p>
        </w:tc>
        <w:tc>
          <w:tcPr>
            <w:tcW w:w="1250" w:type="dxa"/>
            <w:tcBorders>
              <w:top w:val="single" w:sz="4" w:space="0" w:color="000000"/>
              <w:left w:val="single" w:sz="4" w:space="0" w:color="000000"/>
              <w:bottom w:val="single" w:sz="4" w:space="0" w:color="000000"/>
              <w:right w:val="single" w:sz="4" w:space="0" w:color="000000"/>
            </w:tcBorders>
            <w:vAlign w:val="center"/>
          </w:tcPr>
          <w:p w14:paraId="40D65B5B" w14:textId="77777777" w:rsidR="00442E7B" w:rsidRDefault="00442E7B">
            <w:pPr>
              <w:pStyle w:val="Predeterminado"/>
              <w:keepNext/>
              <w:spacing w:before="40" w:after="40" w:line="240" w:lineRule="auto"/>
              <w:jc w:val="center"/>
            </w:pPr>
          </w:p>
        </w:tc>
        <w:tc>
          <w:tcPr>
            <w:tcW w:w="1250" w:type="dxa"/>
            <w:tcBorders>
              <w:top w:val="single" w:sz="4" w:space="0" w:color="000000"/>
              <w:left w:val="single" w:sz="4" w:space="0" w:color="000000"/>
              <w:bottom w:val="single" w:sz="4" w:space="0" w:color="000000"/>
              <w:right w:val="single" w:sz="4" w:space="0" w:color="000000"/>
            </w:tcBorders>
            <w:vAlign w:val="center"/>
          </w:tcPr>
          <w:p w14:paraId="40D65B5C" w14:textId="2C2B8989" w:rsidR="00442E7B" w:rsidRDefault="00171721">
            <w:pPr>
              <w:pStyle w:val="Predeterminado"/>
              <w:keepNext/>
              <w:spacing w:before="40" w:after="40" w:line="240" w:lineRule="auto"/>
              <w:jc w:val="center"/>
            </w:pPr>
            <w:r>
              <w:rPr>
                <w:rStyle w:val="Ninguno"/>
                <w:rFonts w:cs="Arial"/>
                <w:b/>
                <w:bCs/>
                <w:sz w:val="18"/>
                <w:szCs w:val="18"/>
              </w:rPr>
              <w:t>6.</w:t>
            </w:r>
            <w:ins w:id="167" w:author="(Estudiante) Andres Marcelo Olmedo Coronel" w:date="2026-10-09T19:19:00Z" w16du:dateUtc="2026-10-10T00:19:00Z">
              <w:r w:rsidR="008A76DD">
                <w:rPr>
                  <w:rStyle w:val="Ninguno"/>
                  <w:rFonts w:cs="Arial"/>
                  <w:b/>
                  <w:bCs/>
                  <w:sz w:val="18"/>
                  <w:szCs w:val="18"/>
                </w:rPr>
                <w:t>5</w:t>
              </w:r>
            </w:ins>
            <w:del w:id="168" w:author="(Estudiante) Andres Marcelo Olmedo Coronel" w:date="2026-10-09T19:19:00Z" w16du:dateUtc="2026-10-10T00:19:00Z">
              <w:r w:rsidDel="008A76DD">
                <w:rPr>
                  <w:rStyle w:val="Ninguno"/>
                  <w:rFonts w:cs="Arial"/>
                  <w:b/>
                  <w:bCs/>
                  <w:sz w:val="18"/>
                  <w:szCs w:val="18"/>
                </w:rPr>
                <w:delText>3</w:delText>
              </w:r>
            </w:del>
            <w:r>
              <w:rPr>
                <w:rStyle w:val="Ninguno"/>
                <w:rFonts w:cs="Arial"/>
                <w:b/>
                <w:bCs/>
                <w:sz w:val="18"/>
                <w:szCs w:val="18"/>
              </w:rPr>
              <w:t>20,00</w:t>
            </w:r>
          </w:p>
        </w:tc>
      </w:tr>
    </w:tbl>
    <w:p w14:paraId="40D65B5E" w14:textId="77777777" w:rsidR="00442E7B" w:rsidRDefault="00171721">
      <w:pPr>
        <w:pStyle w:val="Cuerpo"/>
        <w:keepNext/>
        <w:spacing w:after="0"/>
        <w:jc w:val="center"/>
        <w:rPr>
          <w:sz w:val="20"/>
          <w:szCs w:val="20"/>
        </w:rPr>
      </w:pPr>
      <w:r>
        <w:rPr>
          <w:rStyle w:val="Ninguno"/>
          <w:rFonts w:cs="Arial"/>
          <w:b/>
          <w:bCs/>
          <w:sz w:val="20"/>
          <w:szCs w:val="20"/>
        </w:rPr>
        <w:t>Tabla 2. Costo valorado del proyecto por rubro</w:t>
      </w:r>
    </w:p>
    <w:p w14:paraId="40D65B5F" w14:textId="77777777" w:rsidR="00442E7B" w:rsidRDefault="00171721">
      <w:pPr>
        <w:pStyle w:val="Cuerpo"/>
        <w:jc w:val="center"/>
        <w:rPr>
          <w:sz w:val="20"/>
          <w:szCs w:val="20"/>
        </w:rPr>
      </w:pPr>
      <w:r>
        <w:rPr>
          <w:rStyle w:val="Ninguno"/>
          <w:rFonts w:cs="Arial"/>
          <w:i/>
          <w:iCs/>
          <w:sz w:val="20"/>
          <w:szCs w:val="20"/>
        </w:rPr>
        <w:t>Fuente: elaboración propia</w:t>
      </w:r>
    </w:p>
    <w:p w14:paraId="40D65B60" w14:textId="77777777" w:rsidR="00442E7B" w:rsidRDefault="00171721">
      <w:pPr>
        <w:pStyle w:val="Cuerpo"/>
        <w:jc w:val="both"/>
        <w:rPr>
          <w:sz w:val="24"/>
          <w:szCs w:val="24"/>
        </w:rPr>
      </w:pPr>
      <w:r>
        <w:rPr>
          <w:rStyle w:val="Ninguno"/>
          <w:rFonts w:cs="Arial"/>
          <w:sz w:val="24"/>
          <w:szCs w:val="24"/>
        </w:rPr>
        <w:t>El costo valorado total del proyecto asciende a USD 6.320,00, del cual el 91,8 % corresponde a talento humano. Las tarifas por hora son valores referenciales de mercado para perfiles de analítica de datos y se emplean únicamente para dimensionar el esfuerzo, ya que el desembolso efectivo se limita a la conectividad y al uso de equipos propios de los integrantes. Para una eventual puesta en producción en el banco, los costos de infraestructura en la nube, integración con el core bancario y mantenimiento del modelo deberán estimarse junto con el Área de Tecnología de la Información.</w:t>
      </w:r>
    </w:p>
    <w:p w14:paraId="40D65B61" w14:textId="77777777" w:rsidR="00442E7B" w:rsidRDefault="00442E7B">
      <w:pPr>
        <w:pStyle w:val="Cuerpo"/>
        <w:jc w:val="both"/>
        <w:rPr>
          <w:rStyle w:val="Ninguno"/>
          <w:sz w:val="24"/>
          <w:szCs w:val="24"/>
        </w:rPr>
      </w:pPr>
    </w:p>
    <w:p w14:paraId="40D65B62" w14:textId="77777777" w:rsidR="00442E7B" w:rsidRDefault="00442E7B">
      <w:pPr>
        <w:pStyle w:val="Cuerpo"/>
        <w:jc w:val="both"/>
        <w:rPr>
          <w:rStyle w:val="Ninguno"/>
          <w:rFonts w:eastAsia="Arial" w:cs="Arial"/>
          <w:sz w:val="24"/>
          <w:szCs w:val="24"/>
          <w:u w:color="0000FF"/>
        </w:rPr>
      </w:pPr>
    </w:p>
    <w:p w14:paraId="40D65B63" w14:textId="77777777" w:rsidR="00442E7B" w:rsidRDefault="00171721">
      <w:pPr>
        <w:pStyle w:val="Ttulo1"/>
        <w:keepNext/>
        <w:numPr>
          <w:ilvl w:val="0"/>
          <w:numId w:val="19"/>
        </w:numPr>
        <w:rPr>
          <w:rFonts w:eastAsia="Arial" w:cs="Arial"/>
        </w:rPr>
      </w:pPr>
      <w:bookmarkStart w:id="169" w:name="_Toc15"/>
      <w:r>
        <w:rPr>
          <w:rStyle w:val="Ninguno"/>
        </w:rPr>
        <w:t>Descripción de estudios realizados</w:t>
      </w:r>
      <w:bookmarkEnd w:id="169"/>
    </w:p>
    <w:p w14:paraId="40D65B64" w14:textId="77777777" w:rsidR="00442E7B" w:rsidRDefault="00442E7B">
      <w:pPr>
        <w:pStyle w:val="Cuerpo"/>
        <w:jc w:val="both"/>
        <w:rPr>
          <w:rStyle w:val="Ninguno"/>
          <w:rFonts w:eastAsia="Arial" w:cs="Arial"/>
          <w:sz w:val="24"/>
          <w:szCs w:val="24"/>
          <w:u w:color="0000FF"/>
        </w:rPr>
      </w:pPr>
    </w:p>
    <w:p w14:paraId="40D65B65" w14:textId="77777777" w:rsidR="00442E7B" w:rsidRDefault="00171721">
      <w:pPr>
        <w:pStyle w:val="Cuerpo"/>
        <w:jc w:val="both"/>
      </w:pPr>
      <w:r>
        <w:rPr>
          <w:rStyle w:val="Ninguno"/>
          <w:sz w:val="24"/>
          <w:szCs w:val="24"/>
        </w:rPr>
        <w:t>El proyecto sustenta su desarrollo en dos tipos de fuentes: por un lado, las fuentes de datos que alimentan el modelado y la validación de la solución; por otro, las fuentes bibliográficas que sustentan el marco teórico, el estado del arte y la justificación técnica del proyecto, citadas y referenciadas de acuerdo con las normas APA (7.ª edición).</w:t>
      </w:r>
    </w:p>
    <w:p w14:paraId="40D65B66" w14:textId="77777777" w:rsidR="00442E7B" w:rsidRDefault="00171721">
      <w:pPr>
        <w:pStyle w:val="Cuerpo"/>
        <w:jc w:val="both"/>
      </w:pPr>
      <w:r>
        <w:rPr>
          <w:rStyle w:val="Ninguno"/>
          <w:b/>
          <w:bCs/>
          <w:sz w:val="24"/>
          <w:szCs w:val="24"/>
        </w:rPr>
        <w:t>Fuentes de datos</w:t>
      </w:r>
    </w:p>
    <w:p w14:paraId="40D65B67" w14:textId="77777777" w:rsidR="00442E7B" w:rsidRDefault="00171721">
      <w:pPr>
        <w:pStyle w:val="Cuerpo"/>
        <w:jc w:val="both"/>
      </w:pPr>
      <w:r>
        <w:rPr>
          <w:rStyle w:val="Ninguno"/>
          <w:i/>
          <w:iCs/>
          <w:sz w:val="24"/>
          <w:szCs w:val="24"/>
        </w:rPr>
        <w:t>Fuentes primarias de datos:</w:t>
      </w:r>
    </w:p>
    <w:p w14:paraId="40D65B68" w14:textId="77777777" w:rsidR="00442E7B" w:rsidRDefault="00171721">
      <w:pPr>
        <w:pStyle w:val="Cuerpo"/>
        <w:numPr>
          <w:ilvl w:val="0"/>
          <w:numId w:val="54"/>
        </w:numPr>
        <w:jc w:val="both"/>
        <w:rPr>
          <w:sz w:val="24"/>
          <w:szCs w:val="24"/>
        </w:rPr>
      </w:pPr>
      <w:r>
        <w:rPr>
          <w:rStyle w:val="Ninguno"/>
          <w:rFonts w:cs="Arial"/>
          <w:sz w:val="24"/>
          <w:szCs w:val="24"/>
        </w:rPr>
        <w:lastRenderedPageBreak/>
        <w:t>Conjunto de datos sintético de 21.500 registros y 35 columnas (identificador seudonimizado, fecha de corte, días de atraso, 31 variables predictoras y la variable objetivo de seis categorías de mora), generado de forma reproducible por el equipo de proyecto a partir del diccionario institucional de 33 variables, con 24 cortes mensuales entre septiembre de 2024 y agosto de 2026. Al haber sido construido específicamente para este proyecto, constituye la fuente de datos empleada para el entrenamiento, la validación y la prueba del prototipo (ver sección 7.2).</w:t>
      </w:r>
    </w:p>
    <w:p w14:paraId="40D65B69" w14:textId="77777777" w:rsidR="00442E7B" w:rsidRDefault="00171721">
      <w:pPr>
        <w:pStyle w:val="Cuerpo"/>
        <w:numPr>
          <w:ilvl w:val="0"/>
          <w:numId w:val="55"/>
        </w:numPr>
        <w:jc w:val="both"/>
        <w:rPr>
          <w:sz w:val="24"/>
          <w:szCs w:val="24"/>
        </w:rPr>
      </w:pPr>
      <w:r>
        <w:rPr>
          <w:rStyle w:val="Ninguno"/>
          <w:sz w:val="24"/>
          <w:szCs w:val="24"/>
        </w:rPr>
        <w:t>Reuniones y levantamiento de requerimientos con el Á</w:t>
      </w:r>
      <w:r>
        <w:rPr>
          <w:rStyle w:val="Ninguno"/>
          <w:sz w:val="24"/>
          <w:szCs w:val="24"/>
          <w:lang w:val="pt-PT"/>
        </w:rPr>
        <w:t>rea de Recuperaci</w:t>
      </w:r>
      <w:r>
        <w:rPr>
          <w:rStyle w:val="Ninguno"/>
          <w:sz w:val="24"/>
          <w:szCs w:val="24"/>
        </w:rPr>
        <w:t>ón, Riesgos de Crédito y el custodio de datos, mediante las cuales se definirán y aprobarán la etiqueta operativa mora_h90, el horizonte institucional y las reglas de transició</w:t>
      </w:r>
      <w:r>
        <w:rPr>
          <w:rStyle w:val="Ninguno"/>
          <w:sz w:val="24"/>
          <w:szCs w:val="24"/>
          <w:lang w:val="it-IT"/>
        </w:rPr>
        <w:t>n entre categor</w:t>
      </w:r>
      <w:r>
        <w:rPr>
          <w:rStyle w:val="Ninguno"/>
          <w:sz w:val="24"/>
          <w:szCs w:val="24"/>
        </w:rPr>
        <w:t>í</w:t>
      </w:r>
      <w:r>
        <w:rPr>
          <w:rStyle w:val="Ninguno"/>
          <w:sz w:val="24"/>
          <w:szCs w:val="24"/>
          <w:lang w:val="pt-PT"/>
        </w:rPr>
        <w:t>as de mora.</w:t>
      </w:r>
    </w:p>
    <w:p w14:paraId="40D65B6A" w14:textId="77777777" w:rsidR="00442E7B" w:rsidRDefault="00171721">
      <w:pPr>
        <w:pStyle w:val="Cuerpo"/>
        <w:numPr>
          <w:ilvl w:val="0"/>
          <w:numId w:val="56"/>
        </w:numPr>
        <w:jc w:val="both"/>
        <w:rPr>
          <w:sz w:val="24"/>
          <w:szCs w:val="24"/>
        </w:rPr>
      </w:pPr>
      <w:r>
        <w:rPr>
          <w:rStyle w:val="Ninguno"/>
          <w:sz w:val="24"/>
          <w:szCs w:val="24"/>
        </w:rPr>
        <w:t>Prueba de aceptación de usuario (UAT) con los gestores designados, que generará evidencia primaria sobre la utilidad, la usabilidad y la pertinencia operativa del MVP.</w:t>
      </w:r>
    </w:p>
    <w:p w14:paraId="40D65B6B" w14:textId="03FCC1D0" w:rsidR="00442E7B" w:rsidRDefault="00171721">
      <w:pPr>
        <w:pStyle w:val="Cuerpo"/>
        <w:numPr>
          <w:ilvl w:val="0"/>
          <w:numId w:val="57"/>
        </w:numPr>
        <w:jc w:val="both"/>
        <w:rPr>
          <w:sz w:val="24"/>
          <w:szCs w:val="24"/>
        </w:rPr>
      </w:pPr>
      <w:r>
        <w:rPr>
          <w:rStyle w:val="Ninguno"/>
          <w:sz w:val="24"/>
          <w:szCs w:val="24"/>
        </w:rPr>
        <w:t xml:space="preserve">Entrevista semiestructurada realizada por Andrés Olmedo (equipo de proyecto) a Néstor Gutiérrez, Jefe de Recuperación de Cartera (Calidad de Cartera) de </w:t>
      </w:r>
      <w:del w:id="170" w:author="(Estudiante) Andres Marcelo Olmedo Coronel" w:date="2026-10-02T18:31:00Z" w16du:dateUtc="2026-10-02T23:31:00Z">
        <w:r w:rsidDel="004D5330">
          <w:rPr>
            <w:rStyle w:val="Ninguno"/>
            <w:sz w:val="24"/>
            <w:szCs w:val="24"/>
          </w:rPr>
          <w:delText>Banco ProCredit</w:delText>
        </w:r>
      </w:del>
      <w:ins w:id="171" w:author="(Estudiante) Andres Marcelo Olmedo Coronel" w:date="2026-10-02T18:31:00Z" w16du:dateUtc="2026-10-02T23:31:00Z">
        <w:r w:rsidR="004D5330">
          <w:rPr>
            <w:rStyle w:val="Ninguno"/>
            <w:sz w:val="24"/>
            <w:szCs w:val="24"/>
          </w:rPr>
          <w:t>Banco</w:t>
        </w:r>
      </w:ins>
      <w:r>
        <w:rPr>
          <w:rStyle w:val="Ninguno"/>
          <w:sz w:val="24"/>
          <w:szCs w:val="24"/>
        </w:rPr>
        <w:t>, el 4 de septiembre de 2026, orientada a levantar los criterios actuales de priorización del riesgo, los roles involucrados en la gestión de mora y los requerimientos funcionales del sistema (N. Gutiérrez, comunicación personal, 4 de septiembre de 2026). Al recoger información directamente de un actor operativo vinculado al problema planteado, constituye una fuente primaria del proyecto.</w:t>
      </w:r>
    </w:p>
    <w:p w14:paraId="40D65B6C" w14:textId="77777777" w:rsidR="00442E7B" w:rsidRDefault="00171721">
      <w:pPr>
        <w:pStyle w:val="Cuerpo"/>
        <w:jc w:val="both"/>
      </w:pPr>
      <w:r>
        <w:rPr>
          <w:rStyle w:val="Ninguno"/>
          <w:i/>
          <w:iCs/>
          <w:sz w:val="24"/>
          <w:szCs w:val="24"/>
        </w:rPr>
        <w:t>Fuentes secundarias de datos:</w:t>
      </w:r>
    </w:p>
    <w:p w14:paraId="40D65B6D" w14:textId="77777777" w:rsidR="00442E7B" w:rsidRDefault="00171721">
      <w:pPr>
        <w:pStyle w:val="Cuerpo"/>
        <w:numPr>
          <w:ilvl w:val="0"/>
          <w:numId w:val="58"/>
        </w:numPr>
        <w:jc w:val="both"/>
        <w:rPr>
          <w:sz w:val="24"/>
          <w:szCs w:val="24"/>
        </w:rPr>
      </w:pPr>
      <w:r>
        <w:rPr>
          <w:rStyle w:val="Ninguno"/>
          <w:sz w:val="24"/>
          <w:szCs w:val="24"/>
        </w:rPr>
        <w:t>Inventario institucional ampliado de 33 variables, ya existente en los sistemas de información del banco, que no fue recolectado específicamente para este proyecto y deberá ser incorporado y validado durante su ejecución.</w:t>
      </w:r>
    </w:p>
    <w:p w14:paraId="40D65B6E" w14:textId="77777777" w:rsidR="00442E7B" w:rsidRDefault="00171721">
      <w:pPr>
        <w:pStyle w:val="Cuerpo"/>
        <w:numPr>
          <w:ilvl w:val="0"/>
          <w:numId w:val="60"/>
        </w:numPr>
        <w:jc w:val="both"/>
        <w:rPr>
          <w:sz w:val="24"/>
          <w:szCs w:val="24"/>
        </w:rPr>
      </w:pPr>
      <w:r>
        <w:rPr>
          <w:rStyle w:val="Ninguno"/>
          <w:sz w:val="24"/>
          <w:szCs w:val="24"/>
        </w:rPr>
        <w:t>Marco normativo y regulatorio ya publicado, como la Ley Orgánica de Protección de Datos Personales del Ecuador y las normas ISO/IEC 23894:2023 e ISO/IEC 25059:2023, empleado como criterio externo de cumplimiento y calidad.</w:t>
      </w:r>
      <w:r>
        <w:rPr>
          <w:rStyle w:val="Ninguno"/>
          <w:sz w:val="24"/>
          <w:szCs w:val="24"/>
        </w:rPr>
        <w:br/>
      </w:r>
    </w:p>
    <w:p w14:paraId="40D65B6F" w14:textId="77777777" w:rsidR="00442E7B" w:rsidRDefault="00171721">
      <w:pPr>
        <w:pStyle w:val="Cuerpo"/>
        <w:jc w:val="both"/>
      </w:pPr>
      <w:r>
        <w:rPr>
          <w:rStyle w:val="Ninguno"/>
          <w:b/>
          <w:bCs/>
          <w:sz w:val="24"/>
          <w:szCs w:val="24"/>
        </w:rPr>
        <w:t>Análisis de la fuente primaria: entrevista al Área de Recuperación</w:t>
      </w:r>
    </w:p>
    <w:p w14:paraId="40D65B70" w14:textId="12A3FC31" w:rsidR="00442E7B" w:rsidRDefault="00171721">
      <w:pPr>
        <w:pStyle w:val="Cuerpo"/>
        <w:jc w:val="both"/>
      </w:pPr>
      <w:r>
        <w:rPr>
          <w:rStyle w:val="Ninguno"/>
          <w:sz w:val="24"/>
          <w:szCs w:val="24"/>
        </w:rPr>
        <w:t xml:space="preserve">La entrevista confirmó que la gestión de mora en </w:t>
      </w:r>
      <w:del w:id="172" w:author="(Estudiante) Andres Marcelo Olmedo Coronel" w:date="2026-10-02T18:31:00Z" w16du:dateUtc="2026-10-02T23:31:00Z">
        <w:r w:rsidDel="004D5330">
          <w:rPr>
            <w:rStyle w:val="Ninguno"/>
            <w:sz w:val="24"/>
            <w:szCs w:val="24"/>
          </w:rPr>
          <w:delText>Banco ProCredit</w:delText>
        </w:r>
      </w:del>
      <w:ins w:id="173" w:author="(Estudiante) Andres Marcelo Olmedo Coronel" w:date="2026-10-02T18:31:00Z" w16du:dateUtc="2026-10-02T23:31:00Z">
        <w:r w:rsidR="004D5330">
          <w:rPr>
            <w:rStyle w:val="Ninguno"/>
            <w:sz w:val="24"/>
            <w:szCs w:val="24"/>
          </w:rPr>
          <w:t>Banco</w:t>
        </w:r>
      </w:ins>
      <w:r>
        <w:rPr>
          <w:rStyle w:val="Ninguno"/>
          <w:sz w:val="24"/>
          <w:szCs w:val="24"/>
        </w:rPr>
        <w:t xml:space="preserve"> depende actualmente del criterio del asesor y de revisiones periódicas en comité, sin alertas </w:t>
      </w:r>
      <w:r>
        <w:rPr>
          <w:rStyle w:val="Ninguno"/>
          <w:sz w:val="24"/>
          <w:szCs w:val="24"/>
        </w:rPr>
        <w:lastRenderedPageBreak/>
        <w:t>automáticas ni un registro uniforme de las gestiones realizadas, lo que valida las causas identificadas en el diagrama de Ishikawa, particularmente en las categorías de Personas, Procesos, Tecnología y Comunicación y Registro (sección 1.1). Asimismo, permitió priorizar los requerimientos funcionales incorporados en el alcance de la solución (sección 4.1) —predicción temprana, alertas automáticas, priorización diaria, trazabilidad integral y dashboards de seguimiento—, en línea con la conclusión principal del entrevistado: el sistema debe anticiparse al riesgo de mora, priorizar acciones preventivas y asegurar la trazabilidad completa de la gestión (N. Gutiérrez, comunicación personal, 4 de septiembre de 2026). El resumen completo de la entrevista se presenta en el Anexo 1.</w:t>
      </w:r>
    </w:p>
    <w:p w14:paraId="40D65B71" w14:textId="77777777" w:rsidR="00442E7B" w:rsidRDefault="00442E7B">
      <w:pPr>
        <w:pStyle w:val="Cuerpo"/>
        <w:jc w:val="both"/>
        <w:rPr>
          <w:rStyle w:val="Ninguno"/>
          <w:rFonts w:eastAsia="Arial" w:cs="Arial"/>
          <w:sz w:val="24"/>
          <w:szCs w:val="24"/>
          <w:u w:color="0000FF"/>
        </w:rPr>
      </w:pPr>
    </w:p>
    <w:p w14:paraId="40D65B72" w14:textId="77777777" w:rsidR="00442E7B" w:rsidRDefault="00171721">
      <w:pPr>
        <w:pStyle w:val="Ttulo1"/>
        <w:keepNext/>
        <w:numPr>
          <w:ilvl w:val="0"/>
          <w:numId w:val="19"/>
        </w:numPr>
        <w:rPr>
          <w:rFonts w:eastAsia="Arial" w:cs="Arial"/>
        </w:rPr>
      </w:pPr>
      <w:bookmarkStart w:id="174" w:name="_Toc16"/>
      <w:r>
        <w:rPr>
          <w:rStyle w:val="Ninguno"/>
        </w:rPr>
        <w:t>Desarrollo del proyecto</w:t>
      </w:r>
      <w:bookmarkEnd w:id="174"/>
    </w:p>
    <w:p w14:paraId="40D65B73" w14:textId="77777777" w:rsidR="00442E7B" w:rsidRDefault="00171721">
      <w:pPr>
        <w:pStyle w:val="Cuerpo"/>
        <w:jc w:val="both"/>
        <w:rPr>
          <w:sz w:val="24"/>
          <w:szCs w:val="24"/>
        </w:rPr>
      </w:pPr>
      <w:r>
        <w:rPr>
          <w:rStyle w:val="Ninguno"/>
          <w:rFonts w:cs="Arial"/>
          <w:sz w:val="24"/>
          <w:szCs w:val="24"/>
        </w:rPr>
        <w:t>El desarrollo del proyecto se ejecutó en cuatro sprints de tres semanas bajo un enfoque CRISP-DM adaptado a prácticas de MLOps. Durante los tres primeros sprints se construyó y validó el flujo analítico completo en Google Colab —generación del conjunto de datos a partir del diccionario institucional de 33 variables, partición estratificada por mes, limpieza sin fuga de información, línea base de regresión logística y comparación de seis algoritmos—, que concluyó con la selección de un modelo HistGradientBoosting empaquetado junto con su preprocesador en un artefacto reutilizable; el cuarto sprint se orienta a su despliegue como producto mínimo viable (API, interfaz de consulta y monitoreo) y a su validación con los usuarios del Área de Recuperación.</w:t>
      </w:r>
    </w:p>
    <w:p w14:paraId="40D65B74" w14:textId="77777777" w:rsidR="00442E7B" w:rsidRDefault="00171721">
      <w:pPr>
        <w:pStyle w:val="Ttulo2"/>
        <w:numPr>
          <w:ilvl w:val="1"/>
          <w:numId w:val="19"/>
        </w:numPr>
        <w:rPr>
          <w:rFonts w:eastAsia="Arial" w:cs="Arial"/>
          <w:sz w:val="24"/>
          <w:szCs w:val="24"/>
        </w:rPr>
      </w:pPr>
      <w:bookmarkStart w:id="175" w:name="_Toc17"/>
      <w:r>
        <w:rPr>
          <w:rStyle w:val="Ninguno"/>
          <w:sz w:val="24"/>
          <w:szCs w:val="24"/>
          <w:u w:color="000000"/>
        </w:rPr>
        <w:t>Diseño de la solución</w:t>
      </w:r>
      <w:bookmarkEnd w:id="175"/>
    </w:p>
    <w:p w14:paraId="40D65B75" w14:textId="77777777" w:rsidR="00442E7B" w:rsidRDefault="00171721">
      <w:pPr>
        <w:pStyle w:val="Cuerpo"/>
        <w:keepNext/>
        <w:spacing w:after="120"/>
        <w:rPr>
          <w:sz w:val="24"/>
          <w:szCs w:val="24"/>
        </w:rPr>
      </w:pPr>
      <w:r>
        <w:rPr>
          <w:rStyle w:val="Ninguno"/>
          <w:rFonts w:cs="Arial"/>
          <w:b/>
          <w:bCs/>
          <w:sz w:val="24"/>
          <w:szCs w:val="24"/>
        </w:rPr>
        <w:t>Enfoque metodológico</w:t>
      </w:r>
    </w:p>
    <w:p w14:paraId="40D65B76" w14:textId="77777777" w:rsidR="00442E7B" w:rsidRDefault="00171721">
      <w:pPr>
        <w:pStyle w:val="Cuerpo"/>
        <w:jc w:val="both"/>
        <w:rPr>
          <w:sz w:val="24"/>
          <w:szCs w:val="24"/>
        </w:rPr>
      </w:pPr>
      <w:r>
        <w:rPr>
          <w:rStyle w:val="Ninguno"/>
          <w:rFonts w:cs="Arial"/>
          <w:sz w:val="24"/>
          <w:szCs w:val="24"/>
        </w:rPr>
        <w:t>El proyecto combinó el modelo de proceso CRISP-DM (Wirth &amp; Hipp, 2000), que estructura el ciclo analítico en comprensión del negocio, comprensión de los datos, preparación, modelado, evaluación y despliegue, con el marco ágil Scrum descrito en la sección 5 y con los principios de MLOps de reproducibilidad, versionamiento y monitoreo continuo (Sculley et al., 2015; Kreuzberger et al., 2023). Cada fase se asoció a un sprint y a un artefacto verificable —notebook, conjunto de datos o modelo—, de modo que cualquier resultado reportado en este documento puede regenerarse a partir de semillas aleatorias fijas y de los archivos del proyecto.</w:t>
      </w:r>
    </w:p>
    <w:p w14:paraId="40D65B77" w14:textId="77777777" w:rsidR="00442E7B" w:rsidRDefault="00171721">
      <w:pPr>
        <w:pStyle w:val="Cuerpo"/>
        <w:keepNext/>
        <w:spacing w:after="120"/>
        <w:rPr>
          <w:sz w:val="24"/>
          <w:szCs w:val="24"/>
        </w:rPr>
      </w:pPr>
      <w:r>
        <w:rPr>
          <w:rStyle w:val="Ninguno"/>
          <w:rFonts w:cs="Arial"/>
          <w:b/>
          <w:bCs/>
          <w:sz w:val="24"/>
          <w:szCs w:val="24"/>
        </w:rPr>
        <w:t>Fases del proyecto y actividades realizadas</w:t>
      </w:r>
    </w:p>
    <w:p w14:paraId="40D65B78" w14:textId="77777777" w:rsidR="00442E7B" w:rsidRDefault="00171721">
      <w:pPr>
        <w:pStyle w:val="Cuerpo"/>
        <w:jc w:val="both"/>
        <w:rPr>
          <w:sz w:val="24"/>
          <w:szCs w:val="24"/>
        </w:rPr>
      </w:pPr>
      <w:r>
        <w:rPr>
          <w:rStyle w:val="Ninguno"/>
          <w:rFonts w:cs="Arial"/>
          <w:sz w:val="24"/>
          <w:szCs w:val="24"/>
        </w:rPr>
        <w:t>La Tabla 3 resume las fases ejecutadas, su correspondencia con los sprints de la planificación y los entregables que evidencian cada actividad.</w:t>
      </w:r>
    </w:p>
    <w:tbl>
      <w:tblPr>
        <w:tblStyle w:val="TableNormal"/>
        <w:tblW w:w="9350" w:type="dxa"/>
        <w:jc w:val="center"/>
        <w:tblInd w:w="0" w:type="dxa"/>
        <w:tblLayout w:type="fixed"/>
        <w:tblCellMar>
          <w:top w:w="60" w:type="dxa"/>
          <w:left w:w="80" w:type="dxa"/>
          <w:bottom w:w="60" w:type="dxa"/>
          <w:right w:w="80" w:type="dxa"/>
        </w:tblCellMar>
        <w:tblLook w:val="04A0" w:firstRow="1" w:lastRow="0" w:firstColumn="1" w:lastColumn="0" w:noHBand="0" w:noVBand="1"/>
      </w:tblPr>
      <w:tblGrid>
        <w:gridCol w:w="1900"/>
        <w:gridCol w:w="800"/>
        <w:gridCol w:w="4000"/>
        <w:gridCol w:w="2650"/>
      </w:tblGrid>
      <w:tr w:rsidR="00442E7B" w14:paraId="40D65B7D" w14:textId="77777777">
        <w:trPr>
          <w:cantSplit/>
          <w:tblHeader/>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0D65B79" w14:textId="77777777" w:rsidR="00442E7B" w:rsidRDefault="00171721">
            <w:pPr>
              <w:pStyle w:val="Predeterminado"/>
              <w:spacing w:before="40" w:after="40" w:line="240" w:lineRule="auto"/>
              <w:jc w:val="center"/>
            </w:pPr>
            <w:r>
              <w:rPr>
                <w:rStyle w:val="Ninguno"/>
                <w:rFonts w:cs="Arial"/>
                <w:b/>
                <w:bCs/>
                <w:sz w:val="18"/>
                <w:szCs w:val="18"/>
              </w:rPr>
              <w:t>Fase (CRISP-DM)</w:t>
            </w:r>
          </w:p>
        </w:tc>
        <w:tc>
          <w:tcPr>
            <w:tcW w:w="8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0D65B7A" w14:textId="77777777" w:rsidR="00442E7B" w:rsidRDefault="00171721">
            <w:pPr>
              <w:pStyle w:val="Predeterminado"/>
              <w:spacing w:before="40" w:after="40" w:line="240" w:lineRule="auto"/>
              <w:jc w:val="center"/>
            </w:pPr>
            <w:r>
              <w:rPr>
                <w:rStyle w:val="Ninguno"/>
                <w:rFonts w:cs="Arial"/>
                <w:b/>
                <w:bCs/>
                <w:sz w:val="18"/>
                <w:szCs w:val="18"/>
              </w:rPr>
              <w:t>Sprint</w:t>
            </w:r>
          </w:p>
        </w:tc>
        <w:tc>
          <w:tcPr>
            <w:tcW w:w="40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0D65B7B" w14:textId="77777777" w:rsidR="00442E7B" w:rsidRDefault="00171721">
            <w:pPr>
              <w:pStyle w:val="Predeterminado"/>
              <w:spacing w:before="40" w:after="40" w:line="240" w:lineRule="auto"/>
              <w:jc w:val="center"/>
            </w:pPr>
            <w:r>
              <w:rPr>
                <w:rStyle w:val="Ninguno"/>
                <w:rFonts w:cs="Arial"/>
                <w:b/>
                <w:bCs/>
                <w:sz w:val="18"/>
                <w:szCs w:val="18"/>
              </w:rPr>
              <w:t>Actividades realizadas</w:t>
            </w:r>
          </w:p>
        </w:tc>
        <w:tc>
          <w:tcPr>
            <w:tcW w:w="265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0D65B7C" w14:textId="77777777" w:rsidR="00442E7B" w:rsidRDefault="00171721">
            <w:pPr>
              <w:pStyle w:val="Predeterminado"/>
              <w:spacing w:before="40" w:after="40" w:line="240" w:lineRule="auto"/>
              <w:jc w:val="center"/>
            </w:pPr>
            <w:r>
              <w:rPr>
                <w:rStyle w:val="Ninguno"/>
                <w:rFonts w:cs="Arial"/>
                <w:b/>
                <w:bCs/>
                <w:sz w:val="18"/>
                <w:szCs w:val="18"/>
              </w:rPr>
              <w:t>Entregable / artefacto</w:t>
            </w:r>
          </w:p>
        </w:tc>
      </w:tr>
      <w:tr w:rsidR="00442E7B" w14:paraId="40D65B82"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vAlign w:val="center"/>
          </w:tcPr>
          <w:p w14:paraId="40D65B7E" w14:textId="77777777" w:rsidR="00442E7B" w:rsidRDefault="00171721">
            <w:pPr>
              <w:pStyle w:val="Predeterminado"/>
              <w:spacing w:before="40" w:after="40" w:line="240" w:lineRule="auto"/>
            </w:pPr>
            <w:r>
              <w:rPr>
                <w:rStyle w:val="Ninguno"/>
                <w:rFonts w:cs="Arial"/>
                <w:sz w:val="18"/>
                <w:szCs w:val="18"/>
              </w:rPr>
              <w:lastRenderedPageBreak/>
              <w:t>Comprensión del negocio</w:t>
            </w:r>
          </w:p>
        </w:tc>
        <w:tc>
          <w:tcPr>
            <w:tcW w:w="800" w:type="dxa"/>
            <w:tcBorders>
              <w:top w:val="single" w:sz="4" w:space="0" w:color="000000"/>
              <w:left w:val="single" w:sz="4" w:space="0" w:color="000000"/>
              <w:bottom w:val="single" w:sz="4" w:space="0" w:color="000000"/>
              <w:right w:val="single" w:sz="4" w:space="0" w:color="000000"/>
            </w:tcBorders>
            <w:vAlign w:val="center"/>
          </w:tcPr>
          <w:p w14:paraId="40D65B7F" w14:textId="77777777" w:rsidR="00442E7B" w:rsidRDefault="00171721">
            <w:pPr>
              <w:pStyle w:val="Predeterminado"/>
              <w:spacing w:before="40" w:after="40" w:line="240" w:lineRule="auto"/>
              <w:jc w:val="center"/>
            </w:pPr>
            <w:r>
              <w:rPr>
                <w:rStyle w:val="Ninguno"/>
                <w:rFonts w:cs="Arial"/>
                <w:sz w:val="18"/>
                <w:szCs w:val="18"/>
              </w:rPr>
              <w:t>S1</w:t>
            </w:r>
          </w:p>
        </w:tc>
        <w:tc>
          <w:tcPr>
            <w:tcW w:w="4000" w:type="dxa"/>
            <w:tcBorders>
              <w:top w:val="single" w:sz="4" w:space="0" w:color="000000"/>
              <w:left w:val="single" w:sz="4" w:space="0" w:color="000000"/>
              <w:bottom w:val="single" w:sz="4" w:space="0" w:color="000000"/>
              <w:right w:val="single" w:sz="4" w:space="0" w:color="000000"/>
            </w:tcBorders>
            <w:vAlign w:val="center"/>
          </w:tcPr>
          <w:p w14:paraId="40D65B80" w14:textId="77777777" w:rsidR="00442E7B" w:rsidRDefault="00171721">
            <w:pPr>
              <w:pStyle w:val="Predeterminado"/>
              <w:spacing w:before="40" w:after="40" w:line="240" w:lineRule="auto"/>
            </w:pPr>
            <w:r>
              <w:rPr>
                <w:rStyle w:val="Ninguno"/>
                <w:rFonts w:cs="Arial"/>
                <w:sz w:val="18"/>
                <w:szCs w:val="18"/>
              </w:rPr>
              <w:t>Entrevista semiestructurada al Jefe de Recuperación de Cartera; análisis de causas (Ishikawa); definición de las seis categorías institucionales de mora.</w:t>
            </w:r>
          </w:p>
        </w:tc>
        <w:tc>
          <w:tcPr>
            <w:tcW w:w="2650" w:type="dxa"/>
            <w:tcBorders>
              <w:top w:val="single" w:sz="4" w:space="0" w:color="000000"/>
              <w:left w:val="single" w:sz="4" w:space="0" w:color="000000"/>
              <w:bottom w:val="single" w:sz="4" w:space="0" w:color="000000"/>
              <w:right w:val="single" w:sz="4" w:space="0" w:color="000000"/>
            </w:tcBorders>
            <w:vAlign w:val="center"/>
          </w:tcPr>
          <w:p w14:paraId="40D65B81" w14:textId="77777777" w:rsidR="00442E7B" w:rsidRDefault="00171721">
            <w:pPr>
              <w:pStyle w:val="Predeterminado"/>
              <w:spacing w:before="40" w:after="40" w:line="240" w:lineRule="auto"/>
            </w:pPr>
            <w:r>
              <w:rPr>
                <w:rStyle w:val="Ninguno"/>
                <w:rFonts w:cs="Arial"/>
                <w:sz w:val="18"/>
                <w:szCs w:val="18"/>
              </w:rPr>
              <w:t>Anexo 1; secciones 1 y 2</w:t>
            </w:r>
          </w:p>
        </w:tc>
      </w:tr>
      <w:tr w:rsidR="00442E7B" w14:paraId="40D65B87"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vAlign w:val="center"/>
          </w:tcPr>
          <w:p w14:paraId="40D65B83" w14:textId="77777777" w:rsidR="00442E7B" w:rsidRDefault="00171721">
            <w:pPr>
              <w:pStyle w:val="Predeterminado"/>
              <w:spacing w:before="40" w:after="40" w:line="240" w:lineRule="auto"/>
            </w:pPr>
            <w:r>
              <w:rPr>
                <w:rStyle w:val="Ninguno"/>
                <w:rFonts w:cs="Arial"/>
                <w:sz w:val="18"/>
                <w:szCs w:val="18"/>
              </w:rPr>
              <w:t>Comprensión de los datos</w:t>
            </w:r>
          </w:p>
        </w:tc>
        <w:tc>
          <w:tcPr>
            <w:tcW w:w="800" w:type="dxa"/>
            <w:tcBorders>
              <w:top w:val="single" w:sz="4" w:space="0" w:color="000000"/>
              <w:left w:val="single" w:sz="4" w:space="0" w:color="000000"/>
              <w:bottom w:val="single" w:sz="4" w:space="0" w:color="000000"/>
              <w:right w:val="single" w:sz="4" w:space="0" w:color="000000"/>
            </w:tcBorders>
            <w:vAlign w:val="center"/>
          </w:tcPr>
          <w:p w14:paraId="40D65B84" w14:textId="77777777" w:rsidR="00442E7B" w:rsidRDefault="00171721">
            <w:pPr>
              <w:pStyle w:val="Predeterminado"/>
              <w:spacing w:before="40" w:after="40" w:line="240" w:lineRule="auto"/>
              <w:jc w:val="center"/>
            </w:pPr>
            <w:r>
              <w:rPr>
                <w:rStyle w:val="Ninguno"/>
                <w:rFonts w:cs="Arial"/>
                <w:sz w:val="18"/>
                <w:szCs w:val="18"/>
              </w:rPr>
              <w:t>S1</w:t>
            </w:r>
          </w:p>
        </w:tc>
        <w:tc>
          <w:tcPr>
            <w:tcW w:w="4000" w:type="dxa"/>
            <w:tcBorders>
              <w:top w:val="single" w:sz="4" w:space="0" w:color="000000"/>
              <w:left w:val="single" w:sz="4" w:space="0" w:color="000000"/>
              <w:bottom w:val="single" w:sz="4" w:space="0" w:color="000000"/>
              <w:right w:val="single" w:sz="4" w:space="0" w:color="000000"/>
            </w:tcBorders>
            <w:vAlign w:val="center"/>
          </w:tcPr>
          <w:p w14:paraId="40D65B85" w14:textId="77777777" w:rsidR="00442E7B" w:rsidRDefault="00171721">
            <w:pPr>
              <w:pStyle w:val="Predeterminado"/>
              <w:spacing w:before="40" w:after="40" w:line="240" w:lineRule="auto"/>
            </w:pPr>
            <w:r>
              <w:rPr>
                <w:rStyle w:val="Ninguno"/>
                <w:rFonts w:cs="Arial"/>
                <w:sz w:val="18"/>
                <w:szCs w:val="18"/>
              </w:rPr>
              <w:t>Elaboración del diccionario de 33 variables (descripción y tipo) y definición de reglas de coherencia entre días de atraso y categoría de mora.</w:t>
            </w:r>
          </w:p>
        </w:tc>
        <w:tc>
          <w:tcPr>
            <w:tcW w:w="2650" w:type="dxa"/>
            <w:tcBorders>
              <w:top w:val="single" w:sz="4" w:space="0" w:color="000000"/>
              <w:left w:val="single" w:sz="4" w:space="0" w:color="000000"/>
              <w:bottom w:val="single" w:sz="4" w:space="0" w:color="000000"/>
              <w:right w:val="single" w:sz="4" w:space="0" w:color="000000"/>
            </w:tcBorders>
            <w:vAlign w:val="center"/>
          </w:tcPr>
          <w:p w14:paraId="40D65B86" w14:textId="77777777" w:rsidR="00442E7B" w:rsidRDefault="00171721">
            <w:pPr>
              <w:pStyle w:val="Predeterminado"/>
              <w:spacing w:before="40" w:after="40" w:line="240" w:lineRule="auto"/>
            </w:pPr>
            <w:r>
              <w:rPr>
                <w:rStyle w:val="Ninguno"/>
                <w:rFonts w:cs="Arial"/>
                <w:sz w:val="18"/>
                <w:szCs w:val="18"/>
              </w:rPr>
              <w:t>Diccionario de variables</w:t>
            </w:r>
          </w:p>
        </w:tc>
      </w:tr>
      <w:tr w:rsidR="00442E7B" w14:paraId="40D65B8C"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vAlign w:val="center"/>
          </w:tcPr>
          <w:p w14:paraId="40D65B88" w14:textId="77777777" w:rsidR="00442E7B" w:rsidRDefault="00171721">
            <w:pPr>
              <w:pStyle w:val="Predeterminado"/>
              <w:spacing w:before="40" w:after="40" w:line="240" w:lineRule="auto"/>
            </w:pPr>
            <w:r>
              <w:rPr>
                <w:rStyle w:val="Ninguno"/>
                <w:rFonts w:cs="Arial"/>
                <w:sz w:val="18"/>
                <w:szCs w:val="18"/>
              </w:rPr>
              <w:t>Construcción del conjunto de datos</w:t>
            </w:r>
          </w:p>
        </w:tc>
        <w:tc>
          <w:tcPr>
            <w:tcW w:w="800" w:type="dxa"/>
            <w:tcBorders>
              <w:top w:val="single" w:sz="4" w:space="0" w:color="000000"/>
              <w:left w:val="single" w:sz="4" w:space="0" w:color="000000"/>
              <w:bottom w:val="single" w:sz="4" w:space="0" w:color="000000"/>
              <w:right w:val="single" w:sz="4" w:space="0" w:color="000000"/>
            </w:tcBorders>
            <w:vAlign w:val="center"/>
          </w:tcPr>
          <w:p w14:paraId="40D65B89" w14:textId="77777777" w:rsidR="00442E7B" w:rsidRDefault="00171721">
            <w:pPr>
              <w:pStyle w:val="Predeterminado"/>
              <w:spacing w:before="40" w:after="40" w:line="240" w:lineRule="auto"/>
              <w:jc w:val="center"/>
            </w:pPr>
            <w:r>
              <w:rPr>
                <w:rStyle w:val="Ninguno"/>
                <w:rFonts w:cs="Arial"/>
                <w:sz w:val="18"/>
                <w:szCs w:val="18"/>
              </w:rPr>
              <w:t>S1</w:t>
            </w:r>
          </w:p>
        </w:tc>
        <w:tc>
          <w:tcPr>
            <w:tcW w:w="4000" w:type="dxa"/>
            <w:tcBorders>
              <w:top w:val="single" w:sz="4" w:space="0" w:color="000000"/>
              <w:left w:val="single" w:sz="4" w:space="0" w:color="000000"/>
              <w:bottom w:val="single" w:sz="4" w:space="0" w:color="000000"/>
              <w:right w:val="single" w:sz="4" w:space="0" w:color="000000"/>
            </w:tcBorders>
            <w:vAlign w:val="center"/>
          </w:tcPr>
          <w:p w14:paraId="40D65B8A" w14:textId="77777777" w:rsidR="00442E7B" w:rsidRDefault="00171721">
            <w:pPr>
              <w:pStyle w:val="Predeterminado"/>
              <w:spacing w:before="40" w:after="40" w:line="240" w:lineRule="auto"/>
            </w:pPr>
            <w:r>
              <w:rPr>
                <w:rStyle w:val="Ninguno"/>
                <w:rFonts w:cs="Arial"/>
                <w:sz w:val="18"/>
                <w:szCs w:val="18"/>
              </w:rPr>
              <w:t>Generación reproducible (semilla fija) de 21.500 registros y 35 columnas en 24 cortes mensuales, con identificadores seudonimizados y faltantes controlados.</w:t>
            </w:r>
          </w:p>
        </w:tc>
        <w:tc>
          <w:tcPr>
            <w:tcW w:w="2650" w:type="dxa"/>
            <w:tcBorders>
              <w:top w:val="single" w:sz="4" w:space="0" w:color="000000"/>
              <w:left w:val="single" w:sz="4" w:space="0" w:color="000000"/>
              <w:bottom w:val="single" w:sz="4" w:space="0" w:color="000000"/>
              <w:right w:val="single" w:sz="4" w:space="0" w:color="000000"/>
            </w:tcBorders>
            <w:vAlign w:val="center"/>
          </w:tcPr>
          <w:p w14:paraId="40D65B8B" w14:textId="77777777" w:rsidR="00442E7B" w:rsidRPr="002738E5" w:rsidRDefault="00171721">
            <w:pPr>
              <w:pStyle w:val="Predeterminado"/>
              <w:spacing w:before="40" w:after="40" w:line="240" w:lineRule="auto"/>
              <w:rPr>
                <w:lang w:val="en-US"/>
                <w:rPrChange w:id="176" w:author="(Estudiante) Andres Marcelo Olmedo Coronel" w:date="2026-10-02T18:25:00Z" w16du:dateUtc="2026-10-02T23:25:00Z">
                  <w:rPr/>
                </w:rPrChange>
              </w:rPr>
            </w:pPr>
            <w:r w:rsidRPr="002738E5">
              <w:rPr>
                <w:rStyle w:val="Ninguno"/>
                <w:rFonts w:cs="Arial"/>
                <w:sz w:val="18"/>
                <w:szCs w:val="18"/>
                <w:lang w:val="en-US"/>
                <w:rPrChange w:id="177" w:author="(Estudiante) Andres Marcelo Olmedo Coronel" w:date="2026-10-02T18:25:00Z" w16du:dateUtc="2026-10-02T23:25:00Z">
                  <w:rPr>
                    <w:rStyle w:val="Ninguno"/>
                    <w:rFonts w:cs="Arial"/>
                    <w:sz w:val="18"/>
                    <w:szCs w:val="18"/>
                  </w:rPr>
                </w:rPrChange>
              </w:rPr>
              <w:t>1_generacion_dataset_mora.ipynb; 2_dataset_mora.csv</w:t>
            </w:r>
          </w:p>
        </w:tc>
      </w:tr>
      <w:tr w:rsidR="00442E7B" w:rsidRPr="00786476" w14:paraId="40D65B91"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vAlign w:val="center"/>
          </w:tcPr>
          <w:p w14:paraId="40D65B8D" w14:textId="77777777" w:rsidR="00442E7B" w:rsidRDefault="00171721">
            <w:pPr>
              <w:pStyle w:val="Predeterminado"/>
              <w:spacing w:before="40" w:after="40" w:line="240" w:lineRule="auto"/>
            </w:pPr>
            <w:r>
              <w:rPr>
                <w:rStyle w:val="Ninguno"/>
                <w:rFonts w:cs="Arial"/>
                <w:sz w:val="18"/>
                <w:szCs w:val="18"/>
              </w:rPr>
              <w:t>Preparación de los datos</w:t>
            </w:r>
          </w:p>
        </w:tc>
        <w:tc>
          <w:tcPr>
            <w:tcW w:w="800" w:type="dxa"/>
            <w:tcBorders>
              <w:top w:val="single" w:sz="4" w:space="0" w:color="000000"/>
              <w:left w:val="single" w:sz="4" w:space="0" w:color="000000"/>
              <w:bottom w:val="single" w:sz="4" w:space="0" w:color="000000"/>
              <w:right w:val="single" w:sz="4" w:space="0" w:color="000000"/>
            </w:tcBorders>
            <w:vAlign w:val="center"/>
          </w:tcPr>
          <w:p w14:paraId="40D65B8E" w14:textId="77777777" w:rsidR="00442E7B" w:rsidRDefault="00171721">
            <w:pPr>
              <w:pStyle w:val="Predeterminado"/>
              <w:spacing w:before="40" w:after="40" w:line="240" w:lineRule="auto"/>
              <w:jc w:val="center"/>
            </w:pPr>
            <w:r>
              <w:rPr>
                <w:rStyle w:val="Ninguno"/>
                <w:rFonts w:cs="Arial"/>
                <w:sz w:val="18"/>
                <w:szCs w:val="18"/>
              </w:rPr>
              <w:t>S1-S2</w:t>
            </w:r>
          </w:p>
        </w:tc>
        <w:tc>
          <w:tcPr>
            <w:tcW w:w="4000" w:type="dxa"/>
            <w:tcBorders>
              <w:top w:val="single" w:sz="4" w:space="0" w:color="000000"/>
              <w:left w:val="single" w:sz="4" w:space="0" w:color="000000"/>
              <w:bottom w:val="single" w:sz="4" w:space="0" w:color="000000"/>
              <w:right w:val="single" w:sz="4" w:space="0" w:color="000000"/>
            </w:tcBorders>
            <w:vAlign w:val="center"/>
          </w:tcPr>
          <w:p w14:paraId="40D65B8F" w14:textId="77777777" w:rsidR="00442E7B" w:rsidRDefault="00171721">
            <w:pPr>
              <w:pStyle w:val="Predeterminado"/>
              <w:spacing w:before="40" w:after="40" w:line="240" w:lineRule="auto"/>
            </w:pPr>
            <w:r>
              <w:rPr>
                <w:rStyle w:val="Ninguno"/>
                <w:rFonts w:cs="Arial"/>
                <w:sz w:val="18"/>
                <w:szCs w:val="18"/>
              </w:rPr>
              <w:t>Partición 70/15/15 estratificada por mes y categoría; normalización de textos, tipificación, control de duplicados e imputación con estadísticos de entrenamiento.</w:t>
            </w:r>
          </w:p>
        </w:tc>
        <w:tc>
          <w:tcPr>
            <w:tcW w:w="2650" w:type="dxa"/>
            <w:tcBorders>
              <w:top w:val="single" w:sz="4" w:space="0" w:color="000000"/>
              <w:left w:val="single" w:sz="4" w:space="0" w:color="000000"/>
              <w:bottom w:val="single" w:sz="4" w:space="0" w:color="000000"/>
              <w:right w:val="single" w:sz="4" w:space="0" w:color="000000"/>
            </w:tcBorders>
            <w:vAlign w:val="center"/>
          </w:tcPr>
          <w:p w14:paraId="40D65B90" w14:textId="77777777" w:rsidR="00442E7B" w:rsidRDefault="00171721">
            <w:pPr>
              <w:pStyle w:val="Predeterminado"/>
              <w:spacing w:before="40" w:after="40" w:line="240" w:lineRule="auto"/>
            </w:pPr>
            <w:r>
              <w:rPr>
                <w:rStyle w:val="Ninguno"/>
                <w:rFonts w:cs="Arial"/>
                <w:sz w:val="18"/>
                <w:szCs w:val="18"/>
              </w:rPr>
              <w:t>3_division_dataset_mora.ipynb; 1_pipeline_limpieza_mora.ipynb; CSV limpios</w:t>
            </w:r>
          </w:p>
        </w:tc>
      </w:tr>
      <w:tr w:rsidR="00442E7B" w:rsidRPr="00786476" w14:paraId="40D65B96"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vAlign w:val="center"/>
          </w:tcPr>
          <w:p w14:paraId="40D65B92" w14:textId="77777777" w:rsidR="00442E7B" w:rsidRDefault="00171721">
            <w:pPr>
              <w:pStyle w:val="Predeterminado"/>
              <w:spacing w:before="40" w:after="40" w:line="240" w:lineRule="auto"/>
            </w:pPr>
            <w:r>
              <w:rPr>
                <w:rStyle w:val="Ninguno"/>
                <w:rFonts w:cs="Arial"/>
                <w:sz w:val="18"/>
                <w:szCs w:val="18"/>
              </w:rPr>
              <w:t>Modelado</w:t>
            </w:r>
          </w:p>
        </w:tc>
        <w:tc>
          <w:tcPr>
            <w:tcW w:w="800" w:type="dxa"/>
            <w:tcBorders>
              <w:top w:val="single" w:sz="4" w:space="0" w:color="000000"/>
              <w:left w:val="single" w:sz="4" w:space="0" w:color="000000"/>
              <w:bottom w:val="single" w:sz="4" w:space="0" w:color="000000"/>
              <w:right w:val="single" w:sz="4" w:space="0" w:color="000000"/>
            </w:tcBorders>
            <w:vAlign w:val="center"/>
          </w:tcPr>
          <w:p w14:paraId="40D65B93" w14:textId="77777777" w:rsidR="00442E7B" w:rsidRDefault="00171721">
            <w:pPr>
              <w:pStyle w:val="Predeterminado"/>
              <w:spacing w:before="40" w:after="40" w:line="240" w:lineRule="auto"/>
              <w:jc w:val="center"/>
            </w:pPr>
            <w:r>
              <w:rPr>
                <w:rStyle w:val="Ninguno"/>
                <w:rFonts w:cs="Arial"/>
                <w:sz w:val="18"/>
                <w:szCs w:val="18"/>
              </w:rPr>
              <w:t>S2</w:t>
            </w:r>
          </w:p>
        </w:tc>
        <w:tc>
          <w:tcPr>
            <w:tcW w:w="4000" w:type="dxa"/>
            <w:tcBorders>
              <w:top w:val="single" w:sz="4" w:space="0" w:color="000000"/>
              <w:left w:val="single" w:sz="4" w:space="0" w:color="000000"/>
              <w:bottom w:val="single" w:sz="4" w:space="0" w:color="000000"/>
              <w:right w:val="single" w:sz="4" w:space="0" w:color="000000"/>
            </w:tcBorders>
            <w:vAlign w:val="center"/>
          </w:tcPr>
          <w:p w14:paraId="40D65B94" w14:textId="77777777" w:rsidR="00442E7B" w:rsidRDefault="00171721">
            <w:pPr>
              <w:pStyle w:val="Predeterminado"/>
              <w:spacing w:before="40" w:after="40" w:line="240" w:lineRule="auto"/>
            </w:pPr>
            <w:r>
              <w:rPr>
                <w:rStyle w:val="Ninguno"/>
                <w:rFonts w:cs="Arial"/>
                <w:sz w:val="18"/>
                <w:szCs w:val="18"/>
              </w:rPr>
              <w:t>Línea base de regresión logística multinomial con validación cruzada estratificada de cinco particiones; entrenamiento de cinco modelos basados en árboles.</w:t>
            </w:r>
          </w:p>
        </w:tc>
        <w:tc>
          <w:tcPr>
            <w:tcW w:w="2650" w:type="dxa"/>
            <w:tcBorders>
              <w:top w:val="single" w:sz="4" w:space="0" w:color="000000"/>
              <w:left w:val="single" w:sz="4" w:space="0" w:color="000000"/>
              <w:bottom w:val="single" w:sz="4" w:space="0" w:color="000000"/>
              <w:right w:val="single" w:sz="4" w:space="0" w:color="000000"/>
            </w:tcBorders>
            <w:vAlign w:val="center"/>
          </w:tcPr>
          <w:p w14:paraId="40D65B95" w14:textId="77777777" w:rsidR="00442E7B" w:rsidRDefault="00171721">
            <w:pPr>
              <w:pStyle w:val="Predeterminado"/>
              <w:spacing w:before="40" w:after="40" w:line="240" w:lineRule="auto"/>
            </w:pPr>
            <w:r>
              <w:rPr>
                <w:rStyle w:val="Ninguno"/>
                <w:rFonts w:cs="Arial"/>
                <w:sz w:val="18"/>
                <w:szCs w:val="18"/>
              </w:rPr>
              <w:t>1_baseline_regresion_logistica_mora.ipynb; Comparacion_Modelos_Mora_Colab.ipynb</w:t>
            </w:r>
          </w:p>
        </w:tc>
      </w:tr>
      <w:tr w:rsidR="00442E7B" w:rsidRPr="00786476" w14:paraId="40D65B9B"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vAlign w:val="center"/>
          </w:tcPr>
          <w:p w14:paraId="40D65B97" w14:textId="77777777" w:rsidR="00442E7B" w:rsidRDefault="00171721">
            <w:pPr>
              <w:pStyle w:val="Predeterminado"/>
              <w:spacing w:before="40" w:after="40" w:line="240" w:lineRule="auto"/>
            </w:pPr>
            <w:r>
              <w:rPr>
                <w:rStyle w:val="Ninguno"/>
                <w:rFonts w:cs="Arial"/>
                <w:sz w:val="18"/>
                <w:szCs w:val="18"/>
              </w:rPr>
              <w:t>Evaluación</w:t>
            </w:r>
          </w:p>
        </w:tc>
        <w:tc>
          <w:tcPr>
            <w:tcW w:w="800" w:type="dxa"/>
            <w:tcBorders>
              <w:top w:val="single" w:sz="4" w:space="0" w:color="000000"/>
              <w:left w:val="single" w:sz="4" w:space="0" w:color="000000"/>
              <w:bottom w:val="single" w:sz="4" w:space="0" w:color="000000"/>
              <w:right w:val="single" w:sz="4" w:space="0" w:color="000000"/>
            </w:tcBorders>
            <w:vAlign w:val="center"/>
          </w:tcPr>
          <w:p w14:paraId="40D65B98" w14:textId="77777777" w:rsidR="00442E7B" w:rsidRDefault="00171721">
            <w:pPr>
              <w:pStyle w:val="Predeterminado"/>
              <w:spacing w:before="40" w:after="40" w:line="240" w:lineRule="auto"/>
              <w:jc w:val="center"/>
            </w:pPr>
            <w:r>
              <w:rPr>
                <w:rStyle w:val="Ninguno"/>
                <w:rFonts w:cs="Arial"/>
                <w:sz w:val="18"/>
                <w:szCs w:val="18"/>
              </w:rPr>
              <w:t>S3</w:t>
            </w:r>
          </w:p>
        </w:tc>
        <w:tc>
          <w:tcPr>
            <w:tcW w:w="4000" w:type="dxa"/>
            <w:tcBorders>
              <w:top w:val="single" w:sz="4" w:space="0" w:color="000000"/>
              <w:left w:val="single" w:sz="4" w:space="0" w:color="000000"/>
              <w:bottom w:val="single" w:sz="4" w:space="0" w:color="000000"/>
              <w:right w:val="single" w:sz="4" w:space="0" w:color="000000"/>
            </w:tcBorders>
            <w:vAlign w:val="center"/>
          </w:tcPr>
          <w:p w14:paraId="40D65B99" w14:textId="77777777" w:rsidR="00442E7B" w:rsidRDefault="00171721">
            <w:pPr>
              <w:pStyle w:val="Predeterminado"/>
              <w:spacing w:before="40" w:after="40" w:line="240" w:lineRule="auto"/>
            </w:pPr>
            <w:r>
              <w:rPr>
                <w:rStyle w:val="Ninguno"/>
                <w:rFonts w:cs="Arial"/>
                <w:sz w:val="18"/>
                <w:szCs w:val="18"/>
              </w:rPr>
              <w:t>Selección por F1 macro en validación; evaluación única en prueba; explicabilidad SHAP; auditoría de equidad; análisis de sensibilidad por fuga de información.</w:t>
            </w:r>
          </w:p>
        </w:tc>
        <w:tc>
          <w:tcPr>
            <w:tcW w:w="2650" w:type="dxa"/>
            <w:tcBorders>
              <w:top w:val="single" w:sz="4" w:space="0" w:color="000000"/>
              <w:left w:val="single" w:sz="4" w:space="0" w:color="000000"/>
              <w:bottom w:val="single" w:sz="4" w:space="0" w:color="000000"/>
              <w:right w:val="single" w:sz="4" w:space="0" w:color="000000"/>
            </w:tcBorders>
            <w:vAlign w:val="center"/>
          </w:tcPr>
          <w:p w14:paraId="40D65B9A" w14:textId="77777777" w:rsidR="00442E7B" w:rsidRDefault="00171721">
            <w:pPr>
              <w:pStyle w:val="Predeterminado"/>
              <w:spacing w:before="40" w:after="40" w:line="240" w:lineRule="auto"/>
            </w:pPr>
            <w:r>
              <w:rPr>
                <w:rStyle w:val="Ninguno"/>
                <w:rFonts w:cs="Arial"/>
                <w:sz w:val="18"/>
                <w:szCs w:val="18"/>
              </w:rPr>
              <w:t>Métricas en CSV; Figuras 5 a 8; modelo_ganador_mora.joblib</w:t>
            </w:r>
          </w:p>
        </w:tc>
      </w:tr>
      <w:tr w:rsidR="00442E7B" w:rsidRPr="00786476" w14:paraId="40D65BA0"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vAlign w:val="center"/>
          </w:tcPr>
          <w:p w14:paraId="40D65B9C" w14:textId="77777777" w:rsidR="00442E7B" w:rsidRDefault="00171721">
            <w:pPr>
              <w:pStyle w:val="Predeterminado"/>
              <w:keepNext/>
              <w:spacing w:before="40" w:after="40" w:line="240" w:lineRule="auto"/>
            </w:pPr>
            <w:r>
              <w:rPr>
                <w:rStyle w:val="Ninguno"/>
                <w:rFonts w:cs="Arial"/>
                <w:sz w:val="18"/>
                <w:szCs w:val="18"/>
              </w:rPr>
              <w:t>Despliegue</w:t>
            </w:r>
          </w:p>
        </w:tc>
        <w:tc>
          <w:tcPr>
            <w:tcW w:w="800" w:type="dxa"/>
            <w:tcBorders>
              <w:top w:val="single" w:sz="4" w:space="0" w:color="000000"/>
              <w:left w:val="single" w:sz="4" w:space="0" w:color="000000"/>
              <w:bottom w:val="single" w:sz="4" w:space="0" w:color="000000"/>
              <w:right w:val="single" w:sz="4" w:space="0" w:color="000000"/>
            </w:tcBorders>
            <w:vAlign w:val="center"/>
          </w:tcPr>
          <w:p w14:paraId="40D65B9D" w14:textId="77777777" w:rsidR="00442E7B" w:rsidRDefault="00171721">
            <w:pPr>
              <w:pStyle w:val="Predeterminado"/>
              <w:keepNext/>
              <w:spacing w:before="40" w:after="40" w:line="240" w:lineRule="auto"/>
              <w:jc w:val="center"/>
            </w:pPr>
            <w:r>
              <w:rPr>
                <w:rStyle w:val="Ninguno"/>
                <w:rFonts w:cs="Arial"/>
                <w:sz w:val="18"/>
                <w:szCs w:val="18"/>
              </w:rPr>
              <w:t>S4</w:t>
            </w:r>
          </w:p>
        </w:tc>
        <w:tc>
          <w:tcPr>
            <w:tcW w:w="4000" w:type="dxa"/>
            <w:tcBorders>
              <w:top w:val="single" w:sz="4" w:space="0" w:color="000000"/>
              <w:left w:val="single" w:sz="4" w:space="0" w:color="000000"/>
              <w:bottom w:val="single" w:sz="4" w:space="0" w:color="000000"/>
              <w:right w:val="single" w:sz="4" w:space="0" w:color="000000"/>
            </w:tcBorders>
            <w:vAlign w:val="center"/>
          </w:tcPr>
          <w:p w14:paraId="40D65B9E" w14:textId="77777777" w:rsidR="00442E7B" w:rsidRDefault="00171721">
            <w:pPr>
              <w:pStyle w:val="Predeterminado"/>
              <w:keepNext/>
              <w:spacing w:before="40" w:after="40" w:line="240" w:lineRule="auto"/>
            </w:pPr>
            <w:r>
              <w:rPr>
                <w:rStyle w:val="Ninguno"/>
                <w:rFonts w:cs="Arial"/>
                <w:sz w:val="18"/>
                <w:szCs w:val="18"/>
              </w:rPr>
              <w:t>API de inferencia, interfaz de consulta, contenedorización, monitoreo de drift y prueba de aceptación de usuario (UAT).</w:t>
            </w:r>
          </w:p>
        </w:tc>
        <w:tc>
          <w:tcPr>
            <w:tcW w:w="2650" w:type="dxa"/>
            <w:tcBorders>
              <w:top w:val="single" w:sz="4" w:space="0" w:color="000000"/>
              <w:left w:val="single" w:sz="4" w:space="0" w:color="000000"/>
              <w:bottom w:val="single" w:sz="4" w:space="0" w:color="000000"/>
              <w:right w:val="single" w:sz="4" w:space="0" w:color="000000"/>
            </w:tcBorders>
            <w:vAlign w:val="center"/>
          </w:tcPr>
          <w:p w14:paraId="40D65B9F" w14:textId="77777777" w:rsidR="00442E7B" w:rsidRDefault="00171721">
            <w:pPr>
              <w:pStyle w:val="Predeterminado"/>
              <w:keepNext/>
              <w:spacing w:before="40" w:after="40" w:line="240" w:lineRule="auto"/>
            </w:pPr>
            <w:r>
              <w:rPr>
                <w:rStyle w:val="Ninguno"/>
                <w:rFonts w:cs="Arial"/>
                <w:sz w:val="18"/>
                <w:szCs w:val="18"/>
              </w:rPr>
              <w:t>MVP y acta de UAT (en ejecución)</w:t>
            </w:r>
          </w:p>
        </w:tc>
      </w:tr>
    </w:tbl>
    <w:p w14:paraId="40D65BA1" w14:textId="77777777" w:rsidR="00442E7B" w:rsidRDefault="00171721">
      <w:pPr>
        <w:pStyle w:val="Cuerpo"/>
        <w:keepNext/>
        <w:spacing w:after="0"/>
        <w:jc w:val="center"/>
        <w:rPr>
          <w:sz w:val="20"/>
          <w:szCs w:val="20"/>
        </w:rPr>
      </w:pPr>
      <w:r>
        <w:rPr>
          <w:rStyle w:val="Ninguno"/>
          <w:rFonts w:cs="Arial"/>
          <w:b/>
          <w:bCs/>
          <w:sz w:val="20"/>
          <w:szCs w:val="20"/>
        </w:rPr>
        <w:t>Tabla 3. Fases del proyecto, actividades realizadas y entregables</w:t>
      </w:r>
    </w:p>
    <w:p w14:paraId="40D65BA2" w14:textId="77777777" w:rsidR="00442E7B" w:rsidRDefault="00171721">
      <w:pPr>
        <w:pStyle w:val="Cuerpo"/>
        <w:jc w:val="center"/>
        <w:rPr>
          <w:sz w:val="20"/>
          <w:szCs w:val="20"/>
        </w:rPr>
      </w:pPr>
      <w:r>
        <w:rPr>
          <w:rStyle w:val="Ninguno"/>
          <w:rFonts w:cs="Arial"/>
          <w:i/>
          <w:iCs/>
          <w:sz w:val="20"/>
          <w:szCs w:val="20"/>
        </w:rPr>
        <w:t>Fuente: elaboración propia</w:t>
      </w:r>
    </w:p>
    <w:p w14:paraId="40D65BA3" w14:textId="77777777" w:rsidR="00442E7B" w:rsidRDefault="00171721">
      <w:pPr>
        <w:pStyle w:val="Cuerpo"/>
        <w:keepNext/>
        <w:spacing w:after="120"/>
        <w:rPr>
          <w:sz w:val="24"/>
          <w:szCs w:val="24"/>
        </w:rPr>
      </w:pPr>
      <w:r>
        <w:rPr>
          <w:rStyle w:val="Ninguno"/>
          <w:rFonts w:cs="Arial"/>
          <w:b/>
          <w:bCs/>
          <w:sz w:val="24"/>
          <w:szCs w:val="24"/>
        </w:rPr>
        <w:t>Herramientas utilizadas</w:t>
      </w:r>
    </w:p>
    <w:p w14:paraId="40D65BA4" w14:textId="77777777" w:rsidR="00442E7B" w:rsidRDefault="00171721">
      <w:pPr>
        <w:pStyle w:val="Cuerpo"/>
        <w:jc w:val="both"/>
        <w:rPr>
          <w:sz w:val="24"/>
          <w:szCs w:val="24"/>
        </w:rPr>
      </w:pPr>
      <w:r>
        <w:rPr>
          <w:rStyle w:val="Ninguno"/>
          <w:rFonts w:cs="Arial"/>
          <w:sz w:val="24"/>
          <w:szCs w:val="24"/>
        </w:rPr>
        <w:t>El desarrollo se realizó en Python sobre Google Colab, un entorno de cuadernos en la nube que no requiere instalación ni infraestructura local. Se emplearon pandas y NumPy para la manipulación de datos; scikit-learn (Pedregosa et al., 2011) para el preprocesamiento, los algoritmos de clasificación y las métricas; Matplotlib y Seaborn para las visualizaciones; joblib para la serialización del modelo; y la librería SHAP (Lundberg &amp; Lee, 2017) para la explicabilidad. Para la fase de despliegue se contemplan FastAPI, Streamlit, Docker, MLflow, DVC y Git, conforme a las restricciones tecnológicas establecidas en la sección 4.2.</w:t>
      </w:r>
    </w:p>
    <w:p w14:paraId="40D65BA5" w14:textId="77777777" w:rsidR="00442E7B" w:rsidRDefault="00171721">
      <w:pPr>
        <w:pStyle w:val="Cuerpo"/>
        <w:keepNext/>
        <w:spacing w:after="120"/>
        <w:rPr>
          <w:sz w:val="24"/>
          <w:szCs w:val="24"/>
        </w:rPr>
      </w:pPr>
      <w:r>
        <w:rPr>
          <w:rStyle w:val="Ninguno"/>
          <w:rFonts w:cs="Arial"/>
          <w:b/>
          <w:bCs/>
          <w:sz w:val="24"/>
          <w:szCs w:val="24"/>
        </w:rPr>
        <w:t>Criterios de evaluación</w:t>
      </w:r>
    </w:p>
    <w:p w14:paraId="40D65BA6" w14:textId="77777777" w:rsidR="00442E7B" w:rsidRDefault="00171721">
      <w:pPr>
        <w:pStyle w:val="Cuerpo"/>
        <w:jc w:val="both"/>
        <w:rPr>
          <w:sz w:val="24"/>
          <w:szCs w:val="24"/>
        </w:rPr>
      </w:pPr>
      <w:r>
        <w:rPr>
          <w:rStyle w:val="Ninguno"/>
          <w:rFonts w:cs="Arial"/>
          <w:sz w:val="24"/>
          <w:szCs w:val="24"/>
        </w:rPr>
        <w:t xml:space="preserve">Dado el desbalance de la variable objetivo —el 72 % de los registros corresponde a clientes al día y solo el 3 % a mora mayor a 90 días—, la exactitud global no es un indicador suficiente: un modelo que clasificara a todos los clientes como «al día» alcanzaría un 72 % de exactitud sin ningún valor operativo. Por ello se adoptó el F1 macro como métrica principal de selección, </w:t>
      </w:r>
      <w:r>
        <w:rPr>
          <w:rStyle w:val="Ninguno"/>
          <w:rFonts w:cs="Arial"/>
          <w:sz w:val="24"/>
          <w:szCs w:val="24"/>
        </w:rPr>
        <w:lastRenderedPageBreak/>
        <w:t>ya que promedia con igual peso el F1 de cada categoría, y la exactitud balanceada como criterio de desempate. De forma complementaria se reportan la precisión y el recobrado macro, el F1 ponderado, el ROC-AUC y la precisión promedio (AP) bajo el esquema uno contra resto, la pérdida logarítmica y la matriz de confusión. Para evitar un sesgo optimista, el modelo se seleccionó exclusivamente con el conjunto de validación y el conjunto de prueba se utilizó una sola vez para reportar el desempeño final. La Tabla 4 detalla los umbrales de aceptación asociados a los objetivos específicos.</w:t>
      </w:r>
    </w:p>
    <w:tbl>
      <w:tblPr>
        <w:tblStyle w:val="TableNormal"/>
        <w:tblW w:w="9350" w:type="dxa"/>
        <w:jc w:val="center"/>
        <w:tblInd w:w="0" w:type="dxa"/>
        <w:tblLayout w:type="fixed"/>
        <w:tblCellMar>
          <w:top w:w="60" w:type="dxa"/>
          <w:left w:w="80" w:type="dxa"/>
          <w:bottom w:w="60" w:type="dxa"/>
          <w:right w:w="80" w:type="dxa"/>
        </w:tblCellMar>
        <w:tblLook w:val="04A0" w:firstRow="1" w:lastRow="0" w:firstColumn="1" w:lastColumn="0" w:noHBand="0" w:noVBand="1"/>
      </w:tblPr>
      <w:tblGrid>
        <w:gridCol w:w="2000"/>
        <w:gridCol w:w="4150"/>
        <w:gridCol w:w="2000"/>
        <w:gridCol w:w="1200"/>
      </w:tblGrid>
      <w:tr w:rsidR="00442E7B" w14:paraId="40D65BAB" w14:textId="77777777">
        <w:trPr>
          <w:cantSplit/>
          <w:tblHeader/>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0D65BA7" w14:textId="77777777" w:rsidR="00442E7B" w:rsidRDefault="00171721">
            <w:pPr>
              <w:pStyle w:val="Predeterminado"/>
              <w:spacing w:before="40" w:after="40" w:line="240" w:lineRule="auto"/>
              <w:jc w:val="center"/>
            </w:pPr>
            <w:r>
              <w:rPr>
                <w:rStyle w:val="Ninguno"/>
                <w:rFonts w:cs="Arial"/>
                <w:b/>
                <w:bCs/>
                <w:sz w:val="18"/>
                <w:szCs w:val="18"/>
              </w:rPr>
              <w:t>Dimensión</w:t>
            </w:r>
          </w:p>
        </w:tc>
        <w:tc>
          <w:tcPr>
            <w:tcW w:w="415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0D65BA8" w14:textId="77777777" w:rsidR="00442E7B" w:rsidRDefault="00171721">
            <w:pPr>
              <w:pStyle w:val="Predeterminado"/>
              <w:spacing w:before="40" w:after="40" w:line="240" w:lineRule="auto"/>
              <w:jc w:val="center"/>
            </w:pPr>
            <w:r>
              <w:rPr>
                <w:rStyle w:val="Ninguno"/>
                <w:rFonts w:cs="Arial"/>
                <w:b/>
                <w:bCs/>
                <w:sz w:val="18"/>
                <w:szCs w:val="18"/>
              </w:rPr>
              <w:t>Indicador</w:t>
            </w:r>
          </w:p>
        </w:tc>
        <w:tc>
          <w:tcPr>
            <w:tcW w:w="20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0D65BA9" w14:textId="77777777" w:rsidR="00442E7B" w:rsidRDefault="00171721">
            <w:pPr>
              <w:pStyle w:val="Predeterminado"/>
              <w:spacing w:before="40" w:after="40" w:line="240" w:lineRule="auto"/>
              <w:jc w:val="center"/>
            </w:pPr>
            <w:r>
              <w:rPr>
                <w:rStyle w:val="Ninguno"/>
                <w:rFonts w:cs="Arial"/>
                <w:b/>
                <w:bCs/>
                <w:sz w:val="18"/>
                <w:szCs w:val="18"/>
              </w:rPr>
              <w:t>Umbral de aceptación</w:t>
            </w:r>
          </w:p>
        </w:tc>
        <w:tc>
          <w:tcPr>
            <w:tcW w:w="12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0D65BAA" w14:textId="77777777" w:rsidR="00442E7B" w:rsidRDefault="00171721">
            <w:pPr>
              <w:pStyle w:val="Predeterminado"/>
              <w:spacing w:before="40" w:after="40" w:line="240" w:lineRule="auto"/>
              <w:jc w:val="center"/>
            </w:pPr>
            <w:r>
              <w:rPr>
                <w:rStyle w:val="Ninguno"/>
                <w:rFonts w:cs="Arial"/>
                <w:b/>
                <w:bCs/>
                <w:sz w:val="18"/>
                <w:szCs w:val="18"/>
              </w:rPr>
              <w:t>Objetivo</w:t>
            </w:r>
          </w:p>
        </w:tc>
      </w:tr>
      <w:tr w:rsidR="00442E7B" w14:paraId="40D65BB0"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vAlign w:val="center"/>
          </w:tcPr>
          <w:p w14:paraId="40D65BAC" w14:textId="77777777" w:rsidR="00442E7B" w:rsidRDefault="00171721">
            <w:pPr>
              <w:pStyle w:val="Predeterminado"/>
              <w:spacing w:before="40" w:after="40" w:line="240" w:lineRule="auto"/>
            </w:pPr>
            <w:r>
              <w:rPr>
                <w:rStyle w:val="Ninguno"/>
                <w:rFonts w:cs="Arial"/>
                <w:sz w:val="18"/>
                <w:szCs w:val="18"/>
              </w:rPr>
              <w:t>Desempeño global</w:t>
            </w:r>
          </w:p>
        </w:tc>
        <w:tc>
          <w:tcPr>
            <w:tcW w:w="4150" w:type="dxa"/>
            <w:tcBorders>
              <w:top w:val="single" w:sz="4" w:space="0" w:color="000000"/>
              <w:left w:val="single" w:sz="4" w:space="0" w:color="000000"/>
              <w:bottom w:val="single" w:sz="4" w:space="0" w:color="000000"/>
              <w:right w:val="single" w:sz="4" w:space="0" w:color="000000"/>
            </w:tcBorders>
            <w:vAlign w:val="center"/>
          </w:tcPr>
          <w:p w14:paraId="40D65BAD" w14:textId="77777777" w:rsidR="00442E7B" w:rsidRDefault="00171721">
            <w:pPr>
              <w:pStyle w:val="Predeterminado"/>
              <w:spacing w:before="40" w:after="40" w:line="240" w:lineRule="auto"/>
            </w:pPr>
            <w:r>
              <w:rPr>
                <w:rStyle w:val="Ninguno"/>
                <w:rFonts w:cs="Arial"/>
                <w:sz w:val="18"/>
                <w:szCs w:val="18"/>
              </w:rPr>
              <w:t>F1 macro en el conjunto de prueba</w:t>
            </w:r>
          </w:p>
        </w:tc>
        <w:tc>
          <w:tcPr>
            <w:tcW w:w="2000" w:type="dxa"/>
            <w:tcBorders>
              <w:top w:val="single" w:sz="4" w:space="0" w:color="000000"/>
              <w:left w:val="single" w:sz="4" w:space="0" w:color="000000"/>
              <w:bottom w:val="single" w:sz="4" w:space="0" w:color="000000"/>
              <w:right w:val="single" w:sz="4" w:space="0" w:color="000000"/>
            </w:tcBorders>
            <w:vAlign w:val="center"/>
          </w:tcPr>
          <w:p w14:paraId="40D65BAE" w14:textId="77777777" w:rsidR="00442E7B" w:rsidRDefault="00171721">
            <w:pPr>
              <w:pStyle w:val="Predeterminado"/>
              <w:spacing w:before="40" w:after="40" w:line="240" w:lineRule="auto"/>
              <w:jc w:val="center"/>
            </w:pPr>
            <w:r>
              <w:rPr>
                <w:rStyle w:val="Ninguno"/>
                <w:rFonts w:cs="Arial"/>
                <w:sz w:val="18"/>
                <w:szCs w:val="18"/>
              </w:rPr>
              <w:t>≥ 0,80</w:t>
            </w:r>
          </w:p>
        </w:tc>
        <w:tc>
          <w:tcPr>
            <w:tcW w:w="1200" w:type="dxa"/>
            <w:tcBorders>
              <w:top w:val="single" w:sz="4" w:space="0" w:color="000000"/>
              <w:left w:val="single" w:sz="4" w:space="0" w:color="000000"/>
              <w:bottom w:val="single" w:sz="4" w:space="0" w:color="000000"/>
              <w:right w:val="single" w:sz="4" w:space="0" w:color="000000"/>
            </w:tcBorders>
            <w:vAlign w:val="center"/>
          </w:tcPr>
          <w:p w14:paraId="40D65BAF" w14:textId="77777777" w:rsidR="00442E7B" w:rsidRDefault="00171721">
            <w:pPr>
              <w:pStyle w:val="Predeterminado"/>
              <w:spacing w:before="40" w:after="40" w:line="240" w:lineRule="auto"/>
              <w:jc w:val="center"/>
            </w:pPr>
            <w:r>
              <w:rPr>
                <w:rStyle w:val="Ninguno"/>
                <w:rFonts w:cs="Arial"/>
                <w:sz w:val="18"/>
                <w:szCs w:val="18"/>
              </w:rPr>
              <w:t>OE3, OE4</w:t>
            </w:r>
          </w:p>
        </w:tc>
      </w:tr>
      <w:tr w:rsidR="00442E7B" w14:paraId="40D65BB5"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vAlign w:val="center"/>
          </w:tcPr>
          <w:p w14:paraId="40D65BB1" w14:textId="77777777" w:rsidR="00442E7B" w:rsidRDefault="00171721">
            <w:pPr>
              <w:pStyle w:val="Predeterminado"/>
              <w:spacing w:before="40" w:after="40" w:line="240" w:lineRule="auto"/>
            </w:pPr>
            <w:r>
              <w:rPr>
                <w:rStyle w:val="Ninguno"/>
                <w:rFonts w:cs="Arial"/>
                <w:sz w:val="18"/>
                <w:szCs w:val="18"/>
              </w:rPr>
              <w:t>Valor frente a la línea base</w:t>
            </w:r>
          </w:p>
        </w:tc>
        <w:tc>
          <w:tcPr>
            <w:tcW w:w="4150" w:type="dxa"/>
            <w:tcBorders>
              <w:top w:val="single" w:sz="4" w:space="0" w:color="000000"/>
              <w:left w:val="single" w:sz="4" w:space="0" w:color="000000"/>
              <w:bottom w:val="single" w:sz="4" w:space="0" w:color="000000"/>
              <w:right w:val="single" w:sz="4" w:space="0" w:color="000000"/>
            </w:tcBorders>
            <w:vAlign w:val="center"/>
          </w:tcPr>
          <w:p w14:paraId="40D65BB2" w14:textId="77777777" w:rsidR="00442E7B" w:rsidRDefault="00171721">
            <w:pPr>
              <w:pStyle w:val="Predeterminado"/>
              <w:spacing w:before="40" w:after="40" w:line="240" w:lineRule="auto"/>
            </w:pPr>
            <w:r>
              <w:rPr>
                <w:rStyle w:val="Ninguno"/>
                <w:rFonts w:cs="Arial"/>
                <w:sz w:val="18"/>
                <w:szCs w:val="18"/>
              </w:rPr>
              <w:t>Mejora del F1 macro en validación respecto de la regresión logística</w:t>
            </w:r>
          </w:p>
        </w:tc>
        <w:tc>
          <w:tcPr>
            <w:tcW w:w="2000" w:type="dxa"/>
            <w:tcBorders>
              <w:top w:val="single" w:sz="4" w:space="0" w:color="000000"/>
              <w:left w:val="single" w:sz="4" w:space="0" w:color="000000"/>
              <w:bottom w:val="single" w:sz="4" w:space="0" w:color="000000"/>
              <w:right w:val="single" w:sz="4" w:space="0" w:color="000000"/>
            </w:tcBorders>
            <w:vAlign w:val="center"/>
          </w:tcPr>
          <w:p w14:paraId="40D65BB3" w14:textId="77777777" w:rsidR="00442E7B" w:rsidRDefault="00171721">
            <w:pPr>
              <w:pStyle w:val="Predeterminado"/>
              <w:spacing w:before="40" w:after="40" w:line="240" w:lineRule="auto"/>
              <w:jc w:val="center"/>
            </w:pPr>
            <w:r>
              <w:rPr>
                <w:rStyle w:val="Ninguno"/>
                <w:rFonts w:cs="Arial"/>
                <w:sz w:val="18"/>
                <w:szCs w:val="18"/>
              </w:rPr>
              <w:t>≥ 1 punto porcentual</w:t>
            </w:r>
          </w:p>
        </w:tc>
        <w:tc>
          <w:tcPr>
            <w:tcW w:w="1200" w:type="dxa"/>
            <w:tcBorders>
              <w:top w:val="single" w:sz="4" w:space="0" w:color="000000"/>
              <w:left w:val="single" w:sz="4" w:space="0" w:color="000000"/>
              <w:bottom w:val="single" w:sz="4" w:space="0" w:color="000000"/>
              <w:right w:val="single" w:sz="4" w:space="0" w:color="000000"/>
            </w:tcBorders>
            <w:vAlign w:val="center"/>
          </w:tcPr>
          <w:p w14:paraId="40D65BB4" w14:textId="77777777" w:rsidR="00442E7B" w:rsidRDefault="00171721">
            <w:pPr>
              <w:pStyle w:val="Predeterminado"/>
              <w:spacing w:before="40" w:after="40" w:line="240" w:lineRule="auto"/>
              <w:jc w:val="center"/>
            </w:pPr>
            <w:r>
              <w:rPr>
                <w:rStyle w:val="Ninguno"/>
                <w:rFonts w:cs="Arial"/>
                <w:sz w:val="18"/>
                <w:szCs w:val="18"/>
              </w:rPr>
              <w:t>OE3</w:t>
            </w:r>
          </w:p>
        </w:tc>
      </w:tr>
      <w:tr w:rsidR="00442E7B" w14:paraId="40D65BBA"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vAlign w:val="center"/>
          </w:tcPr>
          <w:p w14:paraId="40D65BB6" w14:textId="77777777" w:rsidR="00442E7B" w:rsidRDefault="00171721">
            <w:pPr>
              <w:pStyle w:val="Predeterminado"/>
              <w:spacing w:before="40" w:after="40" w:line="240" w:lineRule="auto"/>
            </w:pPr>
            <w:r>
              <w:rPr>
                <w:rStyle w:val="Ninguno"/>
                <w:rFonts w:cs="Arial"/>
                <w:sz w:val="18"/>
                <w:szCs w:val="18"/>
              </w:rPr>
              <w:t>Detección por severidad</w:t>
            </w:r>
          </w:p>
        </w:tc>
        <w:tc>
          <w:tcPr>
            <w:tcW w:w="4150" w:type="dxa"/>
            <w:tcBorders>
              <w:top w:val="single" w:sz="4" w:space="0" w:color="000000"/>
              <w:left w:val="single" w:sz="4" w:space="0" w:color="000000"/>
              <w:bottom w:val="single" w:sz="4" w:space="0" w:color="000000"/>
              <w:right w:val="single" w:sz="4" w:space="0" w:color="000000"/>
            </w:tcBorders>
            <w:vAlign w:val="center"/>
          </w:tcPr>
          <w:p w14:paraId="40D65BB7" w14:textId="77777777" w:rsidR="00442E7B" w:rsidRDefault="00171721">
            <w:pPr>
              <w:pStyle w:val="Predeterminado"/>
              <w:spacing w:before="40" w:after="40" w:line="240" w:lineRule="auto"/>
            </w:pPr>
            <w:r>
              <w:rPr>
                <w:rStyle w:val="Ninguno"/>
                <w:rFonts w:cs="Arial"/>
                <w:sz w:val="18"/>
                <w:szCs w:val="18"/>
              </w:rPr>
              <w:t>Recobrado de cada categoría de mora en prueba</w:t>
            </w:r>
          </w:p>
        </w:tc>
        <w:tc>
          <w:tcPr>
            <w:tcW w:w="2000" w:type="dxa"/>
            <w:tcBorders>
              <w:top w:val="single" w:sz="4" w:space="0" w:color="000000"/>
              <w:left w:val="single" w:sz="4" w:space="0" w:color="000000"/>
              <w:bottom w:val="single" w:sz="4" w:space="0" w:color="000000"/>
              <w:right w:val="single" w:sz="4" w:space="0" w:color="000000"/>
            </w:tcBorders>
            <w:vAlign w:val="center"/>
          </w:tcPr>
          <w:p w14:paraId="40D65BB8" w14:textId="77777777" w:rsidR="00442E7B" w:rsidRDefault="00171721">
            <w:pPr>
              <w:pStyle w:val="Predeterminado"/>
              <w:spacing w:before="40" w:after="40" w:line="240" w:lineRule="auto"/>
              <w:jc w:val="center"/>
            </w:pPr>
            <w:r>
              <w:rPr>
                <w:rStyle w:val="Ninguno"/>
                <w:rFonts w:cs="Arial"/>
                <w:sz w:val="18"/>
                <w:szCs w:val="18"/>
              </w:rPr>
              <w:t>≥ 0,90</w:t>
            </w:r>
          </w:p>
        </w:tc>
        <w:tc>
          <w:tcPr>
            <w:tcW w:w="1200" w:type="dxa"/>
            <w:tcBorders>
              <w:top w:val="single" w:sz="4" w:space="0" w:color="000000"/>
              <w:left w:val="single" w:sz="4" w:space="0" w:color="000000"/>
              <w:bottom w:val="single" w:sz="4" w:space="0" w:color="000000"/>
              <w:right w:val="single" w:sz="4" w:space="0" w:color="000000"/>
            </w:tcBorders>
            <w:vAlign w:val="center"/>
          </w:tcPr>
          <w:p w14:paraId="40D65BB9" w14:textId="77777777" w:rsidR="00442E7B" w:rsidRDefault="00171721">
            <w:pPr>
              <w:pStyle w:val="Predeterminado"/>
              <w:spacing w:before="40" w:after="40" w:line="240" w:lineRule="auto"/>
              <w:jc w:val="center"/>
            </w:pPr>
            <w:r>
              <w:rPr>
                <w:rStyle w:val="Ninguno"/>
                <w:rFonts w:cs="Arial"/>
                <w:sz w:val="18"/>
                <w:szCs w:val="18"/>
              </w:rPr>
              <w:t>OE4</w:t>
            </w:r>
          </w:p>
        </w:tc>
      </w:tr>
      <w:tr w:rsidR="00442E7B" w14:paraId="40D65BBF"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vAlign w:val="center"/>
          </w:tcPr>
          <w:p w14:paraId="40D65BBB" w14:textId="77777777" w:rsidR="00442E7B" w:rsidRDefault="00171721">
            <w:pPr>
              <w:pStyle w:val="Predeterminado"/>
              <w:spacing w:before="40" w:after="40" w:line="240" w:lineRule="auto"/>
            </w:pPr>
            <w:r>
              <w:rPr>
                <w:rStyle w:val="Ninguno"/>
                <w:rFonts w:cs="Arial"/>
                <w:sz w:val="18"/>
                <w:szCs w:val="18"/>
              </w:rPr>
              <w:t>Robustez</w:t>
            </w:r>
          </w:p>
        </w:tc>
        <w:tc>
          <w:tcPr>
            <w:tcW w:w="4150" w:type="dxa"/>
            <w:tcBorders>
              <w:top w:val="single" w:sz="4" w:space="0" w:color="000000"/>
              <w:left w:val="single" w:sz="4" w:space="0" w:color="000000"/>
              <w:bottom w:val="single" w:sz="4" w:space="0" w:color="000000"/>
              <w:right w:val="single" w:sz="4" w:space="0" w:color="000000"/>
            </w:tcBorders>
            <w:vAlign w:val="center"/>
          </w:tcPr>
          <w:p w14:paraId="40D65BBC" w14:textId="77777777" w:rsidR="00442E7B" w:rsidRDefault="00171721">
            <w:pPr>
              <w:pStyle w:val="Predeterminado"/>
              <w:spacing w:before="40" w:after="40" w:line="240" w:lineRule="auto"/>
            </w:pPr>
            <w:r>
              <w:rPr>
                <w:rStyle w:val="Ninguno"/>
                <w:rFonts w:cs="Arial"/>
                <w:sz w:val="18"/>
                <w:szCs w:val="18"/>
              </w:rPr>
              <w:t>Diferencia de F1 macro entre validación y prueba</w:t>
            </w:r>
          </w:p>
        </w:tc>
        <w:tc>
          <w:tcPr>
            <w:tcW w:w="2000" w:type="dxa"/>
            <w:tcBorders>
              <w:top w:val="single" w:sz="4" w:space="0" w:color="000000"/>
              <w:left w:val="single" w:sz="4" w:space="0" w:color="000000"/>
              <w:bottom w:val="single" w:sz="4" w:space="0" w:color="000000"/>
              <w:right w:val="single" w:sz="4" w:space="0" w:color="000000"/>
            </w:tcBorders>
            <w:vAlign w:val="center"/>
          </w:tcPr>
          <w:p w14:paraId="40D65BBD" w14:textId="77777777" w:rsidR="00442E7B" w:rsidRDefault="00171721">
            <w:pPr>
              <w:pStyle w:val="Predeterminado"/>
              <w:spacing w:before="40" w:after="40" w:line="240" w:lineRule="auto"/>
              <w:jc w:val="center"/>
            </w:pPr>
            <w:r>
              <w:rPr>
                <w:rStyle w:val="Ninguno"/>
                <w:rFonts w:cs="Arial"/>
                <w:sz w:val="18"/>
                <w:szCs w:val="18"/>
              </w:rPr>
              <w:t>≤ 2 puntos porcentuales</w:t>
            </w:r>
          </w:p>
        </w:tc>
        <w:tc>
          <w:tcPr>
            <w:tcW w:w="1200" w:type="dxa"/>
            <w:tcBorders>
              <w:top w:val="single" w:sz="4" w:space="0" w:color="000000"/>
              <w:left w:val="single" w:sz="4" w:space="0" w:color="000000"/>
              <w:bottom w:val="single" w:sz="4" w:space="0" w:color="000000"/>
              <w:right w:val="single" w:sz="4" w:space="0" w:color="000000"/>
            </w:tcBorders>
            <w:vAlign w:val="center"/>
          </w:tcPr>
          <w:p w14:paraId="40D65BBE" w14:textId="77777777" w:rsidR="00442E7B" w:rsidRDefault="00171721">
            <w:pPr>
              <w:pStyle w:val="Predeterminado"/>
              <w:spacing w:before="40" w:after="40" w:line="240" w:lineRule="auto"/>
              <w:jc w:val="center"/>
            </w:pPr>
            <w:r>
              <w:rPr>
                <w:rStyle w:val="Ninguno"/>
                <w:rFonts w:cs="Arial"/>
                <w:sz w:val="18"/>
                <w:szCs w:val="18"/>
              </w:rPr>
              <w:t>OE4</w:t>
            </w:r>
          </w:p>
        </w:tc>
      </w:tr>
      <w:tr w:rsidR="00442E7B" w14:paraId="40D65BC4"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vAlign w:val="center"/>
          </w:tcPr>
          <w:p w14:paraId="40D65BC0" w14:textId="77777777" w:rsidR="00442E7B" w:rsidRDefault="00171721">
            <w:pPr>
              <w:pStyle w:val="Predeterminado"/>
              <w:spacing w:before="40" w:after="40" w:line="240" w:lineRule="auto"/>
            </w:pPr>
            <w:r>
              <w:rPr>
                <w:rStyle w:val="Ninguno"/>
                <w:rFonts w:cs="Arial"/>
                <w:sz w:val="18"/>
                <w:szCs w:val="18"/>
              </w:rPr>
              <w:t>Equidad</w:t>
            </w:r>
          </w:p>
        </w:tc>
        <w:tc>
          <w:tcPr>
            <w:tcW w:w="4150" w:type="dxa"/>
            <w:tcBorders>
              <w:top w:val="single" w:sz="4" w:space="0" w:color="000000"/>
              <w:left w:val="single" w:sz="4" w:space="0" w:color="000000"/>
              <w:bottom w:val="single" w:sz="4" w:space="0" w:color="000000"/>
              <w:right w:val="single" w:sz="4" w:space="0" w:color="000000"/>
            </w:tcBorders>
            <w:vAlign w:val="center"/>
          </w:tcPr>
          <w:p w14:paraId="40D65BC1" w14:textId="77777777" w:rsidR="00442E7B" w:rsidRDefault="00171721">
            <w:pPr>
              <w:pStyle w:val="Predeterminado"/>
              <w:spacing w:before="40" w:after="40" w:line="240" w:lineRule="auto"/>
            </w:pPr>
            <w:r>
              <w:rPr>
                <w:rStyle w:val="Ninguno"/>
                <w:rFonts w:cs="Arial"/>
                <w:sz w:val="18"/>
                <w:szCs w:val="18"/>
              </w:rPr>
              <w:t>Brecha máxima de tasa de verdaderos positivos (detección de mora) entre subgrupos de zona, edad y nivel educativo</w:t>
            </w:r>
          </w:p>
        </w:tc>
        <w:tc>
          <w:tcPr>
            <w:tcW w:w="2000" w:type="dxa"/>
            <w:tcBorders>
              <w:top w:val="single" w:sz="4" w:space="0" w:color="000000"/>
              <w:left w:val="single" w:sz="4" w:space="0" w:color="000000"/>
              <w:bottom w:val="single" w:sz="4" w:space="0" w:color="000000"/>
              <w:right w:val="single" w:sz="4" w:space="0" w:color="000000"/>
            </w:tcBorders>
            <w:vAlign w:val="center"/>
          </w:tcPr>
          <w:p w14:paraId="40D65BC2" w14:textId="77777777" w:rsidR="00442E7B" w:rsidRDefault="00171721">
            <w:pPr>
              <w:pStyle w:val="Predeterminado"/>
              <w:spacing w:before="40" w:after="40" w:line="240" w:lineRule="auto"/>
              <w:jc w:val="center"/>
            </w:pPr>
            <w:r>
              <w:rPr>
                <w:rStyle w:val="Ninguno"/>
                <w:rFonts w:cs="Arial"/>
                <w:sz w:val="18"/>
                <w:szCs w:val="18"/>
              </w:rPr>
              <w:t>≤ 5 puntos porcentuales</w:t>
            </w:r>
          </w:p>
        </w:tc>
        <w:tc>
          <w:tcPr>
            <w:tcW w:w="1200" w:type="dxa"/>
            <w:tcBorders>
              <w:top w:val="single" w:sz="4" w:space="0" w:color="000000"/>
              <w:left w:val="single" w:sz="4" w:space="0" w:color="000000"/>
              <w:bottom w:val="single" w:sz="4" w:space="0" w:color="000000"/>
              <w:right w:val="single" w:sz="4" w:space="0" w:color="000000"/>
            </w:tcBorders>
            <w:vAlign w:val="center"/>
          </w:tcPr>
          <w:p w14:paraId="40D65BC3" w14:textId="77777777" w:rsidR="00442E7B" w:rsidRDefault="00171721">
            <w:pPr>
              <w:pStyle w:val="Predeterminado"/>
              <w:spacing w:before="40" w:after="40" w:line="240" w:lineRule="auto"/>
              <w:jc w:val="center"/>
            </w:pPr>
            <w:r>
              <w:rPr>
                <w:rStyle w:val="Ninguno"/>
                <w:rFonts w:cs="Arial"/>
                <w:sz w:val="18"/>
                <w:szCs w:val="18"/>
              </w:rPr>
              <w:t>OE4</w:t>
            </w:r>
          </w:p>
        </w:tc>
      </w:tr>
      <w:tr w:rsidR="00442E7B" w14:paraId="40D65BC9"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vAlign w:val="center"/>
          </w:tcPr>
          <w:p w14:paraId="40D65BC5" w14:textId="77777777" w:rsidR="00442E7B" w:rsidRDefault="00171721">
            <w:pPr>
              <w:pStyle w:val="Predeterminado"/>
              <w:spacing w:before="40" w:after="40" w:line="240" w:lineRule="auto"/>
            </w:pPr>
            <w:r>
              <w:rPr>
                <w:rStyle w:val="Ninguno"/>
                <w:rFonts w:cs="Arial"/>
                <w:sz w:val="18"/>
                <w:szCs w:val="18"/>
              </w:rPr>
              <w:t>Explicabilidad</w:t>
            </w:r>
          </w:p>
        </w:tc>
        <w:tc>
          <w:tcPr>
            <w:tcW w:w="4150" w:type="dxa"/>
            <w:tcBorders>
              <w:top w:val="single" w:sz="4" w:space="0" w:color="000000"/>
              <w:left w:val="single" w:sz="4" w:space="0" w:color="000000"/>
              <w:bottom w:val="single" w:sz="4" w:space="0" w:color="000000"/>
              <w:right w:val="single" w:sz="4" w:space="0" w:color="000000"/>
            </w:tcBorders>
            <w:vAlign w:val="center"/>
          </w:tcPr>
          <w:p w14:paraId="40D65BC6" w14:textId="77777777" w:rsidR="00442E7B" w:rsidRDefault="00171721">
            <w:pPr>
              <w:pStyle w:val="Predeterminado"/>
              <w:spacing w:before="40" w:after="40" w:line="240" w:lineRule="auto"/>
            </w:pPr>
            <w:r>
              <w:rPr>
                <w:rStyle w:val="Ninguno"/>
                <w:rFonts w:cs="Arial"/>
                <w:sz w:val="18"/>
                <w:szCs w:val="18"/>
              </w:rPr>
              <w:t>Predicciones con explicación SHAP disponible</w:t>
            </w:r>
          </w:p>
        </w:tc>
        <w:tc>
          <w:tcPr>
            <w:tcW w:w="2000" w:type="dxa"/>
            <w:tcBorders>
              <w:top w:val="single" w:sz="4" w:space="0" w:color="000000"/>
              <w:left w:val="single" w:sz="4" w:space="0" w:color="000000"/>
              <w:bottom w:val="single" w:sz="4" w:space="0" w:color="000000"/>
              <w:right w:val="single" w:sz="4" w:space="0" w:color="000000"/>
            </w:tcBorders>
            <w:vAlign w:val="center"/>
          </w:tcPr>
          <w:p w14:paraId="40D65BC7" w14:textId="77777777" w:rsidR="00442E7B" w:rsidRDefault="00171721">
            <w:pPr>
              <w:pStyle w:val="Predeterminado"/>
              <w:spacing w:before="40" w:after="40" w:line="240" w:lineRule="auto"/>
              <w:jc w:val="center"/>
            </w:pPr>
            <w:r>
              <w:rPr>
                <w:rStyle w:val="Ninguno"/>
                <w:rFonts w:cs="Arial"/>
                <w:sz w:val="18"/>
                <w:szCs w:val="18"/>
              </w:rPr>
              <w:t>100 %</w:t>
            </w:r>
          </w:p>
        </w:tc>
        <w:tc>
          <w:tcPr>
            <w:tcW w:w="1200" w:type="dxa"/>
            <w:tcBorders>
              <w:top w:val="single" w:sz="4" w:space="0" w:color="000000"/>
              <w:left w:val="single" w:sz="4" w:space="0" w:color="000000"/>
              <w:bottom w:val="single" w:sz="4" w:space="0" w:color="000000"/>
              <w:right w:val="single" w:sz="4" w:space="0" w:color="000000"/>
            </w:tcBorders>
            <w:vAlign w:val="center"/>
          </w:tcPr>
          <w:p w14:paraId="40D65BC8" w14:textId="77777777" w:rsidR="00442E7B" w:rsidRDefault="00171721">
            <w:pPr>
              <w:pStyle w:val="Predeterminado"/>
              <w:spacing w:before="40" w:after="40" w:line="240" w:lineRule="auto"/>
              <w:jc w:val="center"/>
            </w:pPr>
            <w:r>
              <w:rPr>
                <w:rStyle w:val="Ninguno"/>
                <w:rFonts w:cs="Arial"/>
                <w:sz w:val="18"/>
                <w:szCs w:val="18"/>
              </w:rPr>
              <w:t>OE4</w:t>
            </w:r>
          </w:p>
        </w:tc>
      </w:tr>
      <w:tr w:rsidR="00442E7B" w14:paraId="40D65BCE"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vAlign w:val="center"/>
          </w:tcPr>
          <w:p w14:paraId="40D65BCA" w14:textId="77777777" w:rsidR="00442E7B" w:rsidRDefault="00171721">
            <w:pPr>
              <w:pStyle w:val="Predeterminado"/>
              <w:spacing w:before="40" w:after="40" w:line="240" w:lineRule="auto"/>
            </w:pPr>
            <w:r>
              <w:rPr>
                <w:rStyle w:val="Ninguno"/>
                <w:rFonts w:cs="Arial"/>
                <w:sz w:val="18"/>
                <w:szCs w:val="18"/>
              </w:rPr>
              <w:t>Operación</w:t>
            </w:r>
          </w:p>
        </w:tc>
        <w:tc>
          <w:tcPr>
            <w:tcW w:w="4150" w:type="dxa"/>
            <w:tcBorders>
              <w:top w:val="single" w:sz="4" w:space="0" w:color="000000"/>
              <w:left w:val="single" w:sz="4" w:space="0" w:color="000000"/>
              <w:bottom w:val="single" w:sz="4" w:space="0" w:color="000000"/>
              <w:right w:val="single" w:sz="4" w:space="0" w:color="000000"/>
            </w:tcBorders>
            <w:vAlign w:val="center"/>
          </w:tcPr>
          <w:p w14:paraId="40D65BCB" w14:textId="77777777" w:rsidR="00442E7B" w:rsidRDefault="00171721">
            <w:pPr>
              <w:pStyle w:val="Predeterminado"/>
              <w:spacing w:before="40" w:after="40" w:line="240" w:lineRule="auto"/>
            </w:pPr>
            <w:r>
              <w:rPr>
                <w:rStyle w:val="Ninguno"/>
                <w:rFonts w:cs="Arial"/>
                <w:sz w:val="18"/>
                <w:szCs w:val="18"/>
              </w:rPr>
              <w:t>Latencia p95 por consulta al MVP</w:t>
            </w:r>
          </w:p>
        </w:tc>
        <w:tc>
          <w:tcPr>
            <w:tcW w:w="2000" w:type="dxa"/>
            <w:tcBorders>
              <w:top w:val="single" w:sz="4" w:space="0" w:color="000000"/>
              <w:left w:val="single" w:sz="4" w:space="0" w:color="000000"/>
              <w:bottom w:val="single" w:sz="4" w:space="0" w:color="000000"/>
              <w:right w:val="single" w:sz="4" w:space="0" w:color="000000"/>
            </w:tcBorders>
            <w:vAlign w:val="center"/>
          </w:tcPr>
          <w:p w14:paraId="40D65BCC" w14:textId="77777777" w:rsidR="00442E7B" w:rsidRDefault="00171721">
            <w:pPr>
              <w:pStyle w:val="Predeterminado"/>
              <w:spacing w:before="40" w:after="40" w:line="240" w:lineRule="auto"/>
              <w:jc w:val="center"/>
            </w:pPr>
            <w:r>
              <w:rPr>
                <w:rStyle w:val="Ninguno"/>
                <w:rFonts w:cs="Arial"/>
                <w:sz w:val="18"/>
                <w:szCs w:val="18"/>
              </w:rPr>
              <w:t>≤ 2 segundos</w:t>
            </w:r>
          </w:p>
        </w:tc>
        <w:tc>
          <w:tcPr>
            <w:tcW w:w="1200" w:type="dxa"/>
            <w:tcBorders>
              <w:top w:val="single" w:sz="4" w:space="0" w:color="000000"/>
              <w:left w:val="single" w:sz="4" w:space="0" w:color="000000"/>
              <w:bottom w:val="single" w:sz="4" w:space="0" w:color="000000"/>
              <w:right w:val="single" w:sz="4" w:space="0" w:color="000000"/>
            </w:tcBorders>
            <w:vAlign w:val="center"/>
          </w:tcPr>
          <w:p w14:paraId="40D65BCD" w14:textId="77777777" w:rsidR="00442E7B" w:rsidRDefault="00171721">
            <w:pPr>
              <w:pStyle w:val="Predeterminado"/>
              <w:spacing w:before="40" w:after="40" w:line="240" w:lineRule="auto"/>
              <w:jc w:val="center"/>
            </w:pPr>
            <w:r>
              <w:rPr>
                <w:rStyle w:val="Ninguno"/>
                <w:rFonts w:cs="Arial"/>
                <w:sz w:val="18"/>
                <w:szCs w:val="18"/>
              </w:rPr>
              <w:t>OE5</w:t>
            </w:r>
          </w:p>
        </w:tc>
      </w:tr>
      <w:tr w:rsidR="00442E7B" w14:paraId="40D65BD3"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vAlign w:val="center"/>
          </w:tcPr>
          <w:p w14:paraId="40D65BCF" w14:textId="77777777" w:rsidR="00442E7B" w:rsidRDefault="00171721">
            <w:pPr>
              <w:pStyle w:val="Predeterminado"/>
              <w:keepNext/>
              <w:spacing w:before="40" w:after="40" w:line="240" w:lineRule="auto"/>
            </w:pPr>
            <w:r>
              <w:rPr>
                <w:rStyle w:val="Ninguno"/>
                <w:rFonts w:cs="Arial"/>
                <w:sz w:val="18"/>
                <w:szCs w:val="18"/>
              </w:rPr>
              <w:t>Aceptación de usuario</w:t>
            </w:r>
          </w:p>
        </w:tc>
        <w:tc>
          <w:tcPr>
            <w:tcW w:w="4150" w:type="dxa"/>
            <w:tcBorders>
              <w:top w:val="single" w:sz="4" w:space="0" w:color="000000"/>
              <w:left w:val="single" w:sz="4" w:space="0" w:color="000000"/>
              <w:bottom w:val="single" w:sz="4" w:space="0" w:color="000000"/>
              <w:right w:val="single" w:sz="4" w:space="0" w:color="000000"/>
            </w:tcBorders>
            <w:vAlign w:val="center"/>
          </w:tcPr>
          <w:p w14:paraId="40D65BD0" w14:textId="77777777" w:rsidR="00442E7B" w:rsidRDefault="00171721">
            <w:pPr>
              <w:pStyle w:val="Predeterminado"/>
              <w:keepNext/>
              <w:spacing w:before="40" w:after="40" w:line="240" w:lineRule="auto"/>
            </w:pPr>
            <w:r>
              <w:rPr>
                <w:rStyle w:val="Ninguno"/>
                <w:rFonts w:cs="Arial"/>
                <w:sz w:val="18"/>
                <w:szCs w:val="18"/>
              </w:rPr>
              <w:t>Casos críticos de la UAT aprobados</w:t>
            </w:r>
          </w:p>
        </w:tc>
        <w:tc>
          <w:tcPr>
            <w:tcW w:w="2000" w:type="dxa"/>
            <w:tcBorders>
              <w:top w:val="single" w:sz="4" w:space="0" w:color="000000"/>
              <w:left w:val="single" w:sz="4" w:space="0" w:color="000000"/>
              <w:bottom w:val="single" w:sz="4" w:space="0" w:color="000000"/>
              <w:right w:val="single" w:sz="4" w:space="0" w:color="000000"/>
            </w:tcBorders>
            <w:vAlign w:val="center"/>
          </w:tcPr>
          <w:p w14:paraId="40D65BD1" w14:textId="77777777" w:rsidR="00442E7B" w:rsidRDefault="00171721">
            <w:pPr>
              <w:pStyle w:val="Predeterminado"/>
              <w:keepNext/>
              <w:spacing w:before="40" w:after="40" w:line="240" w:lineRule="auto"/>
              <w:jc w:val="center"/>
            </w:pPr>
            <w:r>
              <w:rPr>
                <w:rStyle w:val="Ninguno"/>
                <w:rFonts w:cs="Arial"/>
                <w:sz w:val="18"/>
                <w:szCs w:val="18"/>
              </w:rPr>
              <w:t>100 %</w:t>
            </w:r>
          </w:p>
        </w:tc>
        <w:tc>
          <w:tcPr>
            <w:tcW w:w="1200" w:type="dxa"/>
            <w:tcBorders>
              <w:top w:val="single" w:sz="4" w:space="0" w:color="000000"/>
              <w:left w:val="single" w:sz="4" w:space="0" w:color="000000"/>
              <w:bottom w:val="single" w:sz="4" w:space="0" w:color="000000"/>
              <w:right w:val="single" w:sz="4" w:space="0" w:color="000000"/>
            </w:tcBorders>
            <w:vAlign w:val="center"/>
          </w:tcPr>
          <w:p w14:paraId="40D65BD2" w14:textId="77777777" w:rsidR="00442E7B" w:rsidRDefault="00171721">
            <w:pPr>
              <w:pStyle w:val="Predeterminado"/>
              <w:keepNext/>
              <w:spacing w:before="40" w:after="40" w:line="240" w:lineRule="auto"/>
              <w:jc w:val="center"/>
            </w:pPr>
            <w:r>
              <w:rPr>
                <w:rStyle w:val="Ninguno"/>
                <w:rFonts w:cs="Arial"/>
                <w:sz w:val="18"/>
                <w:szCs w:val="18"/>
              </w:rPr>
              <w:t>OE6</w:t>
            </w:r>
          </w:p>
        </w:tc>
      </w:tr>
    </w:tbl>
    <w:p w14:paraId="40D65BD4" w14:textId="77777777" w:rsidR="00442E7B" w:rsidRDefault="00171721">
      <w:pPr>
        <w:pStyle w:val="Cuerpo"/>
        <w:keepNext/>
        <w:spacing w:after="0"/>
        <w:jc w:val="center"/>
        <w:rPr>
          <w:sz w:val="20"/>
          <w:szCs w:val="20"/>
        </w:rPr>
      </w:pPr>
      <w:r>
        <w:rPr>
          <w:rStyle w:val="Ninguno"/>
          <w:rFonts w:cs="Arial"/>
          <w:b/>
          <w:bCs/>
          <w:sz w:val="20"/>
          <w:szCs w:val="20"/>
        </w:rPr>
        <w:t>Tabla 4. Criterios y umbrales de aceptación de la solución</w:t>
      </w:r>
    </w:p>
    <w:p w14:paraId="40D65BD5" w14:textId="77777777" w:rsidR="00442E7B" w:rsidRDefault="00171721">
      <w:pPr>
        <w:pStyle w:val="Cuerpo"/>
        <w:jc w:val="center"/>
        <w:rPr>
          <w:sz w:val="20"/>
          <w:szCs w:val="20"/>
        </w:rPr>
      </w:pPr>
      <w:r>
        <w:rPr>
          <w:rStyle w:val="Ninguno"/>
          <w:rFonts w:cs="Arial"/>
          <w:i/>
          <w:iCs/>
          <w:sz w:val="20"/>
          <w:szCs w:val="20"/>
        </w:rPr>
        <w:t>Fuente: elaboración propia</w:t>
      </w:r>
    </w:p>
    <w:p w14:paraId="40D65BD6" w14:textId="77777777" w:rsidR="00442E7B" w:rsidRDefault="00171721">
      <w:pPr>
        <w:pStyle w:val="Ttulo2"/>
        <w:numPr>
          <w:ilvl w:val="1"/>
          <w:numId w:val="19"/>
        </w:numPr>
        <w:rPr>
          <w:rFonts w:eastAsia="Arial" w:cs="Arial"/>
          <w:sz w:val="24"/>
          <w:szCs w:val="24"/>
        </w:rPr>
      </w:pPr>
      <w:bookmarkStart w:id="178" w:name="_Toc18"/>
      <w:r>
        <w:rPr>
          <w:rStyle w:val="Ninguno"/>
          <w:sz w:val="24"/>
          <w:szCs w:val="24"/>
          <w:u w:color="000000"/>
        </w:rPr>
        <w:t>Desarrollo de la solución</w:t>
      </w:r>
      <w:bookmarkEnd w:id="178"/>
    </w:p>
    <w:p w14:paraId="40D65BD7" w14:textId="77777777" w:rsidR="00442E7B" w:rsidRDefault="00171721">
      <w:pPr>
        <w:pStyle w:val="Cuerpo"/>
        <w:keepNext/>
        <w:spacing w:after="120"/>
        <w:rPr>
          <w:sz w:val="24"/>
          <w:szCs w:val="24"/>
        </w:rPr>
      </w:pPr>
      <w:r>
        <w:rPr>
          <w:rStyle w:val="Ninguno"/>
          <w:rFonts w:cs="Arial"/>
          <w:b/>
          <w:bCs/>
          <w:sz w:val="24"/>
          <w:szCs w:val="24"/>
        </w:rPr>
        <w:t>Descripción de los datos</w:t>
      </w:r>
    </w:p>
    <w:p w14:paraId="40D65BD8" w14:textId="380E9D0C" w:rsidR="00442E7B" w:rsidRDefault="00171721">
      <w:pPr>
        <w:pStyle w:val="Cuerpo"/>
        <w:jc w:val="both"/>
        <w:rPr>
          <w:sz w:val="24"/>
          <w:szCs w:val="24"/>
        </w:rPr>
      </w:pPr>
      <w:r>
        <w:rPr>
          <w:rStyle w:val="Ninguno"/>
          <w:rFonts w:cs="Arial"/>
          <w:sz w:val="24"/>
          <w:szCs w:val="24"/>
        </w:rPr>
        <w:t xml:space="preserve">Considerando las restricciones de confidencialidad que la Ley Orgánica de Protección de Datos Personales impone sobre la información crediticia de los clientes, y la necesidad de disponer desde el primer sprint de las 33 variables del inventario institucional, el equipo construyó un conjunto de datos sintético que replica la estructura del diccionario de variables y el contexto de </w:t>
      </w:r>
      <w:del w:id="179" w:author="(Estudiante) Andres Marcelo Olmedo Coronel" w:date="2026-10-02T18:31:00Z" w16du:dateUtc="2026-10-02T23:31:00Z">
        <w:r w:rsidDel="004D5330">
          <w:rPr>
            <w:rStyle w:val="Ninguno"/>
            <w:rFonts w:cs="Arial"/>
            <w:sz w:val="24"/>
            <w:szCs w:val="24"/>
          </w:rPr>
          <w:delText>Banco ProCredit</w:delText>
        </w:r>
      </w:del>
      <w:ins w:id="180" w:author="(Estudiante) Andres Marcelo Olmedo Coronel" w:date="2026-10-02T18:31:00Z" w16du:dateUtc="2026-10-02T23:31:00Z">
        <w:r w:rsidR="004D5330">
          <w:rPr>
            <w:rStyle w:val="Ninguno"/>
            <w:rFonts w:cs="Arial"/>
            <w:sz w:val="24"/>
            <w:szCs w:val="24"/>
          </w:rPr>
          <w:t>Banco</w:t>
        </w:r>
      </w:ins>
      <w:r>
        <w:rPr>
          <w:rStyle w:val="Ninguno"/>
          <w:rFonts w:cs="Arial"/>
          <w:sz w:val="24"/>
          <w:szCs w:val="24"/>
        </w:rPr>
        <w:t>. La base contiene 21.500 registros y 35 columnas: un identificador seudonimizado con formato 0000000XXX, la fecha de corte (fecha_reporte), los días de atraso, 31 variables predictoras y la variable objetivo mora. Los registros se distribuyen de forma equilibrada en 24 cortes mensuales, desde el 30 de septiembre de 2024 hasta el 31 de agosto de 2026 (entre 895 y 896 registros por mes), y reproducen la presencia geográfica del banco en Quito, Guayaquil, Ambato, Ibarra, Cuenca y Santo Domingo con pesos proporcionales a su participación.</w:t>
      </w:r>
    </w:p>
    <w:p w14:paraId="40D65BD9" w14:textId="77777777" w:rsidR="00442E7B" w:rsidRDefault="00171721">
      <w:pPr>
        <w:pStyle w:val="Cuerpo"/>
        <w:jc w:val="both"/>
        <w:rPr>
          <w:sz w:val="24"/>
          <w:szCs w:val="24"/>
        </w:rPr>
      </w:pPr>
      <w:r>
        <w:rPr>
          <w:rStyle w:val="Ninguno"/>
          <w:rFonts w:cs="Arial"/>
          <w:sz w:val="24"/>
          <w:szCs w:val="24"/>
        </w:rPr>
        <w:lastRenderedPageBreak/>
        <w:t>El generador impone reglas de coherencia entre los días de atraso, el historial crediticio, la clasificación de riesgo SBS y la categoría de mora, e introduce valores faltantes controlados en 27 columnas —entre el 0,96 % (edad) y el 14,35 % (porcentaje de utilización de la línea), equivalentes al 4,88 % del total de celdas— para simular las imperfecciones de un reporte real. La Tabla 5 agrupa las variables predictoras por dimensión y la Tabla 6 muestra la distribución de la variable objetivo en la base completa y en cada conjunto.</w:t>
      </w:r>
    </w:p>
    <w:tbl>
      <w:tblPr>
        <w:tblStyle w:val="TableNormal"/>
        <w:tblW w:w="9350" w:type="dxa"/>
        <w:jc w:val="center"/>
        <w:tblInd w:w="0" w:type="dxa"/>
        <w:tblLayout w:type="fixed"/>
        <w:tblCellMar>
          <w:top w:w="60" w:type="dxa"/>
          <w:left w:w="80" w:type="dxa"/>
          <w:bottom w:w="60" w:type="dxa"/>
          <w:right w:w="80" w:type="dxa"/>
        </w:tblCellMar>
        <w:tblLook w:val="04A0" w:firstRow="1" w:lastRow="0" w:firstColumn="1" w:lastColumn="0" w:noHBand="0" w:noVBand="1"/>
      </w:tblPr>
      <w:tblGrid>
        <w:gridCol w:w="2500"/>
        <w:gridCol w:w="6150"/>
        <w:gridCol w:w="700"/>
      </w:tblGrid>
      <w:tr w:rsidR="00442E7B" w14:paraId="40D65BDD" w14:textId="77777777">
        <w:trPr>
          <w:cantSplit/>
          <w:tblHeader/>
          <w:jc w:val="center"/>
        </w:trPr>
        <w:tc>
          <w:tcPr>
            <w:tcW w:w="25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0D65BDA" w14:textId="77777777" w:rsidR="00442E7B" w:rsidRDefault="00171721">
            <w:pPr>
              <w:pStyle w:val="Predeterminado"/>
              <w:spacing w:before="40" w:after="40" w:line="240" w:lineRule="auto"/>
              <w:jc w:val="center"/>
            </w:pPr>
            <w:r>
              <w:rPr>
                <w:rStyle w:val="Ninguno"/>
                <w:rFonts w:cs="Arial"/>
                <w:b/>
                <w:bCs/>
                <w:sz w:val="18"/>
                <w:szCs w:val="18"/>
              </w:rPr>
              <w:t>Dimensión</w:t>
            </w:r>
          </w:p>
        </w:tc>
        <w:tc>
          <w:tcPr>
            <w:tcW w:w="615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0D65BDB" w14:textId="77777777" w:rsidR="00442E7B" w:rsidRDefault="00171721">
            <w:pPr>
              <w:pStyle w:val="Predeterminado"/>
              <w:spacing w:before="40" w:after="40" w:line="240" w:lineRule="auto"/>
              <w:jc w:val="center"/>
            </w:pPr>
            <w:r>
              <w:rPr>
                <w:rStyle w:val="Ninguno"/>
                <w:rFonts w:cs="Arial"/>
                <w:b/>
                <w:bCs/>
                <w:sz w:val="18"/>
                <w:szCs w:val="18"/>
              </w:rPr>
              <w:t>Variables</w:t>
            </w:r>
          </w:p>
        </w:tc>
        <w:tc>
          <w:tcPr>
            <w:tcW w:w="7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0D65BDC" w14:textId="77777777" w:rsidR="00442E7B" w:rsidRDefault="00171721">
            <w:pPr>
              <w:pStyle w:val="Predeterminado"/>
              <w:spacing w:before="40" w:after="40" w:line="240" w:lineRule="auto"/>
              <w:jc w:val="center"/>
            </w:pPr>
            <w:r>
              <w:rPr>
                <w:rStyle w:val="Ninguno"/>
                <w:rFonts w:cs="Arial"/>
                <w:b/>
                <w:bCs/>
                <w:sz w:val="18"/>
                <w:szCs w:val="18"/>
              </w:rPr>
              <w:t>N.º</w:t>
            </w:r>
          </w:p>
        </w:tc>
      </w:tr>
      <w:tr w:rsidR="00442E7B" w14:paraId="40D65BE1" w14:textId="77777777">
        <w:trPr>
          <w:cantSplit/>
          <w:jc w:val="center"/>
        </w:trPr>
        <w:tc>
          <w:tcPr>
            <w:tcW w:w="2500" w:type="dxa"/>
            <w:tcBorders>
              <w:top w:val="single" w:sz="4" w:space="0" w:color="000000"/>
              <w:left w:val="single" w:sz="4" w:space="0" w:color="000000"/>
              <w:bottom w:val="single" w:sz="4" w:space="0" w:color="000000"/>
              <w:right w:val="single" w:sz="4" w:space="0" w:color="000000"/>
            </w:tcBorders>
            <w:vAlign w:val="center"/>
          </w:tcPr>
          <w:p w14:paraId="40D65BDE" w14:textId="77777777" w:rsidR="00442E7B" w:rsidRDefault="00171721">
            <w:pPr>
              <w:pStyle w:val="Predeterminado"/>
              <w:spacing w:before="40" w:after="40" w:line="240" w:lineRule="auto"/>
            </w:pPr>
            <w:r>
              <w:rPr>
                <w:rStyle w:val="Ninguno"/>
                <w:rFonts w:cs="Arial"/>
                <w:sz w:val="18"/>
                <w:szCs w:val="18"/>
              </w:rPr>
              <w:t>Sociodemográficas</w:t>
            </w:r>
          </w:p>
        </w:tc>
        <w:tc>
          <w:tcPr>
            <w:tcW w:w="6150" w:type="dxa"/>
            <w:tcBorders>
              <w:top w:val="single" w:sz="4" w:space="0" w:color="000000"/>
              <w:left w:val="single" w:sz="4" w:space="0" w:color="000000"/>
              <w:bottom w:val="single" w:sz="4" w:space="0" w:color="000000"/>
              <w:right w:val="single" w:sz="4" w:space="0" w:color="000000"/>
            </w:tcBorders>
            <w:vAlign w:val="center"/>
          </w:tcPr>
          <w:p w14:paraId="40D65BDF" w14:textId="77777777" w:rsidR="00442E7B" w:rsidRDefault="00171721">
            <w:pPr>
              <w:pStyle w:val="Predeterminado"/>
              <w:spacing w:before="40" w:after="40" w:line="240" w:lineRule="auto"/>
            </w:pPr>
            <w:r>
              <w:rPr>
                <w:rStyle w:val="Ninguno"/>
                <w:rFonts w:cs="Arial"/>
                <w:sz w:val="18"/>
                <w:szCs w:val="18"/>
              </w:rPr>
              <w:t>edad, nivel_educ, vivienda, zona</w:t>
            </w:r>
          </w:p>
        </w:tc>
        <w:tc>
          <w:tcPr>
            <w:tcW w:w="700" w:type="dxa"/>
            <w:tcBorders>
              <w:top w:val="single" w:sz="4" w:space="0" w:color="000000"/>
              <w:left w:val="single" w:sz="4" w:space="0" w:color="000000"/>
              <w:bottom w:val="single" w:sz="4" w:space="0" w:color="000000"/>
              <w:right w:val="single" w:sz="4" w:space="0" w:color="000000"/>
            </w:tcBorders>
            <w:vAlign w:val="center"/>
          </w:tcPr>
          <w:p w14:paraId="40D65BE0" w14:textId="77777777" w:rsidR="00442E7B" w:rsidRDefault="00171721">
            <w:pPr>
              <w:pStyle w:val="Predeterminado"/>
              <w:spacing w:before="40" w:after="40" w:line="240" w:lineRule="auto"/>
              <w:jc w:val="center"/>
            </w:pPr>
            <w:r>
              <w:rPr>
                <w:rStyle w:val="Ninguno"/>
                <w:rFonts w:cs="Arial"/>
                <w:sz w:val="18"/>
                <w:szCs w:val="18"/>
              </w:rPr>
              <w:t>4</w:t>
            </w:r>
          </w:p>
        </w:tc>
      </w:tr>
      <w:tr w:rsidR="00442E7B" w14:paraId="40D65BE5" w14:textId="77777777">
        <w:trPr>
          <w:cantSplit/>
          <w:jc w:val="center"/>
        </w:trPr>
        <w:tc>
          <w:tcPr>
            <w:tcW w:w="2500" w:type="dxa"/>
            <w:tcBorders>
              <w:top w:val="single" w:sz="4" w:space="0" w:color="000000"/>
              <w:left w:val="single" w:sz="4" w:space="0" w:color="000000"/>
              <w:bottom w:val="single" w:sz="4" w:space="0" w:color="000000"/>
              <w:right w:val="single" w:sz="4" w:space="0" w:color="000000"/>
            </w:tcBorders>
            <w:vAlign w:val="center"/>
          </w:tcPr>
          <w:p w14:paraId="40D65BE2" w14:textId="77777777" w:rsidR="00442E7B" w:rsidRDefault="00171721">
            <w:pPr>
              <w:pStyle w:val="Predeterminado"/>
              <w:spacing w:before="40" w:after="40" w:line="240" w:lineRule="auto"/>
            </w:pPr>
            <w:r>
              <w:rPr>
                <w:rStyle w:val="Ninguno"/>
                <w:rFonts w:cs="Arial"/>
                <w:sz w:val="18"/>
                <w:szCs w:val="18"/>
              </w:rPr>
              <w:t>Laborales y de ingresos</w:t>
            </w:r>
          </w:p>
        </w:tc>
        <w:tc>
          <w:tcPr>
            <w:tcW w:w="6150" w:type="dxa"/>
            <w:tcBorders>
              <w:top w:val="single" w:sz="4" w:space="0" w:color="000000"/>
              <w:left w:val="single" w:sz="4" w:space="0" w:color="000000"/>
              <w:bottom w:val="single" w:sz="4" w:space="0" w:color="000000"/>
              <w:right w:val="single" w:sz="4" w:space="0" w:color="000000"/>
            </w:tcBorders>
            <w:vAlign w:val="center"/>
          </w:tcPr>
          <w:p w14:paraId="40D65BE3" w14:textId="77777777" w:rsidR="00442E7B" w:rsidRDefault="00171721">
            <w:pPr>
              <w:pStyle w:val="Predeterminado"/>
              <w:spacing w:before="40" w:after="40" w:line="240" w:lineRule="auto"/>
            </w:pPr>
            <w:r>
              <w:rPr>
                <w:rStyle w:val="Ninguno"/>
                <w:rFonts w:cs="Arial"/>
                <w:sz w:val="18"/>
                <w:szCs w:val="18"/>
              </w:rPr>
              <w:t>dias_lab, ingreso, variacion_depositos_ingresos</w:t>
            </w:r>
          </w:p>
        </w:tc>
        <w:tc>
          <w:tcPr>
            <w:tcW w:w="700" w:type="dxa"/>
            <w:tcBorders>
              <w:top w:val="single" w:sz="4" w:space="0" w:color="000000"/>
              <w:left w:val="single" w:sz="4" w:space="0" w:color="000000"/>
              <w:bottom w:val="single" w:sz="4" w:space="0" w:color="000000"/>
              <w:right w:val="single" w:sz="4" w:space="0" w:color="000000"/>
            </w:tcBorders>
            <w:vAlign w:val="center"/>
          </w:tcPr>
          <w:p w14:paraId="40D65BE4" w14:textId="77777777" w:rsidR="00442E7B" w:rsidRDefault="00171721">
            <w:pPr>
              <w:pStyle w:val="Predeterminado"/>
              <w:spacing w:before="40" w:after="40" w:line="240" w:lineRule="auto"/>
              <w:jc w:val="center"/>
            </w:pPr>
            <w:r>
              <w:rPr>
                <w:rStyle w:val="Ninguno"/>
                <w:rFonts w:cs="Arial"/>
                <w:sz w:val="18"/>
                <w:szCs w:val="18"/>
              </w:rPr>
              <w:t>3</w:t>
            </w:r>
          </w:p>
        </w:tc>
      </w:tr>
      <w:tr w:rsidR="00442E7B" w14:paraId="40D65BE9" w14:textId="77777777">
        <w:trPr>
          <w:cantSplit/>
          <w:jc w:val="center"/>
        </w:trPr>
        <w:tc>
          <w:tcPr>
            <w:tcW w:w="2500" w:type="dxa"/>
            <w:tcBorders>
              <w:top w:val="single" w:sz="4" w:space="0" w:color="000000"/>
              <w:left w:val="single" w:sz="4" w:space="0" w:color="000000"/>
              <w:bottom w:val="single" w:sz="4" w:space="0" w:color="000000"/>
              <w:right w:val="single" w:sz="4" w:space="0" w:color="000000"/>
            </w:tcBorders>
            <w:vAlign w:val="center"/>
          </w:tcPr>
          <w:p w14:paraId="40D65BE6" w14:textId="77777777" w:rsidR="00442E7B" w:rsidRDefault="00171721">
            <w:pPr>
              <w:pStyle w:val="Predeterminado"/>
              <w:spacing w:before="40" w:after="40" w:line="240" w:lineRule="auto"/>
            </w:pPr>
            <w:r>
              <w:rPr>
                <w:rStyle w:val="Ninguno"/>
                <w:rFonts w:cs="Arial"/>
                <w:sz w:val="18"/>
                <w:szCs w:val="18"/>
              </w:rPr>
              <w:t>Capacidad de pago y endeudamiento</w:t>
            </w:r>
          </w:p>
        </w:tc>
        <w:tc>
          <w:tcPr>
            <w:tcW w:w="6150" w:type="dxa"/>
            <w:tcBorders>
              <w:top w:val="single" w:sz="4" w:space="0" w:color="000000"/>
              <w:left w:val="single" w:sz="4" w:space="0" w:color="000000"/>
              <w:bottom w:val="single" w:sz="4" w:space="0" w:color="000000"/>
              <w:right w:val="single" w:sz="4" w:space="0" w:color="000000"/>
            </w:tcBorders>
            <w:vAlign w:val="center"/>
          </w:tcPr>
          <w:p w14:paraId="40D65BE7" w14:textId="77777777" w:rsidR="00442E7B" w:rsidRDefault="00171721">
            <w:pPr>
              <w:pStyle w:val="Predeterminado"/>
              <w:spacing w:before="40" w:after="40" w:line="240" w:lineRule="auto"/>
            </w:pPr>
            <w:r>
              <w:rPr>
                <w:rStyle w:val="Ninguno"/>
                <w:rFonts w:cs="Arial"/>
                <w:sz w:val="18"/>
                <w:szCs w:val="18"/>
              </w:rPr>
              <w:t>dti, cuota_ingreso, deuda_sf, linea_sf, num_entidades_deuda, porcentaje_utilizacion_linea, saldo_pendiente_credito, cuotas_restantes</w:t>
            </w:r>
          </w:p>
        </w:tc>
        <w:tc>
          <w:tcPr>
            <w:tcW w:w="700" w:type="dxa"/>
            <w:tcBorders>
              <w:top w:val="single" w:sz="4" w:space="0" w:color="000000"/>
              <w:left w:val="single" w:sz="4" w:space="0" w:color="000000"/>
              <w:bottom w:val="single" w:sz="4" w:space="0" w:color="000000"/>
              <w:right w:val="single" w:sz="4" w:space="0" w:color="000000"/>
            </w:tcBorders>
            <w:vAlign w:val="center"/>
          </w:tcPr>
          <w:p w14:paraId="40D65BE8" w14:textId="77777777" w:rsidR="00442E7B" w:rsidRDefault="00171721">
            <w:pPr>
              <w:pStyle w:val="Predeterminado"/>
              <w:spacing w:before="40" w:after="40" w:line="240" w:lineRule="auto"/>
              <w:jc w:val="center"/>
            </w:pPr>
            <w:r>
              <w:rPr>
                <w:rStyle w:val="Ninguno"/>
                <w:rFonts w:cs="Arial"/>
                <w:sz w:val="18"/>
                <w:szCs w:val="18"/>
              </w:rPr>
              <w:t>8</w:t>
            </w:r>
          </w:p>
        </w:tc>
      </w:tr>
      <w:tr w:rsidR="00442E7B" w14:paraId="40D65BED" w14:textId="77777777">
        <w:trPr>
          <w:cantSplit/>
          <w:jc w:val="center"/>
        </w:trPr>
        <w:tc>
          <w:tcPr>
            <w:tcW w:w="2500" w:type="dxa"/>
            <w:tcBorders>
              <w:top w:val="single" w:sz="4" w:space="0" w:color="000000"/>
              <w:left w:val="single" w:sz="4" w:space="0" w:color="000000"/>
              <w:bottom w:val="single" w:sz="4" w:space="0" w:color="000000"/>
              <w:right w:val="single" w:sz="4" w:space="0" w:color="000000"/>
            </w:tcBorders>
            <w:vAlign w:val="center"/>
          </w:tcPr>
          <w:p w14:paraId="40D65BEA" w14:textId="77777777" w:rsidR="00442E7B" w:rsidRDefault="00171721">
            <w:pPr>
              <w:pStyle w:val="Predeterminado"/>
              <w:spacing w:before="40" w:after="40" w:line="240" w:lineRule="auto"/>
            </w:pPr>
            <w:r>
              <w:rPr>
                <w:rStyle w:val="Ninguno"/>
                <w:rFonts w:cs="Arial"/>
                <w:sz w:val="18"/>
                <w:szCs w:val="18"/>
              </w:rPr>
              <w:t>Historial y comportamiento de pago</w:t>
            </w:r>
          </w:p>
        </w:tc>
        <w:tc>
          <w:tcPr>
            <w:tcW w:w="6150" w:type="dxa"/>
            <w:tcBorders>
              <w:top w:val="single" w:sz="4" w:space="0" w:color="000000"/>
              <w:left w:val="single" w:sz="4" w:space="0" w:color="000000"/>
              <w:bottom w:val="single" w:sz="4" w:space="0" w:color="000000"/>
              <w:right w:val="single" w:sz="4" w:space="0" w:color="000000"/>
            </w:tcBorders>
            <w:vAlign w:val="center"/>
          </w:tcPr>
          <w:p w14:paraId="40D65BEB" w14:textId="77777777" w:rsidR="00442E7B" w:rsidRDefault="00171721">
            <w:pPr>
              <w:pStyle w:val="Predeterminado"/>
              <w:spacing w:before="40" w:after="40" w:line="240" w:lineRule="auto"/>
            </w:pPr>
            <w:r>
              <w:rPr>
                <w:rStyle w:val="Ninguno"/>
                <w:rFonts w:cs="Arial"/>
                <w:sz w:val="18"/>
                <w:szCs w:val="18"/>
              </w:rPr>
              <w:t>mora_max_3m, mora_max_6m, mora_max_12m, atrasos_6m_12m, atrasos_12m, score, clasif_sbs, reestructuraciones_refinanciamientos_previos</w:t>
            </w:r>
          </w:p>
        </w:tc>
        <w:tc>
          <w:tcPr>
            <w:tcW w:w="700" w:type="dxa"/>
            <w:tcBorders>
              <w:top w:val="single" w:sz="4" w:space="0" w:color="000000"/>
              <w:left w:val="single" w:sz="4" w:space="0" w:color="000000"/>
              <w:bottom w:val="single" w:sz="4" w:space="0" w:color="000000"/>
              <w:right w:val="single" w:sz="4" w:space="0" w:color="000000"/>
            </w:tcBorders>
            <w:vAlign w:val="center"/>
          </w:tcPr>
          <w:p w14:paraId="40D65BEC" w14:textId="77777777" w:rsidR="00442E7B" w:rsidRDefault="00171721">
            <w:pPr>
              <w:pStyle w:val="Predeterminado"/>
              <w:spacing w:before="40" w:after="40" w:line="240" w:lineRule="auto"/>
              <w:jc w:val="center"/>
            </w:pPr>
            <w:r>
              <w:rPr>
                <w:rStyle w:val="Ninguno"/>
                <w:rFonts w:cs="Arial"/>
                <w:sz w:val="18"/>
                <w:szCs w:val="18"/>
              </w:rPr>
              <w:t>8</w:t>
            </w:r>
          </w:p>
        </w:tc>
      </w:tr>
      <w:tr w:rsidR="00442E7B" w14:paraId="40D65BF1" w14:textId="77777777">
        <w:trPr>
          <w:cantSplit/>
          <w:jc w:val="center"/>
        </w:trPr>
        <w:tc>
          <w:tcPr>
            <w:tcW w:w="2500" w:type="dxa"/>
            <w:tcBorders>
              <w:top w:val="single" w:sz="4" w:space="0" w:color="000000"/>
              <w:left w:val="single" w:sz="4" w:space="0" w:color="000000"/>
              <w:bottom w:val="single" w:sz="4" w:space="0" w:color="000000"/>
              <w:right w:val="single" w:sz="4" w:space="0" w:color="000000"/>
            </w:tcBorders>
            <w:vAlign w:val="center"/>
          </w:tcPr>
          <w:p w14:paraId="40D65BEE" w14:textId="77777777" w:rsidR="00442E7B" w:rsidRDefault="00171721">
            <w:pPr>
              <w:pStyle w:val="Predeterminado"/>
              <w:spacing w:before="40" w:after="40" w:line="240" w:lineRule="auto"/>
            </w:pPr>
            <w:r>
              <w:rPr>
                <w:rStyle w:val="Ninguno"/>
                <w:rFonts w:cs="Arial"/>
                <w:sz w:val="18"/>
                <w:szCs w:val="18"/>
              </w:rPr>
              <w:t>Relación con el sistema financiero y el banco</w:t>
            </w:r>
          </w:p>
        </w:tc>
        <w:tc>
          <w:tcPr>
            <w:tcW w:w="6150" w:type="dxa"/>
            <w:tcBorders>
              <w:top w:val="single" w:sz="4" w:space="0" w:color="000000"/>
              <w:left w:val="single" w:sz="4" w:space="0" w:color="000000"/>
              <w:bottom w:val="single" w:sz="4" w:space="0" w:color="000000"/>
              <w:right w:val="single" w:sz="4" w:space="0" w:color="000000"/>
            </w:tcBorders>
            <w:vAlign w:val="center"/>
          </w:tcPr>
          <w:p w14:paraId="40D65BEF" w14:textId="77777777" w:rsidR="00442E7B" w:rsidRDefault="00171721">
            <w:pPr>
              <w:pStyle w:val="Predeterminado"/>
              <w:spacing w:before="40" w:after="40" w:line="240" w:lineRule="auto"/>
            </w:pPr>
            <w:r>
              <w:rPr>
                <w:rStyle w:val="Ninguno"/>
                <w:rFonts w:cs="Arial"/>
                <w:sz w:val="18"/>
                <w:szCs w:val="18"/>
              </w:rPr>
              <w:t>exp_sf, nuevos_creditos_3m_6m, nuevos_creditos_6m, saldo_promedio_3m, nivel_ahorro, tipo_credito, antiguedad_cliente_banco, numero_productos_banco</w:t>
            </w:r>
          </w:p>
        </w:tc>
        <w:tc>
          <w:tcPr>
            <w:tcW w:w="700" w:type="dxa"/>
            <w:tcBorders>
              <w:top w:val="single" w:sz="4" w:space="0" w:color="000000"/>
              <w:left w:val="single" w:sz="4" w:space="0" w:color="000000"/>
              <w:bottom w:val="single" w:sz="4" w:space="0" w:color="000000"/>
              <w:right w:val="single" w:sz="4" w:space="0" w:color="000000"/>
            </w:tcBorders>
            <w:vAlign w:val="center"/>
          </w:tcPr>
          <w:p w14:paraId="40D65BF0" w14:textId="77777777" w:rsidR="00442E7B" w:rsidRDefault="00171721">
            <w:pPr>
              <w:pStyle w:val="Predeterminado"/>
              <w:spacing w:before="40" w:after="40" w:line="240" w:lineRule="auto"/>
              <w:jc w:val="center"/>
            </w:pPr>
            <w:r>
              <w:rPr>
                <w:rStyle w:val="Ninguno"/>
                <w:rFonts w:cs="Arial"/>
                <w:sz w:val="18"/>
                <w:szCs w:val="18"/>
              </w:rPr>
              <w:t>8</w:t>
            </w:r>
          </w:p>
        </w:tc>
      </w:tr>
      <w:tr w:rsidR="00442E7B" w14:paraId="40D65BF5" w14:textId="77777777">
        <w:trPr>
          <w:cantSplit/>
          <w:jc w:val="center"/>
        </w:trPr>
        <w:tc>
          <w:tcPr>
            <w:tcW w:w="2500" w:type="dxa"/>
            <w:tcBorders>
              <w:top w:val="single" w:sz="4" w:space="0" w:color="000000"/>
              <w:left w:val="single" w:sz="4" w:space="0" w:color="000000"/>
              <w:bottom w:val="single" w:sz="4" w:space="0" w:color="000000"/>
              <w:right w:val="single" w:sz="4" w:space="0" w:color="000000"/>
            </w:tcBorders>
            <w:vAlign w:val="center"/>
          </w:tcPr>
          <w:p w14:paraId="40D65BF2" w14:textId="77777777" w:rsidR="00442E7B" w:rsidRDefault="00171721">
            <w:pPr>
              <w:pStyle w:val="Predeterminado"/>
              <w:keepNext/>
              <w:spacing w:before="40" w:after="40" w:line="240" w:lineRule="auto"/>
            </w:pPr>
            <w:r>
              <w:rPr>
                <w:rStyle w:val="Ninguno"/>
                <w:rFonts w:cs="Arial"/>
                <w:b/>
                <w:bCs/>
                <w:sz w:val="18"/>
                <w:szCs w:val="18"/>
              </w:rPr>
              <w:t>Total de variables predictoras</w:t>
            </w:r>
          </w:p>
        </w:tc>
        <w:tc>
          <w:tcPr>
            <w:tcW w:w="6150" w:type="dxa"/>
            <w:tcBorders>
              <w:top w:val="single" w:sz="4" w:space="0" w:color="000000"/>
              <w:left w:val="single" w:sz="4" w:space="0" w:color="000000"/>
              <w:bottom w:val="single" w:sz="4" w:space="0" w:color="000000"/>
              <w:right w:val="single" w:sz="4" w:space="0" w:color="000000"/>
            </w:tcBorders>
            <w:vAlign w:val="center"/>
          </w:tcPr>
          <w:p w14:paraId="40D65BF3" w14:textId="77777777" w:rsidR="00442E7B" w:rsidRDefault="00171721">
            <w:pPr>
              <w:pStyle w:val="Predeterminado"/>
              <w:keepNext/>
              <w:spacing w:before="40" w:after="40" w:line="240" w:lineRule="auto"/>
            </w:pPr>
            <w:r>
              <w:rPr>
                <w:rStyle w:val="Ninguno"/>
                <w:rFonts w:cs="Arial"/>
                <w:b/>
                <w:bCs/>
                <w:sz w:val="18"/>
                <w:szCs w:val="18"/>
              </w:rPr>
              <w:t>24 numéricas y 7 categóricas</w:t>
            </w:r>
          </w:p>
        </w:tc>
        <w:tc>
          <w:tcPr>
            <w:tcW w:w="700" w:type="dxa"/>
            <w:tcBorders>
              <w:top w:val="single" w:sz="4" w:space="0" w:color="000000"/>
              <w:left w:val="single" w:sz="4" w:space="0" w:color="000000"/>
              <w:bottom w:val="single" w:sz="4" w:space="0" w:color="000000"/>
              <w:right w:val="single" w:sz="4" w:space="0" w:color="000000"/>
            </w:tcBorders>
            <w:vAlign w:val="center"/>
          </w:tcPr>
          <w:p w14:paraId="40D65BF4" w14:textId="77777777" w:rsidR="00442E7B" w:rsidRDefault="00171721">
            <w:pPr>
              <w:pStyle w:val="Predeterminado"/>
              <w:keepNext/>
              <w:spacing w:before="40" w:after="40" w:line="240" w:lineRule="auto"/>
              <w:jc w:val="center"/>
            </w:pPr>
            <w:r>
              <w:rPr>
                <w:rStyle w:val="Ninguno"/>
                <w:rFonts w:cs="Arial"/>
                <w:b/>
                <w:bCs/>
                <w:sz w:val="18"/>
                <w:szCs w:val="18"/>
              </w:rPr>
              <w:t>31</w:t>
            </w:r>
          </w:p>
        </w:tc>
      </w:tr>
    </w:tbl>
    <w:p w14:paraId="40D65BF6" w14:textId="77777777" w:rsidR="00442E7B" w:rsidRDefault="00171721">
      <w:pPr>
        <w:pStyle w:val="Cuerpo"/>
        <w:keepNext/>
        <w:spacing w:after="0"/>
        <w:jc w:val="center"/>
        <w:rPr>
          <w:sz w:val="20"/>
          <w:szCs w:val="20"/>
        </w:rPr>
      </w:pPr>
      <w:r>
        <w:rPr>
          <w:rStyle w:val="Ninguno"/>
          <w:rFonts w:cs="Arial"/>
          <w:b/>
          <w:bCs/>
          <w:sz w:val="20"/>
          <w:szCs w:val="20"/>
        </w:rPr>
        <w:t>Tabla 5. Variables predictoras agrupadas por dimensión</w:t>
      </w:r>
    </w:p>
    <w:p w14:paraId="40D65BF7" w14:textId="77777777" w:rsidR="00442E7B" w:rsidRDefault="00171721">
      <w:pPr>
        <w:pStyle w:val="Cuerpo"/>
        <w:jc w:val="center"/>
        <w:rPr>
          <w:sz w:val="20"/>
          <w:szCs w:val="20"/>
        </w:rPr>
      </w:pPr>
      <w:r>
        <w:rPr>
          <w:rStyle w:val="Ninguno"/>
          <w:rFonts w:cs="Arial"/>
          <w:i/>
          <w:iCs/>
          <w:sz w:val="20"/>
          <w:szCs w:val="20"/>
        </w:rPr>
        <w:t>Fuente: elaboración propia</w:t>
      </w:r>
    </w:p>
    <w:tbl>
      <w:tblPr>
        <w:tblStyle w:val="TableNormal"/>
        <w:tblW w:w="9350" w:type="dxa"/>
        <w:jc w:val="center"/>
        <w:tblInd w:w="0" w:type="dxa"/>
        <w:tblLayout w:type="fixed"/>
        <w:tblCellMar>
          <w:top w:w="60" w:type="dxa"/>
          <w:left w:w="80" w:type="dxa"/>
          <w:bottom w:w="60" w:type="dxa"/>
          <w:right w:w="80" w:type="dxa"/>
        </w:tblCellMar>
        <w:tblLook w:val="04A0" w:firstRow="1" w:lastRow="0" w:firstColumn="1" w:lastColumn="0" w:noHBand="0" w:noVBand="1"/>
      </w:tblPr>
      <w:tblGrid>
        <w:gridCol w:w="2750"/>
        <w:gridCol w:w="1300"/>
        <w:gridCol w:w="1150"/>
        <w:gridCol w:w="1500"/>
        <w:gridCol w:w="1350"/>
        <w:gridCol w:w="1300"/>
      </w:tblGrid>
      <w:tr w:rsidR="00442E7B" w14:paraId="40D65BFE" w14:textId="77777777">
        <w:trPr>
          <w:cantSplit/>
          <w:tblHeader/>
          <w:jc w:val="center"/>
        </w:trPr>
        <w:tc>
          <w:tcPr>
            <w:tcW w:w="275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0D65BF8" w14:textId="77777777" w:rsidR="00442E7B" w:rsidRDefault="00171721">
            <w:pPr>
              <w:pStyle w:val="Predeterminado"/>
              <w:spacing w:before="40" w:after="40" w:line="240" w:lineRule="auto"/>
              <w:jc w:val="center"/>
            </w:pPr>
            <w:r>
              <w:rPr>
                <w:rStyle w:val="Ninguno"/>
                <w:rFonts w:cs="Arial"/>
                <w:b/>
                <w:bCs/>
                <w:sz w:val="18"/>
                <w:szCs w:val="18"/>
              </w:rPr>
              <w:t>Categoría de mora</w:t>
            </w:r>
          </w:p>
        </w:tc>
        <w:tc>
          <w:tcPr>
            <w:tcW w:w="13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0D65BF9" w14:textId="77777777" w:rsidR="00442E7B" w:rsidRDefault="00171721">
            <w:pPr>
              <w:pStyle w:val="Predeterminado"/>
              <w:spacing w:before="40" w:after="40" w:line="240" w:lineRule="auto"/>
              <w:jc w:val="center"/>
            </w:pPr>
            <w:r>
              <w:rPr>
                <w:rStyle w:val="Ninguno"/>
                <w:rFonts w:cs="Arial"/>
                <w:b/>
                <w:bCs/>
                <w:sz w:val="18"/>
                <w:szCs w:val="18"/>
              </w:rPr>
              <w:t>Registros</w:t>
            </w:r>
          </w:p>
        </w:tc>
        <w:tc>
          <w:tcPr>
            <w:tcW w:w="115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0D65BFA" w14:textId="77777777" w:rsidR="00442E7B" w:rsidRDefault="00171721">
            <w:pPr>
              <w:pStyle w:val="Predeterminado"/>
              <w:spacing w:before="40" w:after="40" w:line="240" w:lineRule="auto"/>
              <w:jc w:val="center"/>
            </w:pPr>
            <w:r>
              <w:rPr>
                <w:rStyle w:val="Ninguno"/>
                <w:rFonts w:cs="Arial"/>
                <w:b/>
                <w:bCs/>
                <w:sz w:val="18"/>
                <w:szCs w:val="18"/>
              </w:rPr>
              <w:t>%</w:t>
            </w:r>
          </w:p>
        </w:tc>
        <w:tc>
          <w:tcPr>
            <w:tcW w:w="15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0D65BFB" w14:textId="77777777" w:rsidR="00442E7B" w:rsidRDefault="00171721">
            <w:pPr>
              <w:pStyle w:val="Predeterminado"/>
              <w:spacing w:before="40" w:after="40" w:line="240" w:lineRule="auto"/>
              <w:jc w:val="center"/>
            </w:pPr>
            <w:r>
              <w:rPr>
                <w:rStyle w:val="Ninguno"/>
                <w:rFonts w:cs="Arial"/>
                <w:b/>
                <w:bCs/>
                <w:sz w:val="18"/>
                <w:szCs w:val="18"/>
              </w:rPr>
              <w:t>Entrenamiento</w:t>
            </w:r>
          </w:p>
        </w:tc>
        <w:tc>
          <w:tcPr>
            <w:tcW w:w="135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0D65BFC" w14:textId="77777777" w:rsidR="00442E7B" w:rsidRDefault="00171721">
            <w:pPr>
              <w:pStyle w:val="Predeterminado"/>
              <w:spacing w:before="40" w:after="40" w:line="240" w:lineRule="auto"/>
              <w:jc w:val="center"/>
            </w:pPr>
            <w:r>
              <w:rPr>
                <w:rStyle w:val="Ninguno"/>
                <w:rFonts w:cs="Arial"/>
                <w:b/>
                <w:bCs/>
                <w:sz w:val="18"/>
                <w:szCs w:val="18"/>
              </w:rPr>
              <w:t>Validación</w:t>
            </w:r>
          </w:p>
        </w:tc>
        <w:tc>
          <w:tcPr>
            <w:tcW w:w="13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0D65BFD" w14:textId="77777777" w:rsidR="00442E7B" w:rsidRDefault="00171721">
            <w:pPr>
              <w:pStyle w:val="Predeterminado"/>
              <w:spacing w:before="40" w:after="40" w:line="240" w:lineRule="auto"/>
              <w:jc w:val="center"/>
            </w:pPr>
            <w:r>
              <w:rPr>
                <w:rStyle w:val="Ninguno"/>
                <w:rFonts w:cs="Arial"/>
                <w:b/>
                <w:bCs/>
                <w:sz w:val="18"/>
                <w:szCs w:val="18"/>
              </w:rPr>
              <w:t>Prueba</w:t>
            </w:r>
          </w:p>
        </w:tc>
      </w:tr>
      <w:tr w:rsidR="00442E7B" w14:paraId="40D65C05" w14:textId="77777777">
        <w:trPr>
          <w:cantSplit/>
          <w:jc w:val="center"/>
        </w:trPr>
        <w:tc>
          <w:tcPr>
            <w:tcW w:w="2750" w:type="dxa"/>
            <w:tcBorders>
              <w:top w:val="single" w:sz="4" w:space="0" w:color="000000"/>
              <w:left w:val="single" w:sz="4" w:space="0" w:color="000000"/>
              <w:bottom w:val="single" w:sz="4" w:space="0" w:color="000000"/>
              <w:right w:val="single" w:sz="4" w:space="0" w:color="000000"/>
            </w:tcBorders>
            <w:vAlign w:val="center"/>
          </w:tcPr>
          <w:p w14:paraId="40D65BFF" w14:textId="77777777" w:rsidR="00442E7B" w:rsidRDefault="00171721">
            <w:pPr>
              <w:pStyle w:val="Predeterminado"/>
              <w:spacing w:before="40" w:after="40" w:line="240" w:lineRule="auto"/>
            </w:pPr>
            <w:r>
              <w:rPr>
                <w:rStyle w:val="Ninguno"/>
                <w:rFonts w:cs="Arial"/>
                <w:sz w:val="18"/>
                <w:szCs w:val="18"/>
              </w:rPr>
              <w:t>Al día</w:t>
            </w:r>
          </w:p>
        </w:tc>
        <w:tc>
          <w:tcPr>
            <w:tcW w:w="1300" w:type="dxa"/>
            <w:tcBorders>
              <w:top w:val="single" w:sz="4" w:space="0" w:color="000000"/>
              <w:left w:val="single" w:sz="4" w:space="0" w:color="000000"/>
              <w:bottom w:val="single" w:sz="4" w:space="0" w:color="000000"/>
              <w:right w:val="single" w:sz="4" w:space="0" w:color="000000"/>
            </w:tcBorders>
            <w:vAlign w:val="center"/>
          </w:tcPr>
          <w:p w14:paraId="40D65C00" w14:textId="77777777" w:rsidR="00442E7B" w:rsidRDefault="00171721">
            <w:pPr>
              <w:pStyle w:val="Predeterminado"/>
              <w:spacing w:before="40" w:after="40" w:line="240" w:lineRule="auto"/>
              <w:jc w:val="center"/>
            </w:pPr>
            <w:r>
              <w:rPr>
                <w:rStyle w:val="Ninguno"/>
                <w:rFonts w:cs="Arial"/>
                <w:sz w:val="18"/>
                <w:szCs w:val="18"/>
              </w:rPr>
              <w:t>15.481</w:t>
            </w:r>
          </w:p>
        </w:tc>
        <w:tc>
          <w:tcPr>
            <w:tcW w:w="1150" w:type="dxa"/>
            <w:tcBorders>
              <w:top w:val="single" w:sz="4" w:space="0" w:color="000000"/>
              <w:left w:val="single" w:sz="4" w:space="0" w:color="000000"/>
              <w:bottom w:val="single" w:sz="4" w:space="0" w:color="000000"/>
              <w:right w:val="single" w:sz="4" w:space="0" w:color="000000"/>
            </w:tcBorders>
            <w:vAlign w:val="center"/>
          </w:tcPr>
          <w:p w14:paraId="40D65C01" w14:textId="77777777" w:rsidR="00442E7B" w:rsidRDefault="00171721">
            <w:pPr>
              <w:pStyle w:val="Predeterminado"/>
              <w:spacing w:before="40" w:after="40" w:line="240" w:lineRule="auto"/>
              <w:jc w:val="center"/>
            </w:pPr>
            <w:r>
              <w:rPr>
                <w:rStyle w:val="Ninguno"/>
                <w:rFonts w:cs="Arial"/>
                <w:sz w:val="18"/>
                <w:szCs w:val="18"/>
              </w:rPr>
              <w:t>72,0 %</w:t>
            </w:r>
          </w:p>
        </w:tc>
        <w:tc>
          <w:tcPr>
            <w:tcW w:w="1500" w:type="dxa"/>
            <w:tcBorders>
              <w:top w:val="single" w:sz="4" w:space="0" w:color="000000"/>
              <w:left w:val="single" w:sz="4" w:space="0" w:color="000000"/>
              <w:bottom w:val="single" w:sz="4" w:space="0" w:color="000000"/>
              <w:right w:val="single" w:sz="4" w:space="0" w:color="000000"/>
            </w:tcBorders>
            <w:vAlign w:val="center"/>
          </w:tcPr>
          <w:p w14:paraId="40D65C02" w14:textId="77777777" w:rsidR="00442E7B" w:rsidRDefault="00171721">
            <w:pPr>
              <w:pStyle w:val="Predeterminado"/>
              <w:spacing w:before="40" w:after="40" w:line="240" w:lineRule="auto"/>
              <w:jc w:val="center"/>
            </w:pPr>
            <w:r>
              <w:rPr>
                <w:rStyle w:val="Ninguno"/>
                <w:rFonts w:cs="Arial"/>
                <w:sz w:val="18"/>
                <w:szCs w:val="18"/>
              </w:rPr>
              <w:t>10.837</w:t>
            </w:r>
          </w:p>
        </w:tc>
        <w:tc>
          <w:tcPr>
            <w:tcW w:w="1350" w:type="dxa"/>
            <w:tcBorders>
              <w:top w:val="single" w:sz="4" w:space="0" w:color="000000"/>
              <w:left w:val="single" w:sz="4" w:space="0" w:color="000000"/>
              <w:bottom w:val="single" w:sz="4" w:space="0" w:color="000000"/>
              <w:right w:val="single" w:sz="4" w:space="0" w:color="000000"/>
            </w:tcBorders>
            <w:vAlign w:val="center"/>
          </w:tcPr>
          <w:p w14:paraId="40D65C03" w14:textId="77777777" w:rsidR="00442E7B" w:rsidRDefault="00171721">
            <w:pPr>
              <w:pStyle w:val="Predeterminado"/>
              <w:spacing w:before="40" w:after="40" w:line="240" w:lineRule="auto"/>
              <w:jc w:val="center"/>
            </w:pPr>
            <w:r>
              <w:rPr>
                <w:rStyle w:val="Ninguno"/>
                <w:rFonts w:cs="Arial"/>
                <w:sz w:val="18"/>
                <w:szCs w:val="18"/>
              </w:rPr>
              <w:t>2.322</w:t>
            </w:r>
          </w:p>
        </w:tc>
        <w:tc>
          <w:tcPr>
            <w:tcW w:w="1300" w:type="dxa"/>
            <w:tcBorders>
              <w:top w:val="single" w:sz="4" w:space="0" w:color="000000"/>
              <w:left w:val="single" w:sz="4" w:space="0" w:color="000000"/>
              <w:bottom w:val="single" w:sz="4" w:space="0" w:color="000000"/>
              <w:right w:val="single" w:sz="4" w:space="0" w:color="000000"/>
            </w:tcBorders>
            <w:vAlign w:val="center"/>
          </w:tcPr>
          <w:p w14:paraId="40D65C04" w14:textId="77777777" w:rsidR="00442E7B" w:rsidRDefault="00171721">
            <w:pPr>
              <w:pStyle w:val="Predeterminado"/>
              <w:spacing w:before="40" w:after="40" w:line="240" w:lineRule="auto"/>
              <w:jc w:val="center"/>
            </w:pPr>
            <w:r>
              <w:rPr>
                <w:rStyle w:val="Ninguno"/>
                <w:rFonts w:cs="Arial"/>
                <w:sz w:val="18"/>
                <w:szCs w:val="18"/>
              </w:rPr>
              <w:t>2.322</w:t>
            </w:r>
          </w:p>
        </w:tc>
      </w:tr>
      <w:tr w:rsidR="00442E7B" w14:paraId="40D65C0C" w14:textId="77777777">
        <w:trPr>
          <w:cantSplit/>
          <w:jc w:val="center"/>
        </w:trPr>
        <w:tc>
          <w:tcPr>
            <w:tcW w:w="2750" w:type="dxa"/>
            <w:tcBorders>
              <w:top w:val="single" w:sz="4" w:space="0" w:color="000000"/>
              <w:left w:val="single" w:sz="4" w:space="0" w:color="000000"/>
              <w:bottom w:val="single" w:sz="4" w:space="0" w:color="000000"/>
              <w:right w:val="single" w:sz="4" w:space="0" w:color="000000"/>
            </w:tcBorders>
            <w:vAlign w:val="center"/>
          </w:tcPr>
          <w:p w14:paraId="40D65C06" w14:textId="77777777" w:rsidR="00442E7B" w:rsidRDefault="00171721">
            <w:pPr>
              <w:pStyle w:val="Predeterminado"/>
              <w:spacing w:before="40" w:after="40" w:line="240" w:lineRule="auto"/>
            </w:pPr>
            <w:r>
              <w:rPr>
                <w:rStyle w:val="Ninguno"/>
                <w:rFonts w:cs="Arial"/>
                <w:sz w:val="18"/>
                <w:szCs w:val="18"/>
              </w:rPr>
              <w:t>Mora de 1 a 7 días</w:t>
            </w:r>
          </w:p>
        </w:tc>
        <w:tc>
          <w:tcPr>
            <w:tcW w:w="1300" w:type="dxa"/>
            <w:tcBorders>
              <w:top w:val="single" w:sz="4" w:space="0" w:color="000000"/>
              <w:left w:val="single" w:sz="4" w:space="0" w:color="000000"/>
              <w:bottom w:val="single" w:sz="4" w:space="0" w:color="000000"/>
              <w:right w:val="single" w:sz="4" w:space="0" w:color="000000"/>
            </w:tcBorders>
            <w:vAlign w:val="center"/>
          </w:tcPr>
          <w:p w14:paraId="40D65C07" w14:textId="77777777" w:rsidR="00442E7B" w:rsidRDefault="00171721">
            <w:pPr>
              <w:pStyle w:val="Predeterminado"/>
              <w:spacing w:before="40" w:after="40" w:line="240" w:lineRule="auto"/>
              <w:jc w:val="center"/>
            </w:pPr>
            <w:r>
              <w:rPr>
                <w:rStyle w:val="Ninguno"/>
                <w:rFonts w:cs="Arial"/>
                <w:sz w:val="18"/>
                <w:szCs w:val="18"/>
              </w:rPr>
              <w:t>2.150</w:t>
            </w:r>
          </w:p>
        </w:tc>
        <w:tc>
          <w:tcPr>
            <w:tcW w:w="1150" w:type="dxa"/>
            <w:tcBorders>
              <w:top w:val="single" w:sz="4" w:space="0" w:color="000000"/>
              <w:left w:val="single" w:sz="4" w:space="0" w:color="000000"/>
              <w:bottom w:val="single" w:sz="4" w:space="0" w:color="000000"/>
              <w:right w:val="single" w:sz="4" w:space="0" w:color="000000"/>
            </w:tcBorders>
            <w:vAlign w:val="center"/>
          </w:tcPr>
          <w:p w14:paraId="40D65C08" w14:textId="77777777" w:rsidR="00442E7B" w:rsidRDefault="00171721">
            <w:pPr>
              <w:pStyle w:val="Predeterminado"/>
              <w:spacing w:before="40" w:after="40" w:line="240" w:lineRule="auto"/>
              <w:jc w:val="center"/>
            </w:pPr>
            <w:r>
              <w:rPr>
                <w:rStyle w:val="Ninguno"/>
                <w:rFonts w:cs="Arial"/>
                <w:sz w:val="18"/>
                <w:szCs w:val="18"/>
              </w:rPr>
              <w:t>10,0 %</w:t>
            </w:r>
          </w:p>
        </w:tc>
        <w:tc>
          <w:tcPr>
            <w:tcW w:w="1500" w:type="dxa"/>
            <w:tcBorders>
              <w:top w:val="single" w:sz="4" w:space="0" w:color="000000"/>
              <w:left w:val="single" w:sz="4" w:space="0" w:color="000000"/>
              <w:bottom w:val="single" w:sz="4" w:space="0" w:color="000000"/>
              <w:right w:val="single" w:sz="4" w:space="0" w:color="000000"/>
            </w:tcBorders>
            <w:vAlign w:val="center"/>
          </w:tcPr>
          <w:p w14:paraId="40D65C09" w14:textId="77777777" w:rsidR="00442E7B" w:rsidRDefault="00171721">
            <w:pPr>
              <w:pStyle w:val="Predeterminado"/>
              <w:spacing w:before="40" w:after="40" w:line="240" w:lineRule="auto"/>
              <w:jc w:val="center"/>
            </w:pPr>
            <w:r>
              <w:rPr>
                <w:rStyle w:val="Ninguno"/>
                <w:rFonts w:cs="Arial"/>
                <w:sz w:val="18"/>
                <w:szCs w:val="18"/>
              </w:rPr>
              <w:t>1.503</w:t>
            </w:r>
          </w:p>
        </w:tc>
        <w:tc>
          <w:tcPr>
            <w:tcW w:w="1350" w:type="dxa"/>
            <w:tcBorders>
              <w:top w:val="single" w:sz="4" w:space="0" w:color="000000"/>
              <w:left w:val="single" w:sz="4" w:space="0" w:color="000000"/>
              <w:bottom w:val="single" w:sz="4" w:space="0" w:color="000000"/>
              <w:right w:val="single" w:sz="4" w:space="0" w:color="000000"/>
            </w:tcBorders>
            <w:vAlign w:val="center"/>
          </w:tcPr>
          <w:p w14:paraId="40D65C0A" w14:textId="77777777" w:rsidR="00442E7B" w:rsidRDefault="00171721">
            <w:pPr>
              <w:pStyle w:val="Predeterminado"/>
              <w:spacing w:before="40" w:after="40" w:line="240" w:lineRule="auto"/>
              <w:jc w:val="center"/>
            </w:pPr>
            <w:r>
              <w:rPr>
                <w:rStyle w:val="Ninguno"/>
                <w:rFonts w:cs="Arial"/>
                <w:sz w:val="18"/>
                <w:szCs w:val="18"/>
              </w:rPr>
              <w:t>323</w:t>
            </w:r>
          </w:p>
        </w:tc>
        <w:tc>
          <w:tcPr>
            <w:tcW w:w="1300" w:type="dxa"/>
            <w:tcBorders>
              <w:top w:val="single" w:sz="4" w:space="0" w:color="000000"/>
              <w:left w:val="single" w:sz="4" w:space="0" w:color="000000"/>
              <w:bottom w:val="single" w:sz="4" w:space="0" w:color="000000"/>
              <w:right w:val="single" w:sz="4" w:space="0" w:color="000000"/>
            </w:tcBorders>
            <w:vAlign w:val="center"/>
          </w:tcPr>
          <w:p w14:paraId="40D65C0B" w14:textId="77777777" w:rsidR="00442E7B" w:rsidRDefault="00171721">
            <w:pPr>
              <w:pStyle w:val="Predeterminado"/>
              <w:spacing w:before="40" w:after="40" w:line="240" w:lineRule="auto"/>
              <w:jc w:val="center"/>
            </w:pPr>
            <w:r>
              <w:rPr>
                <w:rStyle w:val="Ninguno"/>
                <w:rFonts w:cs="Arial"/>
                <w:sz w:val="18"/>
                <w:szCs w:val="18"/>
              </w:rPr>
              <w:t>324</w:t>
            </w:r>
          </w:p>
        </w:tc>
      </w:tr>
      <w:tr w:rsidR="00442E7B" w14:paraId="40D65C13" w14:textId="77777777">
        <w:trPr>
          <w:cantSplit/>
          <w:jc w:val="center"/>
        </w:trPr>
        <w:tc>
          <w:tcPr>
            <w:tcW w:w="2750" w:type="dxa"/>
            <w:tcBorders>
              <w:top w:val="single" w:sz="4" w:space="0" w:color="000000"/>
              <w:left w:val="single" w:sz="4" w:space="0" w:color="000000"/>
              <w:bottom w:val="single" w:sz="4" w:space="0" w:color="000000"/>
              <w:right w:val="single" w:sz="4" w:space="0" w:color="000000"/>
            </w:tcBorders>
            <w:vAlign w:val="center"/>
          </w:tcPr>
          <w:p w14:paraId="40D65C0D" w14:textId="77777777" w:rsidR="00442E7B" w:rsidRDefault="00171721">
            <w:pPr>
              <w:pStyle w:val="Predeterminado"/>
              <w:spacing w:before="40" w:after="40" w:line="240" w:lineRule="auto"/>
            </w:pPr>
            <w:r>
              <w:rPr>
                <w:rStyle w:val="Ninguno"/>
                <w:rFonts w:cs="Arial"/>
                <w:sz w:val="18"/>
                <w:szCs w:val="18"/>
              </w:rPr>
              <w:t>Mora de 8 a 30 días</w:t>
            </w:r>
          </w:p>
        </w:tc>
        <w:tc>
          <w:tcPr>
            <w:tcW w:w="1300" w:type="dxa"/>
            <w:tcBorders>
              <w:top w:val="single" w:sz="4" w:space="0" w:color="000000"/>
              <w:left w:val="single" w:sz="4" w:space="0" w:color="000000"/>
              <w:bottom w:val="single" w:sz="4" w:space="0" w:color="000000"/>
              <w:right w:val="single" w:sz="4" w:space="0" w:color="000000"/>
            </w:tcBorders>
            <w:vAlign w:val="center"/>
          </w:tcPr>
          <w:p w14:paraId="40D65C0E" w14:textId="77777777" w:rsidR="00442E7B" w:rsidRDefault="00171721">
            <w:pPr>
              <w:pStyle w:val="Predeterminado"/>
              <w:spacing w:before="40" w:after="40" w:line="240" w:lineRule="auto"/>
              <w:jc w:val="center"/>
            </w:pPr>
            <w:r>
              <w:rPr>
                <w:rStyle w:val="Ninguno"/>
                <w:rFonts w:cs="Arial"/>
                <w:sz w:val="18"/>
                <w:szCs w:val="18"/>
              </w:rPr>
              <w:t>1.505</w:t>
            </w:r>
          </w:p>
        </w:tc>
        <w:tc>
          <w:tcPr>
            <w:tcW w:w="1150" w:type="dxa"/>
            <w:tcBorders>
              <w:top w:val="single" w:sz="4" w:space="0" w:color="000000"/>
              <w:left w:val="single" w:sz="4" w:space="0" w:color="000000"/>
              <w:bottom w:val="single" w:sz="4" w:space="0" w:color="000000"/>
              <w:right w:val="single" w:sz="4" w:space="0" w:color="000000"/>
            </w:tcBorders>
            <w:vAlign w:val="center"/>
          </w:tcPr>
          <w:p w14:paraId="40D65C0F" w14:textId="77777777" w:rsidR="00442E7B" w:rsidRDefault="00171721">
            <w:pPr>
              <w:pStyle w:val="Predeterminado"/>
              <w:spacing w:before="40" w:after="40" w:line="240" w:lineRule="auto"/>
              <w:jc w:val="center"/>
            </w:pPr>
            <w:r>
              <w:rPr>
                <w:rStyle w:val="Ninguno"/>
                <w:rFonts w:cs="Arial"/>
                <w:sz w:val="18"/>
                <w:szCs w:val="18"/>
              </w:rPr>
              <w:t>7,0 %</w:t>
            </w:r>
          </w:p>
        </w:tc>
        <w:tc>
          <w:tcPr>
            <w:tcW w:w="1500" w:type="dxa"/>
            <w:tcBorders>
              <w:top w:val="single" w:sz="4" w:space="0" w:color="000000"/>
              <w:left w:val="single" w:sz="4" w:space="0" w:color="000000"/>
              <w:bottom w:val="single" w:sz="4" w:space="0" w:color="000000"/>
              <w:right w:val="single" w:sz="4" w:space="0" w:color="000000"/>
            </w:tcBorders>
            <w:vAlign w:val="center"/>
          </w:tcPr>
          <w:p w14:paraId="40D65C10" w14:textId="77777777" w:rsidR="00442E7B" w:rsidRDefault="00171721">
            <w:pPr>
              <w:pStyle w:val="Predeterminado"/>
              <w:spacing w:before="40" w:after="40" w:line="240" w:lineRule="auto"/>
              <w:jc w:val="center"/>
            </w:pPr>
            <w:r>
              <w:rPr>
                <w:rStyle w:val="Ninguno"/>
                <w:rFonts w:cs="Arial"/>
                <w:sz w:val="18"/>
                <w:szCs w:val="18"/>
              </w:rPr>
              <w:t>1.054</w:t>
            </w:r>
          </w:p>
        </w:tc>
        <w:tc>
          <w:tcPr>
            <w:tcW w:w="1350" w:type="dxa"/>
            <w:tcBorders>
              <w:top w:val="single" w:sz="4" w:space="0" w:color="000000"/>
              <w:left w:val="single" w:sz="4" w:space="0" w:color="000000"/>
              <w:bottom w:val="single" w:sz="4" w:space="0" w:color="000000"/>
              <w:right w:val="single" w:sz="4" w:space="0" w:color="000000"/>
            </w:tcBorders>
            <w:vAlign w:val="center"/>
          </w:tcPr>
          <w:p w14:paraId="40D65C11" w14:textId="77777777" w:rsidR="00442E7B" w:rsidRDefault="00171721">
            <w:pPr>
              <w:pStyle w:val="Predeterminado"/>
              <w:spacing w:before="40" w:after="40" w:line="240" w:lineRule="auto"/>
              <w:jc w:val="center"/>
            </w:pPr>
            <w:r>
              <w:rPr>
                <w:rStyle w:val="Ninguno"/>
                <w:rFonts w:cs="Arial"/>
                <w:sz w:val="18"/>
                <w:szCs w:val="18"/>
              </w:rPr>
              <w:t>226</w:t>
            </w:r>
          </w:p>
        </w:tc>
        <w:tc>
          <w:tcPr>
            <w:tcW w:w="1300" w:type="dxa"/>
            <w:tcBorders>
              <w:top w:val="single" w:sz="4" w:space="0" w:color="000000"/>
              <w:left w:val="single" w:sz="4" w:space="0" w:color="000000"/>
              <w:bottom w:val="single" w:sz="4" w:space="0" w:color="000000"/>
              <w:right w:val="single" w:sz="4" w:space="0" w:color="000000"/>
            </w:tcBorders>
            <w:vAlign w:val="center"/>
          </w:tcPr>
          <w:p w14:paraId="40D65C12" w14:textId="77777777" w:rsidR="00442E7B" w:rsidRDefault="00171721">
            <w:pPr>
              <w:pStyle w:val="Predeterminado"/>
              <w:spacing w:before="40" w:after="40" w:line="240" w:lineRule="auto"/>
              <w:jc w:val="center"/>
            </w:pPr>
            <w:r>
              <w:rPr>
                <w:rStyle w:val="Ninguno"/>
                <w:rFonts w:cs="Arial"/>
                <w:sz w:val="18"/>
                <w:szCs w:val="18"/>
              </w:rPr>
              <w:t>225</w:t>
            </w:r>
          </w:p>
        </w:tc>
      </w:tr>
      <w:tr w:rsidR="00442E7B" w14:paraId="40D65C1A" w14:textId="77777777">
        <w:trPr>
          <w:cantSplit/>
          <w:jc w:val="center"/>
        </w:trPr>
        <w:tc>
          <w:tcPr>
            <w:tcW w:w="2750" w:type="dxa"/>
            <w:tcBorders>
              <w:top w:val="single" w:sz="4" w:space="0" w:color="000000"/>
              <w:left w:val="single" w:sz="4" w:space="0" w:color="000000"/>
              <w:bottom w:val="single" w:sz="4" w:space="0" w:color="000000"/>
              <w:right w:val="single" w:sz="4" w:space="0" w:color="000000"/>
            </w:tcBorders>
            <w:vAlign w:val="center"/>
          </w:tcPr>
          <w:p w14:paraId="40D65C14" w14:textId="77777777" w:rsidR="00442E7B" w:rsidRDefault="00171721">
            <w:pPr>
              <w:pStyle w:val="Predeterminado"/>
              <w:spacing w:before="40" w:after="40" w:line="240" w:lineRule="auto"/>
            </w:pPr>
            <w:r>
              <w:rPr>
                <w:rStyle w:val="Ninguno"/>
                <w:rFonts w:cs="Arial"/>
                <w:sz w:val="18"/>
                <w:szCs w:val="18"/>
              </w:rPr>
              <w:t>Mora de 31 a 60 días</w:t>
            </w:r>
          </w:p>
        </w:tc>
        <w:tc>
          <w:tcPr>
            <w:tcW w:w="1300" w:type="dxa"/>
            <w:tcBorders>
              <w:top w:val="single" w:sz="4" w:space="0" w:color="000000"/>
              <w:left w:val="single" w:sz="4" w:space="0" w:color="000000"/>
              <w:bottom w:val="single" w:sz="4" w:space="0" w:color="000000"/>
              <w:right w:val="single" w:sz="4" w:space="0" w:color="000000"/>
            </w:tcBorders>
            <w:vAlign w:val="center"/>
          </w:tcPr>
          <w:p w14:paraId="40D65C15" w14:textId="77777777" w:rsidR="00442E7B" w:rsidRDefault="00171721">
            <w:pPr>
              <w:pStyle w:val="Predeterminado"/>
              <w:spacing w:before="40" w:after="40" w:line="240" w:lineRule="auto"/>
              <w:jc w:val="center"/>
            </w:pPr>
            <w:r>
              <w:rPr>
                <w:rStyle w:val="Ninguno"/>
                <w:rFonts w:cs="Arial"/>
                <w:sz w:val="18"/>
                <w:szCs w:val="18"/>
              </w:rPr>
              <w:t>967</w:t>
            </w:r>
          </w:p>
        </w:tc>
        <w:tc>
          <w:tcPr>
            <w:tcW w:w="1150" w:type="dxa"/>
            <w:tcBorders>
              <w:top w:val="single" w:sz="4" w:space="0" w:color="000000"/>
              <w:left w:val="single" w:sz="4" w:space="0" w:color="000000"/>
              <w:bottom w:val="single" w:sz="4" w:space="0" w:color="000000"/>
              <w:right w:val="single" w:sz="4" w:space="0" w:color="000000"/>
            </w:tcBorders>
            <w:vAlign w:val="center"/>
          </w:tcPr>
          <w:p w14:paraId="40D65C16" w14:textId="77777777" w:rsidR="00442E7B" w:rsidRDefault="00171721">
            <w:pPr>
              <w:pStyle w:val="Predeterminado"/>
              <w:spacing w:before="40" w:after="40" w:line="240" w:lineRule="auto"/>
              <w:jc w:val="center"/>
            </w:pPr>
            <w:r>
              <w:rPr>
                <w:rStyle w:val="Ninguno"/>
                <w:rFonts w:cs="Arial"/>
                <w:sz w:val="18"/>
                <w:szCs w:val="18"/>
              </w:rPr>
              <w:t>4,5 %</w:t>
            </w:r>
          </w:p>
        </w:tc>
        <w:tc>
          <w:tcPr>
            <w:tcW w:w="1500" w:type="dxa"/>
            <w:tcBorders>
              <w:top w:val="single" w:sz="4" w:space="0" w:color="000000"/>
              <w:left w:val="single" w:sz="4" w:space="0" w:color="000000"/>
              <w:bottom w:val="single" w:sz="4" w:space="0" w:color="000000"/>
              <w:right w:val="single" w:sz="4" w:space="0" w:color="000000"/>
            </w:tcBorders>
            <w:vAlign w:val="center"/>
          </w:tcPr>
          <w:p w14:paraId="40D65C17" w14:textId="77777777" w:rsidR="00442E7B" w:rsidRDefault="00171721">
            <w:pPr>
              <w:pStyle w:val="Predeterminado"/>
              <w:spacing w:before="40" w:after="40" w:line="240" w:lineRule="auto"/>
              <w:jc w:val="center"/>
            </w:pPr>
            <w:r>
              <w:rPr>
                <w:rStyle w:val="Ninguno"/>
                <w:rFonts w:cs="Arial"/>
                <w:sz w:val="18"/>
                <w:szCs w:val="18"/>
              </w:rPr>
              <w:t>677</w:t>
            </w:r>
          </w:p>
        </w:tc>
        <w:tc>
          <w:tcPr>
            <w:tcW w:w="1350" w:type="dxa"/>
            <w:tcBorders>
              <w:top w:val="single" w:sz="4" w:space="0" w:color="000000"/>
              <w:left w:val="single" w:sz="4" w:space="0" w:color="000000"/>
              <w:bottom w:val="single" w:sz="4" w:space="0" w:color="000000"/>
              <w:right w:val="single" w:sz="4" w:space="0" w:color="000000"/>
            </w:tcBorders>
            <w:vAlign w:val="center"/>
          </w:tcPr>
          <w:p w14:paraId="40D65C18" w14:textId="77777777" w:rsidR="00442E7B" w:rsidRDefault="00171721">
            <w:pPr>
              <w:pStyle w:val="Predeterminado"/>
              <w:spacing w:before="40" w:after="40" w:line="240" w:lineRule="auto"/>
              <w:jc w:val="center"/>
            </w:pPr>
            <w:r>
              <w:rPr>
                <w:rStyle w:val="Ninguno"/>
                <w:rFonts w:cs="Arial"/>
                <w:sz w:val="18"/>
                <w:szCs w:val="18"/>
              </w:rPr>
              <w:t>145</w:t>
            </w:r>
          </w:p>
        </w:tc>
        <w:tc>
          <w:tcPr>
            <w:tcW w:w="1300" w:type="dxa"/>
            <w:tcBorders>
              <w:top w:val="single" w:sz="4" w:space="0" w:color="000000"/>
              <w:left w:val="single" w:sz="4" w:space="0" w:color="000000"/>
              <w:bottom w:val="single" w:sz="4" w:space="0" w:color="000000"/>
              <w:right w:val="single" w:sz="4" w:space="0" w:color="000000"/>
            </w:tcBorders>
            <w:vAlign w:val="center"/>
          </w:tcPr>
          <w:p w14:paraId="40D65C19" w14:textId="77777777" w:rsidR="00442E7B" w:rsidRDefault="00171721">
            <w:pPr>
              <w:pStyle w:val="Predeterminado"/>
              <w:spacing w:before="40" w:after="40" w:line="240" w:lineRule="auto"/>
              <w:jc w:val="center"/>
            </w:pPr>
            <w:r>
              <w:rPr>
                <w:rStyle w:val="Ninguno"/>
                <w:rFonts w:cs="Arial"/>
                <w:sz w:val="18"/>
                <w:szCs w:val="18"/>
              </w:rPr>
              <w:t>145</w:t>
            </w:r>
          </w:p>
        </w:tc>
      </w:tr>
      <w:tr w:rsidR="00442E7B" w14:paraId="40D65C21" w14:textId="77777777">
        <w:trPr>
          <w:cantSplit/>
          <w:jc w:val="center"/>
        </w:trPr>
        <w:tc>
          <w:tcPr>
            <w:tcW w:w="2750" w:type="dxa"/>
            <w:tcBorders>
              <w:top w:val="single" w:sz="4" w:space="0" w:color="000000"/>
              <w:left w:val="single" w:sz="4" w:space="0" w:color="000000"/>
              <w:bottom w:val="single" w:sz="4" w:space="0" w:color="000000"/>
              <w:right w:val="single" w:sz="4" w:space="0" w:color="000000"/>
            </w:tcBorders>
            <w:vAlign w:val="center"/>
          </w:tcPr>
          <w:p w14:paraId="40D65C1B" w14:textId="77777777" w:rsidR="00442E7B" w:rsidRDefault="00171721">
            <w:pPr>
              <w:pStyle w:val="Predeterminado"/>
              <w:spacing w:before="40" w:after="40" w:line="240" w:lineRule="auto"/>
            </w:pPr>
            <w:r>
              <w:rPr>
                <w:rStyle w:val="Ninguno"/>
                <w:rFonts w:cs="Arial"/>
                <w:sz w:val="18"/>
                <w:szCs w:val="18"/>
              </w:rPr>
              <w:t>Mora de 61 a 90 días</w:t>
            </w:r>
          </w:p>
        </w:tc>
        <w:tc>
          <w:tcPr>
            <w:tcW w:w="1300" w:type="dxa"/>
            <w:tcBorders>
              <w:top w:val="single" w:sz="4" w:space="0" w:color="000000"/>
              <w:left w:val="single" w:sz="4" w:space="0" w:color="000000"/>
              <w:bottom w:val="single" w:sz="4" w:space="0" w:color="000000"/>
              <w:right w:val="single" w:sz="4" w:space="0" w:color="000000"/>
            </w:tcBorders>
            <w:vAlign w:val="center"/>
          </w:tcPr>
          <w:p w14:paraId="40D65C1C" w14:textId="77777777" w:rsidR="00442E7B" w:rsidRDefault="00171721">
            <w:pPr>
              <w:pStyle w:val="Predeterminado"/>
              <w:spacing w:before="40" w:after="40" w:line="240" w:lineRule="auto"/>
              <w:jc w:val="center"/>
            </w:pPr>
            <w:r>
              <w:rPr>
                <w:rStyle w:val="Ninguno"/>
                <w:rFonts w:cs="Arial"/>
                <w:sz w:val="18"/>
                <w:szCs w:val="18"/>
              </w:rPr>
              <w:t>752</w:t>
            </w:r>
          </w:p>
        </w:tc>
        <w:tc>
          <w:tcPr>
            <w:tcW w:w="1150" w:type="dxa"/>
            <w:tcBorders>
              <w:top w:val="single" w:sz="4" w:space="0" w:color="000000"/>
              <w:left w:val="single" w:sz="4" w:space="0" w:color="000000"/>
              <w:bottom w:val="single" w:sz="4" w:space="0" w:color="000000"/>
              <w:right w:val="single" w:sz="4" w:space="0" w:color="000000"/>
            </w:tcBorders>
            <w:vAlign w:val="center"/>
          </w:tcPr>
          <w:p w14:paraId="40D65C1D" w14:textId="77777777" w:rsidR="00442E7B" w:rsidRDefault="00171721">
            <w:pPr>
              <w:pStyle w:val="Predeterminado"/>
              <w:spacing w:before="40" w:after="40" w:line="240" w:lineRule="auto"/>
              <w:jc w:val="center"/>
            </w:pPr>
            <w:r>
              <w:rPr>
                <w:rStyle w:val="Ninguno"/>
                <w:rFonts w:cs="Arial"/>
                <w:sz w:val="18"/>
                <w:szCs w:val="18"/>
              </w:rPr>
              <w:t>3,5 %</w:t>
            </w:r>
          </w:p>
        </w:tc>
        <w:tc>
          <w:tcPr>
            <w:tcW w:w="1500" w:type="dxa"/>
            <w:tcBorders>
              <w:top w:val="single" w:sz="4" w:space="0" w:color="000000"/>
              <w:left w:val="single" w:sz="4" w:space="0" w:color="000000"/>
              <w:bottom w:val="single" w:sz="4" w:space="0" w:color="000000"/>
              <w:right w:val="single" w:sz="4" w:space="0" w:color="000000"/>
            </w:tcBorders>
            <w:vAlign w:val="center"/>
          </w:tcPr>
          <w:p w14:paraId="40D65C1E" w14:textId="77777777" w:rsidR="00442E7B" w:rsidRDefault="00171721">
            <w:pPr>
              <w:pStyle w:val="Predeterminado"/>
              <w:spacing w:before="40" w:after="40" w:line="240" w:lineRule="auto"/>
              <w:jc w:val="center"/>
            </w:pPr>
            <w:r>
              <w:rPr>
                <w:rStyle w:val="Ninguno"/>
                <w:rFonts w:cs="Arial"/>
                <w:sz w:val="18"/>
                <w:szCs w:val="18"/>
              </w:rPr>
              <w:t>526</w:t>
            </w:r>
          </w:p>
        </w:tc>
        <w:tc>
          <w:tcPr>
            <w:tcW w:w="1350" w:type="dxa"/>
            <w:tcBorders>
              <w:top w:val="single" w:sz="4" w:space="0" w:color="000000"/>
              <w:left w:val="single" w:sz="4" w:space="0" w:color="000000"/>
              <w:bottom w:val="single" w:sz="4" w:space="0" w:color="000000"/>
              <w:right w:val="single" w:sz="4" w:space="0" w:color="000000"/>
            </w:tcBorders>
            <w:vAlign w:val="center"/>
          </w:tcPr>
          <w:p w14:paraId="40D65C1F" w14:textId="77777777" w:rsidR="00442E7B" w:rsidRDefault="00171721">
            <w:pPr>
              <w:pStyle w:val="Predeterminado"/>
              <w:spacing w:before="40" w:after="40" w:line="240" w:lineRule="auto"/>
              <w:jc w:val="center"/>
            </w:pPr>
            <w:r>
              <w:rPr>
                <w:rStyle w:val="Ninguno"/>
                <w:rFonts w:cs="Arial"/>
                <w:sz w:val="18"/>
                <w:szCs w:val="18"/>
              </w:rPr>
              <w:t>114</w:t>
            </w:r>
          </w:p>
        </w:tc>
        <w:tc>
          <w:tcPr>
            <w:tcW w:w="1300" w:type="dxa"/>
            <w:tcBorders>
              <w:top w:val="single" w:sz="4" w:space="0" w:color="000000"/>
              <w:left w:val="single" w:sz="4" w:space="0" w:color="000000"/>
              <w:bottom w:val="single" w:sz="4" w:space="0" w:color="000000"/>
              <w:right w:val="single" w:sz="4" w:space="0" w:color="000000"/>
            </w:tcBorders>
            <w:vAlign w:val="center"/>
          </w:tcPr>
          <w:p w14:paraId="40D65C20" w14:textId="77777777" w:rsidR="00442E7B" w:rsidRDefault="00171721">
            <w:pPr>
              <w:pStyle w:val="Predeterminado"/>
              <w:spacing w:before="40" w:after="40" w:line="240" w:lineRule="auto"/>
              <w:jc w:val="center"/>
            </w:pPr>
            <w:r>
              <w:rPr>
                <w:rStyle w:val="Ninguno"/>
                <w:rFonts w:cs="Arial"/>
                <w:sz w:val="18"/>
                <w:szCs w:val="18"/>
              </w:rPr>
              <w:t>112</w:t>
            </w:r>
          </w:p>
        </w:tc>
      </w:tr>
      <w:tr w:rsidR="00442E7B" w14:paraId="40D65C28" w14:textId="77777777">
        <w:trPr>
          <w:cantSplit/>
          <w:jc w:val="center"/>
        </w:trPr>
        <w:tc>
          <w:tcPr>
            <w:tcW w:w="2750" w:type="dxa"/>
            <w:tcBorders>
              <w:top w:val="single" w:sz="4" w:space="0" w:color="000000"/>
              <w:left w:val="single" w:sz="4" w:space="0" w:color="000000"/>
              <w:bottom w:val="single" w:sz="4" w:space="0" w:color="000000"/>
              <w:right w:val="single" w:sz="4" w:space="0" w:color="000000"/>
            </w:tcBorders>
            <w:vAlign w:val="center"/>
          </w:tcPr>
          <w:p w14:paraId="40D65C22" w14:textId="77777777" w:rsidR="00442E7B" w:rsidRDefault="00171721">
            <w:pPr>
              <w:pStyle w:val="Predeterminado"/>
              <w:spacing w:before="40" w:after="40" w:line="240" w:lineRule="auto"/>
            </w:pPr>
            <w:r>
              <w:rPr>
                <w:rStyle w:val="Ninguno"/>
                <w:rFonts w:cs="Arial"/>
                <w:sz w:val="18"/>
                <w:szCs w:val="18"/>
              </w:rPr>
              <w:t>Mora de más de 90 días</w:t>
            </w:r>
          </w:p>
        </w:tc>
        <w:tc>
          <w:tcPr>
            <w:tcW w:w="1300" w:type="dxa"/>
            <w:tcBorders>
              <w:top w:val="single" w:sz="4" w:space="0" w:color="000000"/>
              <w:left w:val="single" w:sz="4" w:space="0" w:color="000000"/>
              <w:bottom w:val="single" w:sz="4" w:space="0" w:color="000000"/>
              <w:right w:val="single" w:sz="4" w:space="0" w:color="000000"/>
            </w:tcBorders>
            <w:vAlign w:val="center"/>
          </w:tcPr>
          <w:p w14:paraId="40D65C23" w14:textId="77777777" w:rsidR="00442E7B" w:rsidRDefault="00171721">
            <w:pPr>
              <w:pStyle w:val="Predeterminado"/>
              <w:spacing w:before="40" w:after="40" w:line="240" w:lineRule="auto"/>
              <w:jc w:val="center"/>
            </w:pPr>
            <w:r>
              <w:rPr>
                <w:rStyle w:val="Ninguno"/>
                <w:rFonts w:cs="Arial"/>
                <w:sz w:val="18"/>
                <w:szCs w:val="18"/>
              </w:rPr>
              <w:t>645</w:t>
            </w:r>
          </w:p>
        </w:tc>
        <w:tc>
          <w:tcPr>
            <w:tcW w:w="1150" w:type="dxa"/>
            <w:tcBorders>
              <w:top w:val="single" w:sz="4" w:space="0" w:color="000000"/>
              <w:left w:val="single" w:sz="4" w:space="0" w:color="000000"/>
              <w:bottom w:val="single" w:sz="4" w:space="0" w:color="000000"/>
              <w:right w:val="single" w:sz="4" w:space="0" w:color="000000"/>
            </w:tcBorders>
            <w:vAlign w:val="center"/>
          </w:tcPr>
          <w:p w14:paraId="40D65C24" w14:textId="77777777" w:rsidR="00442E7B" w:rsidRDefault="00171721">
            <w:pPr>
              <w:pStyle w:val="Predeterminado"/>
              <w:spacing w:before="40" w:after="40" w:line="240" w:lineRule="auto"/>
              <w:jc w:val="center"/>
            </w:pPr>
            <w:r>
              <w:rPr>
                <w:rStyle w:val="Ninguno"/>
                <w:rFonts w:cs="Arial"/>
                <w:sz w:val="18"/>
                <w:szCs w:val="18"/>
              </w:rPr>
              <w:t>3,0 %</w:t>
            </w:r>
          </w:p>
        </w:tc>
        <w:tc>
          <w:tcPr>
            <w:tcW w:w="1500" w:type="dxa"/>
            <w:tcBorders>
              <w:top w:val="single" w:sz="4" w:space="0" w:color="000000"/>
              <w:left w:val="single" w:sz="4" w:space="0" w:color="000000"/>
              <w:bottom w:val="single" w:sz="4" w:space="0" w:color="000000"/>
              <w:right w:val="single" w:sz="4" w:space="0" w:color="000000"/>
            </w:tcBorders>
            <w:vAlign w:val="center"/>
          </w:tcPr>
          <w:p w14:paraId="40D65C25" w14:textId="77777777" w:rsidR="00442E7B" w:rsidRDefault="00171721">
            <w:pPr>
              <w:pStyle w:val="Predeterminado"/>
              <w:spacing w:before="40" w:after="40" w:line="240" w:lineRule="auto"/>
              <w:jc w:val="center"/>
            </w:pPr>
            <w:r>
              <w:rPr>
                <w:rStyle w:val="Ninguno"/>
                <w:rFonts w:cs="Arial"/>
                <w:sz w:val="18"/>
                <w:szCs w:val="18"/>
              </w:rPr>
              <w:t>453</w:t>
            </w:r>
          </w:p>
        </w:tc>
        <w:tc>
          <w:tcPr>
            <w:tcW w:w="1350" w:type="dxa"/>
            <w:tcBorders>
              <w:top w:val="single" w:sz="4" w:space="0" w:color="000000"/>
              <w:left w:val="single" w:sz="4" w:space="0" w:color="000000"/>
              <w:bottom w:val="single" w:sz="4" w:space="0" w:color="000000"/>
              <w:right w:val="single" w:sz="4" w:space="0" w:color="000000"/>
            </w:tcBorders>
            <w:vAlign w:val="center"/>
          </w:tcPr>
          <w:p w14:paraId="40D65C26" w14:textId="77777777" w:rsidR="00442E7B" w:rsidRDefault="00171721">
            <w:pPr>
              <w:pStyle w:val="Predeterminado"/>
              <w:spacing w:before="40" w:after="40" w:line="240" w:lineRule="auto"/>
              <w:jc w:val="center"/>
            </w:pPr>
            <w:r>
              <w:rPr>
                <w:rStyle w:val="Ninguno"/>
                <w:rFonts w:cs="Arial"/>
                <w:sz w:val="18"/>
                <w:szCs w:val="18"/>
              </w:rPr>
              <w:t>95</w:t>
            </w:r>
          </w:p>
        </w:tc>
        <w:tc>
          <w:tcPr>
            <w:tcW w:w="1300" w:type="dxa"/>
            <w:tcBorders>
              <w:top w:val="single" w:sz="4" w:space="0" w:color="000000"/>
              <w:left w:val="single" w:sz="4" w:space="0" w:color="000000"/>
              <w:bottom w:val="single" w:sz="4" w:space="0" w:color="000000"/>
              <w:right w:val="single" w:sz="4" w:space="0" w:color="000000"/>
            </w:tcBorders>
            <w:vAlign w:val="center"/>
          </w:tcPr>
          <w:p w14:paraId="40D65C27" w14:textId="77777777" w:rsidR="00442E7B" w:rsidRDefault="00171721">
            <w:pPr>
              <w:pStyle w:val="Predeterminado"/>
              <w:spacing w:before="40" w:after="40" w:line="240" w:lineRule="auto"/>
              <w:jc w:val="center"/>
            </w:pPr>
            <w:r>
              <w:rPr>
                <w:rStyle w:val="Ninguno"/>
                <w:rFonts w:cs="Arial"/>
                <w:sz w:val="18"/>
                <w:szCs w:val="18"/>
              </w:rPr>
              <w:t>97</w:t>
            </w:r>
          </w:p>
        </w:tc>
      </w:tr>
      <w:tr w:rsidR="00442E7B" w14:paraId="40D65C2F" w14:textId="77777777">
        <w:trPr>
          <w:cantSplit/>
          <w:jc w:val="center"/>
        </w:trPr>
        <w:tc>
          <w:tcPr>
            <w:tcW w:w="2750" w:type="dxa"/>
            <w:tcBorders>
              <w:top w:val="single" w:sz="4" w:space="0" w:color="000000"/>
              <w:left w:val="single" w:sz="4" w:space="0" w:color="000000"/>
              <w:bottom w:val="single" w:sz="4" w:space="0" w:color="000000"/>
              <w:right w:val="single" w:sz="4" w:space="0" w:color="000000"/>
            </w:tcBorders>
            <w:vAlign w:val="center"/>
          </w:tcPr>
          <w:p w14:paraId="40D65C29" w14:textId="77777777" w:rsidR="00442E7B" w:rsidRDefault="00171721">
            <w:pPr>
              <w:pStyle w:val="Predeterminado"/>
              <w:keepNext/>
              <w:spacing w:before="40" w:after="40" w:line="240" w:lineRule="auto"/>
            </w:pPr>
            <w:r>
              <w:rPr>
                <w:rStyle w:val="Ninguno"/>
                <w:rFonts w:cs="Arial"/>
                <w:b/>
                <w:bCs/>
                <w:sz w:val="18"/>
                <w:szCs w:val="18"/>
              </w:rPr>
              <w:t>Total</w:t>
            </w:r>
          </w:p>
        </w:tc>
        <w:tc>
          <w:tcPr>
            <w:tcW w:w="1300" w:type="dxa"/>
            <w:tcBorders>
              <w:top w:val="single" w:sz="4" w:space="0" w:color="000000"/>
              <w:left w:val="single" w:sz="4" w:space="0" w:color="000000"/>
              <w:bottom w:val="single" w:sz="4" w:space="0" w:color="000000"/>
              <w:right w:val="single" w:sz="4" w:space="0" w:color="000000"/>
            </w:tcBorders>
            <w:vAlign w:val="center"/>
          </w:tcPr>
          <w:p w14:paraId="40D65C2A" w14:textId="77777777" w:rsidR="00442E7B" w:rsidRDefault="00171721">
            <w:pPr>
              <w:pStyle w:val="Predeterminado"/>
              <w:keepNext/>
              <w:spacing w:before="40" w:after="40" w:line="240" w:lineRule="auto"/>
              <w:jc w:val="center"/>
            </w:pPr>
            <w:r>
              <w:rPr>
                <w:rStyle w:val="Ninguno"/>
                <w:rFonts w:cs="Arial"/>
                <w:b/>
                <w:bCs/>
                <w:sz w:val="18"/>
                <w:szCs w:val="18"/>
              </w:rPr>
              <w:t>21.500</w:t>
            </w:r>
          </w:p>
        </w:tc>
        <w:tc>
          <w:tcPr>
            <w:tcW w:w="1150" w:type="dxa"/>
            <w:tcBorders>
              <w:top w:val="single" w:sz="4" w:space="0" w:color="000000"/>
              <w:left w:val="single" w:sz="4" w:space="0" w:color="000000"/>
              <w:bottom w:val="single" w:sz="4" w:space="0" w:color="000000"/>
              <w:right w:val="single" w:sz="4" w:space="0" w:color="000000"/>
            </w:tcBorders>
            <w:vAlign w:val="center"/>
          </w:tcPr>
          <w:p w14:paraId="40D65C2B" w14:textId="77777777" w:rsidR="00442E7B" w:rsidRDefault="00171721">
            <w:pPr>
              <w:pStyle w:val="Predeterminado"/>
              <w:keepNext/>
              <w:spacing w:before="40" w:after="40" w:line="240" w:lineRule="auto"/>
              <w:jc w:val="center"/>
            </w:pPr>
            <w:r>
              <w:rPr>
                <w:rStyle w:val="Ninguno"/>
                <w:rFonts w:cs="Arial"/>
                <w:b/>
                <w:bCs/>
                <w:sz w:val="18"/>
                <w:szCs w:val="18"/>
              </w:rPr>
              <w:t>100,0 %</w:t>
            </w:r>
          </w:p>
        </w:tc>
        <w:tc>
          <w:tcPr>
            <w:tcW w:w="1500" w:type="dxa"/>
            <w:tcBorders>
              <w:top w:val="single" w:sz="4" w:space="0" w:color="000000"/>
              <w:left w:val="single" w:sz="4" w:space="0" w:color="000000"/>
              <w:bottom w:val="single" w:sz="4" w:space="0" w:color="000000"/>
              <w:right w:val="single" w:sz="4" w:space="0" w:color="000000"/>
            </w:tcBorders>
            <w:vAlign w:val="center"/>
          </w:tcPr>
          <w:p w14:paraId="40D65C2C" w14:textId="77777777" w:rsidR="00442E7B" w:rsidRDefault="00171721">
            <w:pPr>
              <w:pStyle w:val="Predeterminado"/>
              <w:keepNext/>
              <w:spacing w:before="40" w:after="40" w:line="240" w:lineRule="auto"/>
              <w:jc w:val="center"/>
            </w:pPr>
            <w:r>
              <w:rPr>
                <w:rStyle w:val="Ninguno"/>
                <w:rFonts w:cs="Arial"/>
                <w:b/>
                <w:bCs/>
                <w:sz w:val="18"/>
                <w:szCs w:val="18"/>
              </w:rPr>
              <w:t>15.050</w:t>
            </w:r>
          </w:p>
        </w:tc>
        <w:tc>
          <w:tcPr>
            <w:tcW w:w="1350" w:type="dxa"/>
            <w:tcBorders>
              <w:top w:val="single" w:sz="4" w:space="0" w:color="000000"/>
              <w:left w:val="single" w:sz="4" w:space="0" w:color="000000"/>
              <w:bottom w:val="single" w:sz="4" w:space="0" w:color="000000"/>
              <w:right w:val="single" w:sz="4" w:space="0" w:color="000000"/>
            </w:tcBorders>
            <w:vAlign w:val="center"/>
          </w:tcPr>
          <w:p w14:paraId="40D65C2D" w14:textId="77777777" w:rsidR="00442E7B" w:rsidRDefault="00171721">
            <w:pPr>
              <w:pStyle w:val="Predeterminado"/>
              <w:keepNext/>
              <w:spacing w:before="40" w:after="40" w:line="240" w:lineRule="auto"/>
              <w:jc w:val="center"/>
            </w:pPr>
            <w:r>
              <w:rPr>
                <w:rStyle w:val="Ninguno"/>
                <w:rFonts w:cs="Arial"/>
                <w:b/>
                <w:bCs/>
                <w:sz w:val="18"/>
                <w:szCs w:val="18"/>
              </w:rPr>
              <w:t>3.225</w:t>
            </w:r>
          </w:p>
        </w:tc>
        <w:tc>
          <w:tcPr>
            <w:tcW w:w="1300" w:type="dxa"/>
            <w:tcBorders>
              <w:top w:val="single" w:sz="4" w:space="0" w:color="000000"/>
              <w:left w:val="single" w:sz="4" w:space="0" w:color="000000"/>
              <w:bottom w:val="single" w:sz="4" w:space="0" w:color="000000"/>
              <w:right w:val="single" w:sz="4" w:space="0" w:color="000000"/>
            </w:tcBorders>
            <w:vAlign w:val="center"/>
          </w:tcPr>
          <w:p w14:paraId="40D65C2E" w14:textId="77777777" w:rsidR="00442E7B" w:rsidRDefault="00171721">
            <w:pPr>
              <w:pStyle w:val="Predeterminado"/>
              <w:keepNext/>
              <w:spacing w:before="40" w:after="40" w:line="240" w:lineRule="auto"/>
              <w:jc w:val="center"/>
            </w:pPr>
            <w:r>
              <w:rPr>
                <w:rStyle w:val="Ninguno"/>
                <w:rFonts w:cs="Arial"/>
                <w:b/>
                <w:bCs/>
                <w:sz w:val="18"/>
                <w:szCs w:val="18"/>
              </w:rPr>
              <w:t>3.225</w:t>
            </w:r>
          </w:p>
        </w:tc>
      </w:tr>
    </w:tbl>
    <w:p w14:paraId="40D65C30" w14:textId="77777777" w:rsidR="00442E7B" w:rsidRDefault="00171721">
      <w:pPr>
        <w:pStyle w:val="Cuerpo"/>
        <w:keepNext/>
        <w:spacing w:after="0"/>
        <w:jc w:val="center"/>
        <w:rPr>
          <w:sz w:val="20"/>
          <w:szCs w:val="20"/>
        </w:rPr>
      </w:pPr>
      <w:r>
        <w:rPr>
          <w:rStyle w:val="Ninguno"/>
          <w:rFonts w:cs="Arial"/>
          <w:b/>
          <w:bCs/>
          <w:sz w:val="20"/>
          <w:szCs w:val="20"/>
        </w:rPr>
        <w:t>Tabla 6. Distribución de la variable objetivo en la base completa y por conjunto</w:t>
      </w:r>
    </w:p>
    <w:p w14:paraId="40D65C31" w14:textId="77777777" w:rsidR="00442E7B" w:rsidRDefault="00171721">
      <w:pPr>
        <w:pStyle w:val="Cuerpo"/>
        <w:jc w:val="center"/>
        <w:rPr>
          <w:sz w:val="20"/>
          <w:szCs w:val="20"/>
        </w:rPr>
      </w:pPr>
      <w:r>
        <w:rPr>
          <w:rStyle w:val="Ninguno"/>
          <w:rFonts w:cs="Arial"/>
          <w:i/>
          <w:iCs/>
          <w:sz w:val="20"/>
          <w:szCs w:val="20"/>
        </w:rPr>
        <w:t>Fuente: elaboración propia</w:t>
      </w:r>
    </w:p>
    <w:p w14:paraId="40D65C32" w14:textId="77777777" w:rsidR="00442E7B" w:rsidRDefault="00171721">
      <w:pPr>
        <w:pStyle w:val="Cuerpo"/>
        <w:keepNext/>
        <w:spacing w:after="120"/>
        <w:rPr>
          <w:sz w:val="24"/>
          <w:szCs w:val="24"/>
        </w:rPr>
      </w:pPr>
      <w:r>
        <w:rPr>
          <w:rStyle w:val="Ninguno"/>
          <w:rFonts w:cs="Arial"/>
          <w:b/>
          <w:bCs/>
          <w:sz w:val="24"/>
          <w:szCs w:val="24"/>
        </w:rPr>
        <w:t>Preprocesamiento</w:t>
      </w:r>
    </w:p>
    <w:p w14:paraId="40D65C33" w14:textId="77777777" w:rsidR="00442E7B" w:rsidRDefault="00171721">
      <w:pPr>
        <w:pStyle w:val="Cuerpo"/>
        <w:jc w:val="both"/>
        <w:rPr>
          <w:sz w:val="24"/>
          <w:szCs w:val="24"/>
        </w:rPr>
      </w:pPr>
      <w:r>
        <w:rPr>
          <w:rStyle w:val="Ninguno"/>
          <w:rFonts w:cs="Arial"/>
          <w:sz w:val="24"/>
          <w:szCs w:val="24"/>
        </w:rPr>
        <w:t>La preparación de los datos se diseñó para impedir cualquier fuga de información entre conjuntos (Kaufman et al., 2012) y se ejecutó en cuatro pasos:</w:t>
      </w:r>
    </w:p>
    <w:p w14:paraId="40D65C34" w14:textId="77777777" w:rsidR="00442E7B" w:rsidRDefault="00171721">
      <w:pPr>
        <w:pStyle w:val="Cuerpo"/>
        <w:numPr>
          <w:ilvl w:val="0"/>
          <w:numId w:val="44"/>
        </w:numPr>
        <w:jc w:val="both"/>
        <w:rPr>
          <w:sz w:val="24"/>
          <w:szCs w:val="24"/>
        </w:rPr>
      </w:pPr>
      <w:r>
        <w:rPr>
          <w:rStyle w:val="Ninguno"/>
          <w:rFonts w:cs="Arial"/>
          <w:b/>
          <w:bCs/>
          <w:sz w:val="24"/>
          <w:szCs w:val="24"/>
        </w:rPr>
        <w:t xml:space="preserve">Partición estratificada por mes: </w:t>
      </w:r>
      <w:r>
        <w:rPr>
          <w:rStyle w:val="Ninguno"/>
          <w:rFonts w:cs="Arial"/>
          <w:sz w:val="24"/>
          <w:szCs w:val="24"/>
        </w:rPr>
        <w:t xml:space="preserve">dentro de cada uno de los 24 cortes se asignó el 70 % de los registros a entrenamiento, el 15 % a validación </w:t>
      </w:r>
      <w:r>
        <w:rPr>
          <w:rStyle w:val="Ninguno"/>
          <w:rFonts w:cs="Arial"/>
          <w:sz w:val="24"/>
          <w:szCs w:val="24"/>
        </w:rPr>
        <w:lastRenderedPageBreak/>
        <w:t>y el 15 % a prueba, estratificando por la categoría de mora. Se obtuvieron 15.050, 3.225 y 3.225 registros, sin identificadores compartidos entre conjuntos y con una desviación máxima de 0,054 puntos porcentuales frente a la distribución original de clases.</w:t>
      </w:r>
    </w:p>
    <w:p w14:paraId="40D65C35" w14:textId="77777777" w:rsidR="00442E7B" w:rsidRDefault="00171721">
      <w:pPr>
        <w:pStyle w:val="Cuerpo"/>
        <w:numPr>
          <w:ilvl w:val="0"/>
          <w:numId w:val="44"/>
        </w:numPr>
        <w:jc w:val="both"/>
        <w:rPr>
          <w:sz w:val="24"/>
          <w:szCs w:val="24"/>
        </w:rPr>
      </w:pPr>
      <w:r>
        <w:rPr>
          <w:rStyle w:val="Ninguno"/>
          <w:rFonts w:cs="Arial"/>
          <w:b/>
          <w:bCs/>
          <w:sz w:val="24"/>
          <w:szCs w:val="24"/>
        </w:rPr>
        <w:t xml:space="preserve">Limpieza estructural: </w:t>
      </w:r>
      <w:r>
        <w:rPr>
          <w:rStyle w:val="Ninguno"/>
          <w:rFonts w:cs="Arial"/>
          <w:sz w:val="24"/>
          <w:szCs w:val="24"/>
        </w:rPr>
        <w:t>normalización de nombres de columnas y de textos, conversión de marcadores de ausencia (por ejemplo, «N/A» o «SIN DATO») a valores nulos, tipificación de fechas y variables numéricas, y eliminación de duplicados exactos. No se detectaron registros duplicados ni inconsistencias entre los días de atraso y la categoría de mora.</w:t>
      </w:r>
    </w:p>
    <w:p w14:paraId="40D65C36" w14:textId="77777777" w:rsidR="00442E7B" w:rsidRDefault="00171721">
      <w:pPr>
        <w:pStyle w:val="Cuerpo"/>
        <w:numPr>
          <w:ilvl w:val="0"/>
          <w:numId w:val="44"/>
        </w:numPr>
        <w:jc w:val="both"/>
        <w:rPr>
          <w:sz w:val="24"/>
          <w:szCs w:val="24"/>
        </w:rPr>
      </w:pPr>
      <w:r>
        <w:rPr>
          <w:rStyle w:val="Ninguno"/>
          <w:rFonts w:cs="Arial"/>
          <w:b/>
          <w:bCs/>
          <w:sz w:val="24"/>
          <w:szCs w:val="24"/>
        </w:rPr>
        <w:t xml:space="preserve">Imputación sin fuga: </w:t>
      </w:r>
      <w:r>
        <w:rPr>
          <w:rStyle w:val="Ninguno"/>
          <w:rFonts w:cs="Arial"/>
          <w:sz w:val="24"/>
          <w:szCs w:val="24"/>
        </w:rPr>
        <w:t>las medianas (variables numéricas) y las modas (variables categóricas) se calcularon únicamente con el conjunto de entrenamiento y se aplicaron, sin recalcular, a validación y prueba, obteniéndose tres conjuntos sin valores faltantes.</w:t>
      </w:r>
    </w:p>
    <w:p w14:paraId="40D65C37" w14:textId="77777777" w:rsidR="00442E7B" w:rsidRDefault="00171721">
      <w:pPr>
        <w:pStyle w:val="Cuerpo"/>
        <w:numPr>
          <w:ilvl w:val="0"/>
          <w:numId w:val="44"/>
        </w:numPr>
        <w:jc w:val="both"/>
        <w:rPr>
          <w:sz w:val="24"/>
          <w:szCs w:val="24"/>
        </w:rPr>
      </w:pPr>
      <w:r>
        <w:rPr>
          <w:rStyle w:val="Ninguno"/>
          <w:rFonts w:cs="Arial"/>
          <w:b/>
          <w:bCs/>
          <w:sz w:val="24"/>
          <w:szCs w:val="24"/>
        </w:rPr>
        <w:t xml:space="preserve">Selección y transformación de variables: </w:t>
      </w:r>
      <w:r>
        <w:rPr>
          <w:rStyle w:val="Ninguno"/>
          <w:rFonts w:cs="Arial"/>
          <w:sz w:val="24"/>
          <w:szCs w:val="24"/>
        </w:rPr>
        <w:t>se excluyeron el identificador, la fecha de corte y los días de atraso —esta última porque define directamente la categoría de mora y generaría fuga de información—. Las 24 variables numéricas se estandarizaron y las 7 categóricas se codificaron mediante One-Hot Encoding con un transformador ajustado solo en entrenamiento, lo que produjo 63 atributos de entrada. El desbalance de clases se compensó mediante ponderación de clases o de observaciones.</w:t>
      </w:r>
    </w:p>
    <w:p w14:paraId="40D65C38" w14:textId="77777777" w:rsidR="00442E7B" w:rsidRDefault="00171721">
      <w:pPr>
        <w:pStyle w:val="Cuerpo"/>
        <w:keepNext/>
        <w:spacing w:after="120"/>
        <w:rPr>
          <w:sz w:val="24"/>
          <w:szCs w:val="24"/>
        </w:rPr>
      </w:pPr>
      <w:r>
        <w:rPr>
          <w:rStyle w:val="Ninguno"/>
          <w:rFonts w:cs="Arial"/>
          <w:b/>
          <w:bCs/>
          <w:sz w:val="24"/>
          <w:szCs w:val="24"/>
        </w:rPr>
        <w:t>Alternativas técnicas evaluadas</w:t>
      </w:r>
    </w:p>
    <w:p w14:paraId="40D65C39" w14:textId="77777777" w:rsidR="00442E7B" w:rsidRDefault="00171721">
      <w:pPr>
        <w:pStyle w:val="Cuerpo"/>
        <w:jc w:val="both"/>
        <w:rPr>
          <w:sz w:val="24"/>
          <w:szCs w:val="24"/>
        </w:rPr>
      </w:pPr>
      <w:r>
        <w:rPr>
          <w:rStyle w:val="Ninguno"/>
          <w:rFonts w:cs="Arial"/>
          <w:sz w:val="24"/>
          <w:szCs w:val="24"/>
        </w:rPr>
        <w:t>Sobre la misma matriz de entrada se entrenaron seis algoritmos que representan familias con distintos compromisos entre interpretabilidad y capacidad predictiva (Tabla 7): una regresión logística multinomial como línea base interpretable, un árbol de decisión, dos ensambles por agregación —Random Forest (Breiman, 2001) y Extra Trees (Geurts et al., 2006)— y dos ensambles por boosting —Gradient Boosting (Friedman, 2001) e HistGradientBoosting, implementación basada en histogramas inspirada en LightGBM (Ke et al., 2017)—. Los hiperparámetros se fijaron en valores moderados y con semilla constante para asegurar una comparación reproducible y controlar el sobreajuste.</w:t>
      </w:r>
    </w:p>
    <w:tbl>
      <w:tblPr>
        <w:tblStyle w:val="TableNormal"/>
        <w:tblW w:w="9350" w:type="dxa"/>
        <w:jc w:val="center"/>
        <w:tblInd w:w="0" w:type="dxa"/>
        <w:tblLayout w:type="fixed"/>
        <w:tblCellMar>
          <w:top w:w="60" w:type="dxa"/>
          <w:left w:w="80" w:type="dxa"/>
          <w:bottom w:w="60" w:type="dxa"/>
          <w:right w:w="80" w:type="dxa"/>
        </w:tblCellMar>
        <w:tblLook w:val="04A0" w:firstRow="1" w:lastRow="0" w:firstColumn="1" w:lastColumn="0" w:noHBand="0" w:noVBand="1"/>
      </w:tblPr>
      <w:tblGrid>
        <w:gridCol w:w="2200"/>
        <w:gridCol w:w="2000"/>
        <w:gridCol w:w="3450"/>
        <w:gridCol w:w="1700"/>
      </w:tblGrid>
      <w:tr w:rsidR="00442E7B" w14:paraId="40D65C3E" w14:textId="77777777">
        <w:trPr>
          <w:cantSplit/>
          <w:tblHeade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0D65C3A" w14:textId="77777777" w:rsidR="00442E7B" w:rsidRDefault="00171721">
            <w:pPr>
              <w:pStyle w:val="Predeterminado"/>
              <w:spacing w:before="40" w:after="40" w:line="240" w:lineRule="auto"/>
              <w:jc w:val="center"/>
            </w:pPr>
            <w:r>
              <w:rPr>
                <w:rStyle w:val="Ninguno"/>
                <w:rFonts w:cs="Arial"/>
                <w:b/>
                <w:bCs/>
                <w:sz w:val="18"/>
                <w:szCs w:val="18"/>
              </w:rPr>
              <w:t>Modelo</w:t>
            </w:r>
          </w:p>
        </w:tc>
        <w:tc>
          <w:tcPr>
            <w:tcW w:w="20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0D65C3B" w14:textId="77777777" w:rsidR="00442E7B" w:rsidRDefault="00171721">
            <w:pPr>
              <w:pStyle w:val="Predeterminado"/>
              <w:spacing w:before="40" w:after="40" w:line="240" w:lineRule="auto"/>
              <w:jc w:val="center"/>
            </w:pPr>
            <w:r>
              <w:rPr>
                <w:rStyle w:val="Ninguno"/>
                <w:rFonts w:cs="Arial"/>
                <w:b/>
                <w:bCs/>
                <w:sz w:val="18"/>
                <w:szCs w:val="18"/>
              </w:rPr>
              <w:t>Familia</w:t>
            </w:r>
          </w:p>
        </w:tc>
        <w:tc>
          <w:tcPr>
            <w:tcW w:w="345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0D65C3C" w14:textId="77777777" w:rsidR="00442E7B" w:rsidRDefault="00171721">
            <w:pPr>
              <w:pStyle w:val="Predeterminado"/>
              <w:spacing w:before="40" w:after="40" w:line="240" w:lineRule="auto"/>
              <w:jc w:val="center"/>
            </w:pPr>
            <w:r>
              <w:rPr>
                <w:rStyle w:val="Ninguno"/>
                <w:rFonts w:cs="Arial"/>
                <w:b/>
                <w:bCs/>
                <w:sz w:val="18"/>
                <w:szCs w:val="18"/>
              </w:rPr>
              <w:t>Configuración principal</w:t>
            </w:r>
          </w:p>
        </w:tc>
        <w:tc>
          <w:tcPr>
            <w:tcW w:w="17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0D65C3D" w14:textId="77777777" w:rsidR="00442E7B" w:rsidRDefault="00171721">
            <w:pPr>
              <w:pStyle w:val="Predeterminado"/>
              <w:spacing w:before="40" w:after="40" w:line="240" w:lineRule="auto"/>
              <w:jc w:val="center"/>
            </w:pPr>
            <w:r>
              <w:rPr>
                <w:rStyle w:val="Ninguno"/>
                <w:rFonts w:cs="Arial"/>
                <w:b/>
                <w:bCs/>
                <w:sz w:val="18"/>
                <w:szCs w:val="18"/>
              </w:rPr>
              <w:t>Tratamiento del desbalance</w:t>
            </w:r>
          </w:p>
        </w:tc>
      </w:tr>
      <w:tr w:rsidR="00442E7B" w14:paraId="40D65C43"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vAlign w:val="center"/>
          </w:tcPr>
          <w:p w14:paraId="40D65C3F" w14:textId="77777777" w:rsidR="00442E7B" w:rsidRDefault="00171721">
            <w:pPr>
              <w:pStyle w:val="Predeterminado"/>
              <w:spacing w:before="40" w:after="40" w:line="240" w:lineRule="auto"/>
            </w:pPr>
            <w:r>
              <w:rPr>
                <w:rStyle w:val="Ninguno"/>
                <w:rFonts w:cs="Arial"/>
                <w:sz w:val="18"/>
                <w:szCs w:val="18"/>
              </w:rPr>
              <w:t>Regresión logística (línea base)</w:t>
            </w:r>
          </w:p>
        </w:tc>
        <w:tc>
          <w:tcPr>
            <w:tcW w:w="2000" w:type="dxa"/>
            <w:tcBorders>
              <w:top w:val="single" w:sz="4" w:space="0" w:color="000000"/>
              <w:left w:val="single" w:sz="4" w:space="0" w:color="000000"/>
              <w:bottom w:val="single" w:sz="4" w:space="0" w:color="000000"/>
              <w:right w:val="single" w:sz="4" w:space="0" w:color="000000"/>
            </w:tcBorders>
            <w:vAlign w:val="center"/>
          </w:tcPr>
          <w:p w14:paraId="40D65C40" w14:textId="77777777" w:rsidR="00442E7B" w:rsidRDefault="00171721">
            <w:pPr>
              <w:pStyle w:val="Predeterminado"/>
              <w:spacing w:before="40" w:after="40" w:line="240" w:lineRule="auto"/>
            </w:pPr>
            <w:r>
              <w:rPr>
                <w:rStyle w:val="Ninguno"/>
                <w:rFonts w:cs="Arial"/>
                <w:sz w:val="18"/>
                <w:szCs w:val="18"/>
              </w:rPr>
              <w:t>Lineal multinomial</w:t>
            </w:r>
          </w:p>
        </w:tc>
        <w:tc>
          <w:tcPr>
            <w:tcW w:w="3450" w:type="dxa"/>
            <w:tcBorders>
              <w:top w:val="single" w:sz="4" w:space="0" w:color="000000"/>
              <w:left w:val="single" w:sz="4" w:space="0" w:color="000000"/>
              <w:bottom w:val="single" w:sz="4" w:space="0" w:color="000000"/>
              <w:right w:val="single" w:sz="4" w:space="0" w:color="000000"/>
            </w:tcBorders>
            <w:vAlign w:val="center"/>
          </w:tcPr>
          <w:p w14:paraId="40D65C41" w14:textId="77777777" w:rsidR="00442E7B" w:rsidRDefault="00171721">
            <w:pPr>
              <w:pStyle w:val="Predeterminado"/>
              <w:spacing w:before="40" w:after="40" w:line="240" w:lineRule="auto"/>
            </w:pPr>
            <w:r>
              <w:rPr>
                <w:rStyle w:val="Ninguno"/>
                <w:rFonts w:cs="Arial"/>
                <w:sz w:val="18"/>
                <w:szCs w:val="18"/>
              </w:rPr>
              <w:t>Solver lbfgs; C = 1,0; hasta 2.500 iteraciones</w:t>
            </w:r>
          </w:p>
        </w:tc>
        <w:tc>
          <w:tcPr>
            <w:tcW w:w="1700" w:type="dxa"/>
            <w:tcBorders>
              <w:top w:val="single" w:sz="4" w:space="0" w:color="000000"/>
              <w:left w:val="single" w:sz="4" w:space="0" w:color="000000"/>
              <w:bottom w:val="single" w:sz="4" w:space="0" w:color="000000"/>
              <w:right w:val="single" w:sz="4" w:space="0" w:color="000000"/>
            </w:tcBorders>
            <w:vAlign w:val="center"/>
          </w:tcPr>
          <w:p w14:paraId="40D65C42" w14:textId="77777777" w:rsidR="00442E7B" w:rsidRDefault="00171721">
            <w:pPr>
              <w:pStyle w:val="Predeterminado"/>
              <w:spacing w:before="40" w:after="40" w:line="240" w:lineRule="auto"/>
            </w:pPr>
            <w:r>
              <w:rPr>
                <w:rStyle w:val="Ninguno"/>
                <w:rFonts w:cs="Arial"/>
                <w:sz w:val="18"/>
                <w:szCs w:val="18"/>
              </w:rPr>
              <w:t>Pesos de clase balanceados</w:t>
            </w:r>
          </w:p>
        </w:tc>
      </w:tr>
      <w:tr w:rsidR="00442E7B" w14:paraId="40D65C48"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vAlign w:val="center"/>
          </w:tcPr>
          <w:p w14:paraId="40D65C44" w14:textId="77777777" w:rsidR="00442E7B" w:rsidRDefault="00171721">
            <w:pPr>
              <w:pStyle w:val="Predeterminado"/>
              <w:spacing w:before="40" w:after="40" w:line="240" w:lineRule="auto"/>
            </w:pPr>
            <w:r>
              <w:rPr>
                <w:rStyle w:val="Ninguno"/>
                <w:rFonts w:cs="Arial"/>
                <w:sz w:val="18"/>
                <w:szCs w:val="18"/>
              </w:rPr>
              <w:t>Árbol de decisión</w:t>
            </w:r>
          </w:p>
        </w:tc>
        <w:tc>
          <w:tcPr>
            <w:tcW w:w="2000" w:type="dxa"/>
            <w:tcBorders>
              <w:top w:val="single" w:sz="4" w:space="0" w:color="000000"/>
              <w:left w:val="single" w:sz="4" w:space="0" w:color="000000"/>
              <w:bottom w:val="single" w:sz="4" w:space="0" w:color="000000"/>
              <w:right w:val="single" w:sz="4" w:space="0" w:color="000000"/>
            </w:tcBorders>
            <w:vAlign w:val="center"/>
          </w:tcPr>
          <w:p w14:paraId="40D65C45" w14:textId="77777777" w:rsidR="00442E7B" w:rsidRDefault="00171721">
            <w:pPr>
              <w:pStyle w:val="Predeterminado"/>
              <w:spacing w:before="40" w:after="40" w:line="240" w:lineRule="auto"/>
            </w:pPr>
            <w:r>
              <w:rPr>
                <w:rStyle w:val="Ninguno"/>
                <w:rFonts w:cs="Arial"/>
                <w:sz w:val="18"/>
                <w:szCs w:val="18"/>
              </w:rPr>
              <w:t>Árbol individual</w:t>
            </w:r>
          </w:p>
        </w:tc>
        <w:tc>
          <w:tcPr>
            <w:tcW w:w="3450" w:type="dxa"/>
            <w:tcBorders>
              <w:top w:val="single" w:sz="4" w:space="0" w:color="000000"/>
              <w:left w:val="single" w:sz="4" w:space="0" w:color="000000"/>
              <w:bottom w:val="single" w:sz="4" w:space="0" w:color="000000"/>
              <w:right w:val="single" w:sz="4" w:space="0" w:color="000000"/>
            </w:tcBorders>
            <w:vAlign w:val="center"/>
          </w:tcPr>
          <w:p w14:paraId="40D65C46" w14:textId="77777777" w:rsidR="00442E7B" w:rsidRDefault="00171721">
            <w:pPr>
              <w:pStyle w:val="Predeterminado"/>
              <w:spacing w:before="40" w:after="40" w:line="240" w:lineRule="auto"/>
            </w:pPr>
            <w:r>
              <w:rPr>
                <w:rStyle w:val="Ninguno"/>
                <w:rFonts w:cs="Arial"/>
                <w:sz w:val="18"/>
                <w:szCs w:val="18"/>
              </w:rPr>
              <w:t>Profundidad máxima 14; mínimo 8 observaciones por hoja</w:t>
            </w:r>
          </w:p>
        </w:tc>
        <w:tc>
          <w:tcPr>
            <w:tcW w:w="1700" w:type="dxa"/>
            <w:tcBorders>
              <w:top w:val="single" w:sz="4" w:space="0" w:color="000000"/>
              <w:left w:val="single" w:sz="4" w:space="0" w:color="000000"/>
              <w:bottom w:val="single" w:sz="4" w:space="0" w:color="000000"/>
              <w:right w:val="single" w:sz="4" w:space="0" w:color="000000"/>
            </w:tcBorders>
            <w:vAlign w:val="center"/>
          </w:tcPr>
          <w:p w14:paraId="40D65C47" w14:textId="77777777" w:rsidR="00442E7B" w:rsidRDefault="00171721">
            <w:pPr>
              <w:pStyle w:val="Predeterminado"/>
              <w:spacing w:before="40" w:after="40" w:line="240" w:lineRule="auto"/>
            </w:pPr>
            <w:r>
              <w:rPr>
                <w:rStyle w:val="Ninguno"/>
                <w:rFonts w:cs="Arial"/>
                <w:sz w:val="18"/>
                <w:szCs w:val="18"/>
              </w:rPr>
              <w:t>Pesos de clase balanceados</w:t>
            </w:r>
          </w:p>
        </w:tc>
      </w:tr>
      <w:tr w:rsidR="00442E7B" w14:paraId="40D65C4D"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vAlign w:val="center"/>
          </w:tcPr>
          <w:p w14:paraId="40D65C49" w14:textId="77777777" w:rsidR="00442E7B" w:rsidRDefault="00171721">
            <w:pPr>
              <w:pStyle w:val="Predeterminado"/>
              <w:spacing w:before="40" w:after="40" w:line="240" w:lineRule="auto"/>
            </w:pPr>
            <w:r>
              <w:rPr>
                <w:rStyle w:val="Ninguno"/>
                <w:rFonts w:cs="Arial"/>
                <w:sz w:val="18"/>
                <w:szCs w:val="18"/>
              </w:rPr>
              <w:lastRenderedPageBreak/>
              <w:t>Random Forest</w:t>
            </w:r>
          </w:p>
        </w:tc>
        <w:tc>
          <w:tcPr>
            <w:tcW w:w="2000" w:type="dxa"/>
            <w:tcBorders>
              <w:top w:val="single" w:sz="4" w:space="0" w:color="000000"/>
              <w:left w:val="single" w:sz="4" w:space="0" w:color="000000"/>
              <w:bottom w:val="single" w:sz="4" w:space="0" w:color="000000"/>
              <w:right w:val="single" w:sz="4" w:space="0" w:color="000000"/>
            </w:tcBorders>
            <w:vAlign w:val="center"/>
          </w:tcPr>
          <w:p w14:paraId="40D65C4A" w14:textId="77777777" w:rsidR="00442E7B" w:rsidRDefault="00171721">
            <w:pPr>
              <w:pStyle w:val="Predeterminado"/>
              <w:spacing w:before="40" w:after="40" w:line="240" w:lineRule="auto"/>
            </w:pPr>
            <w:r>
              <w:rPr>
                <w:rStyle w:val="Ninguno"/>
                <w:rFonts w:cs="Arial"/>
                <w:sz w:val="18"/>
                <w:szCs w:val="18"/>
              </w:rPr>
              <w:t>Ensamble por agregación (bagging)</w:t>
            </w:r>
          </w:p>
        </w:tc>
        <w:tc>
          <w:tcPr>
            <w:tcW w:w="3450" w:type="dxa"/>
            <w:tcBorders>
              <w:top w:val="single" w:sz="4" w:space="0" w:color="000000"/>
              <w:left w:val="single" w:sz="4" w:space="0" w:color="000000"/>
              <w:bottom w:val="single" w:sz="4" w:space="0" w:color="000000"/>
              <w:right w:val="single" w:sz="4" w:space="0" w:color="000000"/>
            </w:tcBorders>
            <w:vAlign w:val="center"/>
          </w:tcPr>
          <w:p w14:paraId="40D65C4B" w14:textId="77777777" w:rsidR="00442E7B" w:rsidRDefault="00171721">
            <w:pPr>
              <w:pStyle w:val="Predeterminado"/>
              <w:spacing w:before="40" w:after="40" w:line="240" w:lineRule="auto"/>
            </w:pPr>
            <w:r>
              <w:rPr>
                <w:rStyle w:val="Ninguno"/>
                <w:rFonts w:cs="Arial"/>
                <w:sz w:val="18"/>
                <w:szCs w:val="18"/>
              </w:rPr>
              <w:t>350 árboles; raíz cuadrada de variables por división; mínimo 2 por hoja</w:t>
            </w:r>
          </w:p>
        </w:tc>
        <w:tc>
          <w:tcPr>
            <w:tcW w:w="1700" w:type="dxa"/>
            <w:tcBorders>
              <w:top w:val="single" w:sz="4" w:space="0" w:color="000000"/>
              <w:left w:val="single" w:sz="4" w:space="0" w:color="000000"/>
              <w:bottom w:val="single" w:sz="4" w:space="0" w:color="000000"/>
              <w:right w:val="single" w:sz="4" w:space="0" w:color="000000"/>
            </w:tcBorders>
            <w:vAlign w:val="center"/>
          </w:tcPr>
          <w:p w14:paraId="40D65C4C" w14:textId="77777777" w:rsidR="00442E7B" w:rsidRDefault="00171721">
            <w:pPr>
              <w:pStyle w:val="Predeterminado"/>
              <w:spacing w:before="40" w:after="40" w:line="240" w:lineRule="auto"/>
            </w:pPr>
            <w:r>
              <w:rPr>
                <w:rStyle w:val="Ninguno"/>
                <w:rFonts w:cs="Arial"/>
                <w:sz w:val="18"/>
                <w:szCs w:val="18"/>
              </w:rPr>
              <w:t>Pesos balanceados por submuestra</w:t>
            </w:r>
          </w:p>
        </w:tc>
      </w:tr>
      <w:tr w:rsidR="00442E7B" w14:paraId="40D65C52"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vAlign w:val="center"/>
          </w:tcPr>
          <w:p w14:paraId="40D65C4E" w14:textId="77777777" w:rsidR="00442E7B" w:rsidRDefault="00171721">
            <w:pPr>
              <w:pStyle w:val="Predeterminado"/>
              <w:spacing w:before="40" w:after="40" w:line="240" w:lineRule="auto"/>
            </w:pPr>
            <w:r>
              <w:rPr>
                <w:rStyle w:val="Ninguno"/>
                <w:rFonts w:cs="Arial"/>
                <w:sz w:val="18"/>
                <w:szCs w:val="18"/>
              </w:rPr>
              <w:t>Extra Trees</w:t>
            </w:r>
          </w:p>
        </w:tc>
        <w:tc>
          <w:tcPr>
            <w:tcW w:w="2000" w:type="dxa"/>
            <w:tcBorders>
              <w:top w:val="single" w:sz="4" w:space="0" w:color="000000"/>
              <w:left w:val="single" w:sz="4" w:space="0" w:color="000000"/>
              <w:bottom w:val="single" w:sz="4" w:space="0" w:color="000000"/>
              <w:right w:val="single" w:sz="4" w:space="0" w:color="000000"/>
            </w:tcBorders>
            <w:vAlign w:val="center"/>
          </w:tcPr>
          <w:p w14:paraId="40D65C4F" w14:textId="77777777" w:rsidR="00442E7B" w:rsidRDefault="00171721">
            <w:pPr>
              <w:pStyle w:val="Predeterminado"/>
              <w:spacing w:before="40" w:after="40" w:line="240" w:lineRule="auto"/>
            </w:pPr>
            <w:r>
              <w:rPr>
                <w:rStyle w:val="Ninguno"/>
                <w:rFonts w:cs="Arial"/>
                <w:sz w:val="18"/>
                <w:szCs w:val="18"/>
              </w:rPr>
              <w:t>Ensamble aleatorizado</w:t>
            </w:r>
          </w:p>
        </w:tc>
        <w:tc>
          <w:tcPr>
            <w:tcW w:w="3450" w:type="dxa"/>
            <w:tcBorders>
              <w:top w:val="single" w:sz="4" w:space="0" w:color="000000"/>
              <w:left w:val="single" w:sz="4" w:space="0" w:color="000000"/>
              <w:bottom w:val="single" w:sz="4" w:space="0" w:color="000000"/>
              <w:right w:val="single" w:sz="4" w:space="0" w:color="000000"/>
            </w:tcBorders>
            <w:vAlign w:val="center"/>
          </w:tcPr>
          <w:p w14:paraId="40D65C50" w14:textId="77777777" w:rsidR="00442E7B" w:rsidRDefault="00171721">
            <w:pPr>
              <w:pStyle w:val="Predeterminado"/>
              <w:spacing w:before="40" w:after="40" w:line="240" w:lineRule="auto"/>
            </w:pPr>
            <w:r>
              <w:rPr>
                <w:rStyle w:val="Ninguno"/>
                <w:rFonts w:cs="Arial"/>
                <w:sz w:val="18"/>
                <w:szCs w:val="18"/>
              </w:rPr>
              <w:t>350 árboles; raíz cuadrada de variables por división; mínimo 2 por hoja</w:t>
            </w:r>
          </w:p>
        </w:tc>
        <w:tc>
          <w:tcPr>
            <w:tcW w:w="1700" w:type="dxa"/>
            <w:tcBorders>
              <w:top w:val="single" w:sz="4" w:space="0" w:color="000000"/>
              <w:left w:val="single" w:sz="4" w:space="0" w:color="000000"/>
              <w:bottom w:val="single" w:sz="4" w:space="0" w:color="000000"/>
              <w:right w:val="single" w:sz="4" w:space="0" w:color="000000"/>
            </w:tcBorders>
            <w:vAlign w:val="center"/>
          </w:tcPr>
          <w:p w14:paraId="40D65C51" w14:textId="77777777" w:rsidR="00442E7B" w:rsidRDefault="00171721">
            <w:pPr>
              <w:pStyle w:val="Predeterminado"/>
              <w:spacing w:before="40" w:after="40" w:line="240" w:lineRule="auto"/>
            </w:pPr>
            <w:r>
              <w:rPr>
                <w:rStyle w:val="Ninguno"/>
                <w:rFonts w:cs="Arial"/>
                <w:sz w:val="18"/>
                <w:szCs w:val="18"/>
              </w:rPr>
              <w:t>Pesos de clase balanceados</w:t>
            </w:r>
          </w:p>
        </w:tc>
      </w:tr>
      <w:tr w:rsidR="00442E7B" w14:paraId="40D65C57"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vAlign w:val="center"/>
          </w:tcPr>
          <w:p w14:paraId="40D65C53" w14:textId="77777777" w:rsidR="00442E7B" w:rsidRDefault="00171721">
            <w:pPr>
              <w:pStyle w:val="Predeterminado"/>
              <w:spacing w:before="40" w:after="40" w:line="240" w:lineRule="auto"/>
            </w:pPr>
            <w:r>
              <w:rPr>
                <w:rStyle w:val="Ninguno"/>
                <w:rFonts w:cs="Arial"/>
                <w:sz w:val="18"/>
                <w:szCs w:val="18"/>
              </w:rPr>
              <w:t>Gradient Boosting</w:t>
            </w:r>
          </w:p>
        </w:tc>
        <w:tc>
          <w:tcPr>
            <w:tcW w:w="2000" w:type="dxa"/>
            <w:tcBorders>
              <w:top w:val="single" w:sz="4" w:space="0" w:color="000000"/>
              <w:left w:val="single" w:sz="4" w:space="0" w:color="000000"/>
              <w:bottom w:val="single" w:sz="4" w:space="0" w:color="000000"/>
              <w:right w:val="single" w:sz="4" w:space="0" w:color="000000"/>
            </w:tcBorders>
            <w:vAlign w:val="center"/>
          </w:tcPr>
          <w:p w14:paraId="40D65C54" w14:textId="77777777" w:rsidR="00442E7B" w:rsidRDefault="00171721">
            <w:pPr>
              <w:pStyle w:val="Predeterminado"/>
              <w:spacing w:before="40" w:after="40" w:line="240" w:lineRule="auto"/>
            </w:pPr>
            <w:r>
              <w:rPr>
                <w:rStyle w:val="Ninguno"/>
                <w:rFonts w:cs="Arial"/>
                <w:sz w:val="18"/>
                <w:szCs w:val="18"/>
              </w:rPr>
              <w:t>Ensamble por boosting</w:t>
            </w:r>
          </w:p>
        </w:tc>
        <w:tc>
          <w:tcPr>
            <w:tcW w:w="3450" w:type="dxa"/>
            <w:tcBorders>
              <w:top w:val="single" w:sz="4" w:space="0" w:color="000000"/>
              <w:left w:val="single" w:sz="4" w:space="0" w:color="000000"/>
              <w:bottom w:val="single" w:sz="4" w:space="0" w:color="000000"/>
              <w:right w:val="single" w:sz="4" w:space="0" w:color="000000"/>
            </w:tcBorders>
            <w:vAlign w:val="center"/>
          </w:tcPr>
          <w:p w14:paraId="40D65C55" w14:textId="77777777" w:rsidR="00442E7B" w:rsidRDefault="00171721">
            <w:pPr>
              <w:pStyle w:val="Predeterminado"/>
              <w:spacing w:before="40" w:after="40" w:line="240" w:lineRule="auto"/>
            </w:pPr>
            <w:r>
              <w:rPr>
                <w:rStyle w:val="Ninguno"/>
                <w:rFonts w:cs="Arial"/>
                <w:sz w:val="18"/>
                <w:szCs w:val="18"/>
              </w:rPr>
              <w:t>120 estimadores; tasa de aprendizaje 0,08; profundidad 3</w:t>
            </w:r>
          </w:p>
        </w:tc>
        <w:tc>
          <w:tcPr>
            <w:tcW w:w="1700" w:type="dxa"/>
            <w:tcBorders>
              <w:top w:val="single" w:sz="4" w:space="0" w:color="000000"/>
              <w:left w:val="single" w:sz="4" w:space="0" w:color="000000"/>
              <w:bottom w:val="single" w:sz="4" w:space="0" w:color="000000"/>
              <w:right w:val="single" w:sz="4" w:space="0" w:color="000000"/>
            </w:tcBorders>
            <w:vAlign w:val="center"/>
          </w:tcPr>
          <w:p w14:paraId="40D65C56" w14:textId="77777777" w:rsidR="00442E7B" w:rsidRDefault="00171721">
            <w:pPr>
              <w:pStyle w:val="Predeterminado"/>
              <w:spacing w:before="40" w:after="40" w:line="240" w:lineRule="auto"/>
            </w:pPr>
            <w:r>
              <w:rPr>
                <w:rStyle w:val="Ninguno"/>
                <w:rFonts w:cs="Arial"/>
                <w:sz w:val="18"/>
                <w:szCs w:val="18"/>
              </w:rPr>
              <w:t>Pesos por observación</w:t>
            </w:r>
          </w:p>
        </w:tc>
      </w:tr>
      <w:tr w:rsidR="00442E7B" w14:paraId="40D65C5C"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vAlign w:val="center"/>
          </w:tcPr>
          <w:p w14:paraId="40D65C58" w14:textId="77777777" w:rsidR="00442E7B" w:rsidRDefault="00171721">
            <w:pPr>
              <w:pStyle w:val="Predeterminado"/>
              <w:keepNext/>
              <w:spacing w:before="40" w:after="40" w:line="240" w:lineRule="auto"/>
            </w:pPr>
            <w:r>
              <w:rPr>
                <w:rStyle w:val="Ninguno"/>
                <w:rFonts w:cs="Arial"/>
                <w:sz w:val="18"/>
                <w:szCs w:val="18"/>
              </w:rPr>
              <w:t>HistGradientBoosting</w:t>
            </w:r>
          </w:p>
        </w:tc>
        <w:tc>
          <w:tcPr>
            <w:tcW w:w="2000" w:type="dxa"/>
            <w:tcBorders>
              <w:top w:val="single" w:sz="4" w:space="0" w:color="000000"/>
              <w:left w:val="single" w:sz="4" w:space="0" w:color="000000"/>
              <w:bottom w:val="single" w:sz="4" w:space="0" w:color="000000"/>
              <w:right w:val="single" w:sz="4" w:space="0" w:color="000000"/>
            </w:tcBorders>
            <w:vAlign w:val="center"/>
          </w:tcPr>
          <w:p w14:paraId="40D65C59" w14:textId="77777777" w:rsidR="00442E7B" w:rsidRDefault="00171721">
            <w:pPr>
              <w:pStyle w:val="Predeterminado"/>
              <w:keepNext/>
              <w:spacing w:before="40" w:after="40" w:line="240" w:lineRule="auto"/>
            </w:pPr>
            <w:r>
              <w:rPr>
                <w:rStyle w:val="Ninguno"/>
                <w:rFonts w:cs="Arial"/>
                <w:sz w:val="18"/>
                <w:szCs w:val="18"/>
              </w:rPr>
              <w:t>Boosting por histogramas</w:t>
            </w:r>
          </w:p>
        </w:tc>
        <w:tc>
          <w:tcPr>
            <w:tcW w:w="3450" w:type="dxa"/>
            <w:tcBorders>
              <w:top w:val="single" w:sz="4" w:space="0" w:color="000000"/>
              <w:left w:val="single" w:sz="4" w:space="0" w:color="000000"/>
              <w:bottom w:val="single" w:sz="4" w:space="0" w:color="000000"/>
              <w:right w:val="single" w:sz="4" w:space="0" w:color="000000"/>
            </w:tcBorders>
            <w:vAlign w:val="center"/>
          </w:tcPr>
          <w:p w14:paraId="40D65C5A" w14:textId="77777777" w:rsidR="00442E7B" w:rsidRDefault="00171721">
            <w:pPr>
              <w:pStyle w:val="Predeterminado"/>
              <w:keepNext/>
              <w:spacing w:before="40" w:after="40" w:line="240" w:lineRule="auto"/>
            </w:pPr>
            <w:r>
              <w:rPr>
                <w:rStyle w:val="Ninguno"/>
                <w:rFonts w:cs="Arial"/>
                <w:sz w:val="18"/>
                <w:szCs w:val="18"/>
              </w:rPr>
              <w:t>Hasta 180 iteraciones con parada temprana (72 efectivas); 31 hojas; tasa 0,08; regularización L2 = 1,0</w:t>
            </w:r>
          </w:p>
        </w:tc>
        <w:tc>
          <w:tcPr>
            <w:tcW w:w="1700" w:type="dxa"/>
            <w:tcBorders>
              <w:top w:val="single" w:sz="4" w:space="0" w:color="000000"/>
              <w:left w:val="single" w:sz="4" w:space="0" w:color="000000"/>
              <w:bottom w:val="single" w:sz="4" w:space="0" w:color="000000"/>
              <w:right w:val="single" w:sz="4" w:space="0" w:color="000000"/>
            </w:tcBorders>
            <w:vAlign w:val="center"/>
          </w:tcPr>
          <w:p w14:paraId="40D65C5B" w14:textId="77777777" w:rsidR="00442E7B" w:rsidRDefault="00171721">
            <w:pPr>
              <w:pStyle w:val="Predeterminado"/>
              <w:keepNext/>
              <w:spacing w:before="40" w:after="40" w:line="240" w:lineRule="auto"/>
            </w:pPr>
            <w:r>
              <w:rPr>
                <w:rStyle w:val="Ninguno"/>
                <w:rFonts w:cs="Arial"/>
                <w:sz w:val="18"/>
                <w:szCs w:val="18"/>
              </w:rPr>
              <w:t>Pesos por observación</w:t>
            </w:r>
          </w:p>
        </w:tc>
      </w:tr>
    </w:tbl>
    <w:p w14:paraId="40D65C5D" w14:textId="77777777" w:rsidR="00442E7B" w:rsidRDefault="00171721">
      <w:pPr>
        <w:pStyle w:val="Cuerpo"/>
        <w:keepNext/>
        <w:spacing w:after="0"/>
        <w:jc w:val="center"/>
        <w:rPr>
          <w:sz w:val="20"/>
          <w:szCs w:val="20"/>
        </w:rPr>
      </w:pPr>
      <w:r>
        <w:rPr>
          <w:rStyle w:val="Ninguno"/>
          <w:rFonts w:cs="Arial"/>
          <w:b/>
          <w:bCs/>
          <w:sz w:val="20"/>
          <w:szCs w:val="20"/>
        </w:rPr>
        <w:t>Tabla 7. Modelos candidatos y configuración utilizada</w:t>
      </w:r>
    </w:p>
    <w:p w14:paraId="40D65C5E" w14:textId="77777777" w:rsidR="00442E7B" w:rsidRDefault="00171721">
      <w:pPr>
        <w:pStyle w:val="Cuerpo"/>
        <w:jc w:val="center"/>
        <w:rPr>
          <w:sz w:val="20"/>
          <w:szCs w:val="20"/>
        </w:rPr>
      </w:pPr>
      <w:r>
        <w:rPr>
          <w:rStyle w:val="Ninguno"/>
          <w:rFonts w:cs="Arial"/>
          <w:i/>
          <w:iCs/>
          <w:sz w:val="20"/>
          <w:szCs w:val="20"/>
        </w:rPr>
        <w:t>Fuente: elaboración propia</w:t>
      </w:r>
    </w:p>
    <w:p w14:paraId="40D65C5F" w14:textId="77777777" w:rsidR="00442E7B" w:rsidRDefault="00171721">
      <w:pPr>
        <w:pStyle w:val="Cuerpo"/>
        <w:jc w:val="both"/>
        <w:rPr>
          <w:sz w:val="24"/>
          <w:szCs w:val="24"/>
        </w:rPr>
      </w:pPr>
      <w:r>
        <w:rPr>
          <w:rStyle w:val="Ninguno"/>
          <w:rFonts w:cs="Arial"/>
          <w:sz w:val="24"/>
          <w:szCs w:val="24"/>
        </w:rPr>
        <w:t>Adicionalmente, la línea base se evaluó en un notebook independiente sin ponderación de clases y con validación cruzada estratificada de cinco particiones sobre el conjunto de entrenamiento, alcanzando un F1 macro de 0,965 en validación y de 0,960 en prueba, con un ROC-AUC macro de 0,999. Este resultado evidencia que incluso un modelo lineal captura la mayor parte de la señal del conjunto de datos, aspecto que se analiza en la sección 7.3.</w:t>
      </w:r>
    </w:p>
    <w:p w14:paraId="40D65C60" w14:textId="77777777" w:rsidR="00442E7B" w:rsidRDefault="00171721">
      <w:pPr>
        <w:pStyle w:val="Cuerpo"/>
        <w:keepNext/>
        <w:spacing w:after="120"/>
        <w:rPr>
          <w:sz w:val="24"/>
          <w:szCs w:val="24"/>
        </w:rPr>
      </w:pPr>
      <w:r>
        <w:rPr>
          <w:rStyle w:val="Ninguno"/>
          <w:rFonts w:cs="Arial"/>
          <w:b/>
          <w:bCs/>
          <w:sz w:val="24"/>
          <w:szCs w:val="24"/>
        </w:rPr>
        <w:t>Justificación de la alternativa seleccionada</w:t>
      </w:r>
    </w:p>
    <w:p w14:paraId="40D65C61" w14:textId="77777777" w:rsidR="00442E7B" w:rsidRDefault="00171721">
      <w:pPr>
        <w:pStyle w:val="Cuerpo"/>
        <w:jc w:val="both"/>
        <w:rPr>
          <w:sz w:val="24"/>
          <w:szCs w:val="24"/>
        </w:rPr>
      </w:pPr>
      <w:r>
        <w:rPr>
          <w:rStyle w:val="Ninguno"/>
          <w:rFonts w:cs="Arial"/>
          <w:sz w:val="24"/>
          <w:szCs w:val="24"/>
        </w:rPr>
        <w:t>HistGradientBoosting fue seleccionado por obtener el mayor F1 macro en validación (0,9781) y la mayor exactitud balanceada (0,9797) entre los seis candidatos. Su ventaja sobre Random Forest en F1 macro es marginal (0,0002), por lo que la decisión se apoyó también en criterios de ingeniería: el algoritmo discretiza las variables en histogramas, lo que reduce el costo de entrenamiento e inferencia; incorpora parada temprana (se detuvo en 72 de 180 iteraciones), regularización L2 y soporte nativo de valores faltantes, útil ante futuros datos reales incompletos; y admite explicaciones SHAP exactas mediante TreeExplainer. Frente a Gradient Boosting clásico, logró un mejor desempeño con un tiempo de entrenamiento unas 31 veces menor (1,5 s frente a 48,2 s). La selección es coherente con la Alternativa 2 elegida en la sección 2.1, que propone un modelo de ensamble explicable capaz de discriminar las seis categorías institucionales de mora.</w:t>
      </w:r>
    </w:p>
    <w:p w14:paraId="40D65C62" w14:textId="77777777" w:rsidR="00442E7B" w:rsidRDefault="00171721">
      <w:pPr>
        <w:pStyle w:val="Cuerpo"/>
        <w:keepNext/>
        <w:spacing w:after="120"/>
        <w:rPr>
          <w:sz w:val="24"/>
          <w:szCs w:val="24"/>
        </w:rPr>
      </w:pPr>
      <w:r>
        <w:rPr>
          <w:rStyle w:val="Ninguno"/>
          <w:rFonts w:cs="Arial"/>
          <w:b/>
          <w:bCs/>
          <w:sz w:val="24"/>
          <w:szCs w:val="24"/>
        </w:rPr>
        <w:t>Uso de herramientas low-code / no-code</w:t>
      </w:r>
    </w:p>
    <w:p w14:paraId="40D65C63" w14:textId="77777777" w:rsidR="00442E7B" w:rsidRDefault="00171721">
      <w:pPr>
        <w:pStyle w:val="Cuerpo"/>
        <w:jc w:val="both"/>
        <w:rPr>
          <w:sz w:val="24"/>
          <w:szCs w:val="24"/>
        </w:rPr>
      </w:pPr>
      <w:r>
        <w:rPr>
          <w:rStyle w:val="Ninguno"/>
          <w:rFonts w:cs="Arial"/>
          <w:sz w:val="24"/>
          <w:szCs w:val="24"/>
        </w:rPr>
        <w:t xml:space="preserve">El proyecto privilegió herramientas de baja codificación acordes al perfil de la maestría. Google Colab permitió ejecutar todo el flujo sin configurar servidores y compartir los cuadernos entre los tres integrantes; además, cada instrucción de los notebooks se documentó con comentarios en español para facilitar su auditoría y su transferencia al banco. Para la capa de presentación se seleccionó Streamlit, que permite construir un tablero web interactivo con pocas </w:t>
      </w:r>
      <w:r>
        <w:rPr>
          <w:rStyle w:val="Ninguno"/>
          <w:rFonts w:cs="Arial"/>
          <w:sz w:val="24"/>
          <w:szCs w:val="24"/>
        </w:rPr>
        <w:lastRenderedPageBreak/>
        <w:t>líneas de Python y sin desarrollo front-end, orientado a que el gestor consulte la categoría predicha, la probabilidad asociada y las variables que explican cada predicción.</w:t>
      </w:r>
    </w:p>
    <w:p w14:paraId="40D65C64" w14:textId="77777777" w:rsidR="00442E7B" w:rsidRDefault="00171721">
      <w:pPr>
        <w:pStyle w:val="Cuerpo"/>
        <w:keepNext/>
        <w:spacing w:after="120"/>
        <w:rPr>
          <w:sz w:val="24"/>
          <w:szCs w:val="24"/>
        </w:rPr>
      </w:pPr>
      <w:r>
        <w:rPr>
          <w:rStyle w:val="Ninguno"/>
          <w:rFonts w:cs="Arial"/>
          <w:b/>
          <w:bCs/>
          <w:sz w:val="24"/>
          <w:szCs w:val="24"/>
        </w:rPr>
        <w:t>Arquitectura del prototipo</w:t>
      </w:r>
    </w:p>
    <w:p w14:paraId="40D65C65" w14:textId="77777777" w:rsidR="00442E7B" w:rsidRDefault="00171721">
      <w:pPr>
        <w:pStyle w:val="Cuerpo"/>
        <w:jc w:val="both"/>
        <w:rPr>
          <w:sz w:val="24"/>
          <w:szCs w:val="24"/>
        </w:rPr>
      </w:pPr>
      <w:r>
        <w:rPr>
          <w:rStyle w:val="Ninguno"/>
          <w:rFonts w:cs="Arial"/>
          <w:sz w:val="24"/>
          <w:szCs w:val="24"/>
        </w:rPr>
        <w:t>La Figura 4 presenta la arquitectura del prototipo. El flujo inicia con la ingesta del reporte mensual de cartera, continúa con la partición y la limpieza, y alimenta la etapa de modelado, cuyo resultado se evalúa y explica antes de su publicación. El modelo seleccionado se serializó en un único artefacto (modelo_ganador_mora.joblib) que contiene el preprocesador ajustado, el estimador, la lista ordenada de las 31 variables y las etiquetas de clase, lo que garantiza que la inferencia aplique exactamente las mismas transformaciones del entrenamiento. En el Sprint 4, este artefacto se expone mediante un servicio FastAPI empaquetado en Docker y se consume desde una interfaz Streamlit; una capa transversal de MLOps (Git, DVC y MLflow) asegura la trazabilidad de datos, experimentos y versiones del modelo, y el monitoreo de drift habilita el reentrenamiento o el retorno a una versión anterior (rollback).</w:t>
      </w:r>
    </w:p>
    <w:p w14:paraId="40D65C66" w14:textId="77777777" w:rsidR="00442E7B" w:rsidRDefault="00171721">
      <w:pPr>
        <w:pStyle w:val="Cuerpo"/>
        <w:keepNext/>
        <w:spacing w:before="120" w:after="60"/>
        <w:jc w:val="center"/>
      </w:pPr>
      <w:r>
        <w:rPr>
          <w:noProof/>
        </w:rPr>
        <w:drawing>
          <wp:inline distT="0" distB="0" distL="0" distR="0" wp14:anchorId="40D65E4E" wp14:editId="40D65E4F">
            <wp:extent cx="5396230" cy="2345366"/>
            <wp:effectExtent l="0" t="0" r="0" b="0"/>
            <wp:docPr id="501" name="09_arquitectura_prototipo.png" descr="09_arquitectura_prototip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09_arquitectura_prototipo.png"/>
                    <pic:cNvPicPr/>
                  </pic:nvPicPr>
                  <pic:blipFill>
                    <a:blip r:embed="rId23"/>
                    <a:stretch>
                      <a:fillRect/>
                    </a:stretch>
                  </pic:blipFill>
                  <pic:spPr>
                    <a:xfrm>
                      <a:off x="0" y="0"/>
                      <a:ext cx="5396230" cy="2345366"/>
                    </a:xfrm>
                    <a:prstGeom prst="rect">
                      <a:avLst/>
                    </a:prstGeom>
                  </pic:spPr>
                </pic:pic>
              </a:graphicData>
            </a:graphic>
          </wp:inline>
        </w:drawing>
      </w:r>
    </w:p>
    <w:p w14:paraId="40D65C67" w14:textId="77777777" w:rsidR="00442E7B" w:rsidRDefault="00171721">
      <w:pPr>
        <w:pStyle w:val="Cuerpo"/>
        <w:jc w:val="center"/>
        <w:rPr>
          <w:sz w:val="20"/>
          <w:szCs w:val="20"/>
        </w:rPr>
      </w:pPr>
      <w:r>
        <w:rPr>
          <w:rStyle w:val="Ninguno"/>
          <w:rFonts w:cs="Arial"/>
          <w:i/>
          <w:iCs/>
          <w:sz w:val="20"/>
          <w:szCs w:val="20"/>
        </w:rPr>
        <w:t>Figura 4. Arquitectura del prototipo del sistema de predicción de mora. Elaboración propia.</w:t>
      </w:r>
    </w:p>
    <w:p w14:paraId="40D65C68" w14:textId="77777777" w:rsidR="00442E7B" w:rsidRDefault="00171721">
      <w:pPr>
        <w:pStyle w:val="Ttulo2"/>
        <w:numPr>
          <w:ilvl w:val="1"/>
          <w:numId w:val="19"/>
        </w:numPr>
        <w:rPr>
          <w:rFonts w:eastAsia="Arial" w:cs="Arial"/>
          <w:sz w:val="24"/>
          <w:szCs w:val="24"/>
        </w:rPr>
      </w:pPr>
      <w:bookmarkStart w:id="181" w:name="_Toc19"/>
      <w:r>
        <w:rPr>
          <w:rStyle w:val="Ninguno"/>
          <w:sz w:val="24"/>
          <w:szCs w:val="24"/>
          <w:u w:color="000000"/>
        </w:rPr>
        <w:t>Resultados y discusión</w:t>
      </w:r>
      <w:bookmarkEnd w:id="181"/>
    </w:p>
    <w:p w14:paraId="40D65C69" w14:textId="77777777" w:rsidR="00442E7B" w:rsidRDefault="00171721">
      <w:pPr>
        <w:pStyle w:val="Cuerpo"/>
        <w:keepNext/>
        <w:spacing w:after="120"/>
        <w:rPr>
          <w:sz w:val="24"/>
          <w:szCs w:val="24"/>
        </w:rPr>
      </w:pPr>
      <w:r>
        <w:rPr>
          <w:rStyle w:val="Ninguno"/>
          <w:rFonts w:cs="Arial"/>
          <w:b/>
          <w:bCs/>
          <w:sz w:val="24"/>
          <w:szCs w:val="24"/>
        </w:rPr>
        <w:t>Comparación de modelos en validación</w:t>
      </w:r>
    </w:p>
    <w:p w14:paraId="40D65C6A" w14:textId="77777777" w:rsidR="00442E7B" w:rsidRDefault="00171721">
      <w:pPr>
        <w:pStyle w:val="Cuerpo"/>
        <w:jc w:val="both"/>
        <w:rPr>
          <w:sz w:val="24"/>
          <w:szCs w:val="24"/>
        </w:rPr>
      </w:pPr>
      <w:r>
        <w:rPr>
          <w:rStyle w:val="Ninguno"/>
          <w:rFonts w:cs="Arial"/>
          <w:sz w:val="24"/>
          <w:szCs w:val="24"/>
        </w:rPr>
        <w:t>La Tabla 8 y la Figura 5 muestran el desempeño de los seis algoritmos sobre el conjunto de validación (3.225 registros). Todos superaron un F1 macro de 0,95 y los cuatro ensambles se ubicaron en un rango estrecho (0,974 a 0,978). HistGradientBoosting encabezó el ranking con un F1 macro de 0,9781, lo que representa una mejora de 1,98 puntos porcentuales frente a la regresión logística balanceada (0,9583) y supera el umbral de un punto definido en la Tabla 4.</w:t>
      </w:r>
    </w:p>
    <w:tbl>
      <w:tblPr>
        <w:tblStyle w:val="TableNormal"/>
        <w:tblW w:w="9350" w:type="dxa"/>
        <w:jc w:val="center"/>
        <w:tblInd w:w="0" w:type="dxa"/>
        <w:tblLayout w:type="fixed"/>
        <w:tblCellMar>
          <w:top w:w="60" w:type="dxa"/>
          <w:left w:w="80" w:type="dxa"/>
          <w:bottom w:w="60" w:type="dxa"/>
          <w:right w:w="80" w:type="dxa"/>
        </w:tblCellMar>
        <w:tblLook w:val="04A0" w:firstRow="1" w:lastRow="0" w:firstColumn="1" w:lastColumn="0" w:noHBand="0" w:noVBand="1"/>
      </w:tblPr>
      <w:tblGrid>
        <w:gridCol w:w="2350"/>
        <w:gridCol w:w="950"/>
        <w:gridCol w:w="1100"/>
        <w:gridCol w:w="1000"/>
        <w:gridCol w:w="1000"/>
        <w:gridCol w:w="950"/>
        <w:gridCol w:w="1000"/>
        <w:gridCol w:w="1000"/>
      </w:tblGrid>
      <w:tr w:rsidR="00442E7B" w14:paraId="40D65C73" w14:textId="77777777">
        <w:trPr>
          <w:cantSplit/>
          <w:tblHeader/>
          <w:jc w:val="center"/>
        </w:trPr>
        <w:tc>
          <w:tcPr>
            <w:tcW w:w="235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0D65C6B" w14:textId="77777777" w:rsidR="00442E7B" w:rsidRDefault="00171721">
            <w:pPr>
              <w:pStyle w:val="Predeterminado"/>
              <w:spacing w:before="40" w:after="40" w:line="240" w:lineRule="auto"/>
              <w:jc w:val="center"/>
            </w:pPr>
            <w:r>
              <w:rPr>
                <w:rStyle w:val="Ninguno"/>
                <w:rFonts w:cs="Arial"/>
                <w:b/>
                <w:bCs/>
                <w:sz w:val="16"/>
                <w:szCs w:val="16"/>
              </w:rPr>
              <w:t>Modelo</w:t>
            </w:r>
          </w:p>
        </w:tc>
        <w:tc>
          <w:tcPr>
            <w:tcW w:w="95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0D65C6C" w14:textId="77777777" w:rsidR="00442E7B" w:rsidRDefault="00171721">
            <w:pPr>
              <w:pStyle w:val="Predeterminado"/>
              <w:spacing w:before="40" w:after="40" w:line="240" w:lineRule="auto"/>
              <w:jc w:val="center"/>
            </w:pPr>
            <w:r>
              <w:rPr>
                <w:rStyle w:val="Ninguno"/>
                <w:rFonts w:cs="Arial"/>
                <w:b/>
                <w:bCs/>
                <w:sz w:val="16"/>
                <w:szCs w:val="16"/>
              </w:rPr>
              <w:t>Exactitud</w:t>
            </w:r>
          </w:p>
        </w:tc>
        <w:tc>
          <w:tcPr>
            <w:tcW w:w="11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0D65C6D" w14:textId="77777777" w:rsidR="00442E7B" w:rsidRDefault="00171721">
            <w:pPr>
              <w:pStyle w:val="Predeterminado"/>
              <w:spacing w:before="40" w:after="40" w:line="240" w:lineRule="auto"/>
              <w:jc w:val="center"/>
            </w:pPr>
            <w:r>
              <w:rPr>
                <w:rStyle w:val="Ninguno"/>
                <w:rFonts w:cs="Arial"/>
                <w:b/>
                <w:bCs/>
                <w:sz w:val="16"/>
                <w:szCs w:val="16"/>
              </w:rPr>
              <w:t>Exactitud balanceada</w:t>
            </w:r>
          </w:p>
        </w:tc>
        <w:tc>
          <w:tcPr>
            <w:tcW w:w="10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0D65C6E" w14:textId="77777777" w:rsidR="00442E7B" w:rsidRDefault="00171721">
            <w:pPr>
              <w:pStyle w:val="Predeterminado"/>
              <w:spacing w:before="40" w:after="40" w:line="240" w:lineRule="auto"/>
              <w:jc w:val="center"/>
            </w:pPr>
            <w:r>
              <w:rPr>
                <w:rStyle w:val="Ninguno"/>
                <w:rFonts w:cs="Arial"/>
                <w:b/>
                <w:bCs/>
                <w:sz w:val="16"/>
                <w:szCs w:val="16"/>
              </w:rPr>
              <w:t>Precisión macro</w:t>
            </w:r>
          </w:p>
        </w:tc>
        <w:tc>
          <w:tcPr>
            <w:tcW w:w="10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0D65C6F" w14:textId="77777777" w:rsidR="00442E7B" w:rsidRDefault="00171721">
            <w:pPr>
              <w:pStyle w:val="Predeterminado"/>
              <w:spacing w:before="40" w:after="40" w:line="240" w:lineRule="auto"/>
              <w:jc w:val="center"/>
            </w:pPr>
            <w:r>
              <w:rPr>
                <w:rStyle w:val="Ninguno"/>
                <w:rFonts w:cs="Arial"/>
                <w:b/>
                <w:bCs/>
                <w:sz w:val="16"/>
                <w:szCs w:val="16"/>
              </w:rPr>
              <w:t>Recobrado macro</w:t>
            </w:r>
          </w:p>
        </w:tc>
        <w:tc>
          <w:tcPr>
            <w:tcW w:w="95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0D65C70" w14:textId="77777777" w:rsidR="00442E7B" w:rsidRDefault="00171721">
            <w:pPr>
              <w:pStyle w:val="Predeterminado"/>
              <w:spacing w:before="40" w:after="40" w:line="240" w:lineRule="auto"/>
              <w:jc w:val="center"/>
            </w:pPr>
            <w:r>
              <w:rPr>
                <w:rStyle w:val="Ninguno"/>
                <w:rFonts w:cs="Arial"/>
                <w:b/>
                <w:bCs/>
                <w:sz w:val="16"/>
                <w:szCs w:val="16"/>
              </w:rPr>
              <w:t>F1 macro</w:t>
            </w:r>
          </w:p>
        </w:tc>
        <w:tc>
          <w:tcPr>
            <w:tcW w:w="10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0D65C71" w14:textId="77777777" w:rsidR="00442E7B" w:rsidRDefault="00171721">
            <w:pPr>
              <w:pStyle w:val="Predeterminado"/>
              <w:spacing w:before="40" w:after="40" w:line="240" w:lineRule="auto"/>
              <w:jc w:val="center"/>
            </w:pPr>
            <w:r>
              <w:rPr>
                <w:rStyle w:val="Ninguno"/>
                <w:rFonts w:cs="Arial"/>
                <w:b/>
                <w:bCs/>
                <w:sz w:val="16"/>
                <w:szCs w:val="16"/>
              </w:rPr>
              <w:t>F1 ponderado</w:t>
            </w:r>
          </w:p>
        </w:tc>
        <w:tc>
          <w:tcPr>
            <w:tcW w:w="10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0D65C72" w14:textId="77777777" w:rsidR="00442E7B" w:rsidRDefault="00171721">
            <w:pPr>
              <w:pStyle w:val="Predeterminado"/>
              <w:spacing w:before="40" w:after="40" w:line="240" w:lineRule="auto"/>
              <w:jc w:val="center"/>
            </w:pPr>
            <w:r>
              <w:rPr>
                <w:rStyle w:val="Ninguno"/>
                <w:rFonts w:cs="Arial"/>
                <w:b/>
                <w:bCs/>
                <w:sz w:val="16"/>
                <w:szCs w:val="16"/>
              </w:rPr>
              <w:t>Entrenamiento (s)</w:t>
            </w:r>
          </w:p>
        </w:tc>
      </w:tr>
      <w:tr w:rsidR="00442E7B" w14:paraId="40D65C7C" w14:textId="77777777">
        <w:trPr>
          <w:cantSplit/>
          <w:jc w:val="center"/>
        </w:trPr>
        <w:tc>
          <w:tcPr>
            <w:tcW w:w="2350" w:type="dxa"/>
            <w:tcBorders>
              <w:top w:val="single" w:sz="4" w:space="0" w:color="000000"/>
              <w:left w:val="single" w:sz="4" w:space="0" w:color="000000"/>
              <w:bottom w:val="single" w:sz="4" w:space="0" w:color="000000"/>
              <w:right w:val="single" w:sz="4" w:space="0" w:color="000000"/>
            </w:tcBorders>
            <w:shd w:val="clear" w:color="auto" w:fill="E2EFDA"/>
            <w:vAlign w:val="center"/>
          </w:tcPr>
          <w:p w14:paraId="40D65C74" w14:textId="77777777" w:rsidR="00442E7B" w:rsidRDefault="00171721">
            <w:pPr>
              <w:pStyle w:val="Predeterminado"/>
              <w:spacing w:before="40" w:after="40" w:line="240" w:lineRule="auto"/>
            </w:pPr>
            <w:r>
              <w:rPr>
                <w:rStyle w:val="Ninguno"/>
                <w:rFonts w:cs="Arial"/>
                <w:sz w:val="16"/>
                <w:szCs w:val="16"/>
              </w:rPr>
              <w:lastRenderedPageBreak/>
              <w:t>HistGradientBoosting</w:t>
            </w:r>
          </w:p>
        </w:tc>
        <w:tc>
          <w:tcPr>
            <w:tcW w:w="950" w:type="dxa"/>
            <w:tcBorders>
              <w:top w:val="single" w:sz="4" w:space="0" w:color="000000"/>
              <w:left w:val="single" w:sz="4" w:space="0" w:color="000000"/>
              <w:bottom w:val="single" w:sz="4" w:space="0" w:color="000000"/>
              <w:right w:val="single" w:sz="4" w:space="0" w:color="000000"/>
            </w:tcBorders>
            <w:shd w:val="clear" w:color="auto" w:fill="E2EFDA"/>
            <w:vAlign w:val="center"/>
          </w:tcPr>
          <w:p w14:paraId="40D65C75" w14:textId="77777777" w:rsidR="00442E7B" w:rsidRDefault="00171721">
            <w:pPr>
              <w:pStyle w:val="Predeterminado"/>
              <w:spacing w:before="40" w:after="40" w:line="240" w:lineRule="auto"/>
              <w:jc w:val="center"/>
            </w:pPr>
            <w:r>
              <w:rPr>
                <w:rStyle w:val="Ninguno"/>
                <w:rFonts w:cs="Arial"/>
                <w:sz w:val="16"/>
                <w:szCs w:val="16"/>
              </w:rPr>
              <w:t>0,9870</w:t>
            </w:r>
          </w:p>
        </w:tc>
        <w:tc>
          <w:tcPr>
            <w:tcW w:w="1100" w:type="dxa"/>
            <w:tcBorders>
              <w:top w:val="single" w:sz="4" w:space="0" w:color="000000"/>
              <w:left w:val="single" w:sz="4" w:space="0" w:color="000000"/>
              <w:bottom w:val="single" w:sz="4" w:space="0" w:color="000000"/>
              <w:right w:val="single" w:sz="4" w:space="0" w:color="000000"/>
            </w:tcBorders>
            <w:shd w:val="clear" w:color="auto" w:fill="E2EFDA"/>
            <w:vAlign w:val="center"/>
          </w:tcPr>
          <w:p w14:paraId="40D65C76" w14:textId="77777777" w:rsidR="00442E7B" w:rsidRDefault="00171721">
            <w:pPr>
              <w:pStyle w:val="Predeterminado"/>
              <w:spacing w:before="40" w:after="40" w:line="240" w:lineRule="auto"/>
              <w:jc w:val="center"/>
            </w:pPr>
            <w:r>
              <w:rPr>
                <w:rStyle w:val="Ninguno"/>
                <w:rFonts w:cs="Arial"/>
                <w:sz w:val="16"/>
                <w:szCs w:val="16"/>
              </w:rPr>
              <w:t>0,9797</w:t>
            </w:r>
          </w:p>
        </w:tc>
        <w:tc>
          <w:tcPr>
            <w:tcW w:w="1000" w:type="dxa"/>
            <w:tcBorders>
              <w:top w:val="single" w:sz="4" w:space="0" w:color="000000"/>
              <w:left w:val="single" w:sz="4" w:space="0" w:color="000000"/>
              <w:bottom w:val="single" w:sz="4" w:space="0" w:color="000000"/>
              <w:right w:val="single" w:sz="4" w:space="0" w:color="000000"/>
            </w:tcBorders>
            <w:shd w:val="clear" w:color="auto" w:fill="E2EFDA"/>
            <w:vAlign w:val="center"/>
          </w:tcPr>
          <w:p w14:paraId="40D65C77" w14:textId="77777777" w:rsidR="00442E7B" w:rsidRDefault="00171721">
            <w:pPr>
              <w:pStyle w:val="Predeterminado"/>
              <w:spacing w:before="40" w:after="40" w:line="240" w:lineRule="auto"/>
              <w:jc w:val="center"/>
            </w:pPr>
            <w:r>
              <w:rPr>
                <w:rStyle w:val="Ninguno"/>
                <w:rFonts w:cs="Arial"/>
                <w:sz w:val="16"/>
                <w:szCs w:val="16"/>
              </w:rPr>
              <w:t>0,9765</w:t>
            </w:r>
          </w:p>
        </w:tc>
        <w:tc>
          <w:tcPr>
            <w:tcW w:w="1000" w:type="dxa"/>
            <w:tcBorders>
              <w:top w:val="single" w:sz="4" w:space="0" w:color="000000"/>
              <w:left w:val="single" w:sz="4" w:space="0" w:color="000000"/>
              <w:bottom w:val="single" w:sz="4" w:space="0" w:color="000000"/>
              <w:right w:val="single" w:sz="4" w:space="0" w:color="000000"/>
            </w:tcBorders>
            <w:shd w:val="clear" w:color="auto" w:fill="E2EFDA"/>
            <w:vAlign w:val="center"/>
          </w:tcPr>
          <w:p w14:paraId="40D65C78" w14:textId="77777777" w:rsidR="00442E7B" w:rsidRDefault="00171721">
            <w:pPr>
              <w:pStyle w:val="Predeterminado"/>
              <w:spacing w:before="40" w:after="40" w:line="240" w:lineRule="auto"/>
              <w:jc w:val="center"/>
            </w:pPr>
            <w:r>
              <w:rPr>
                <w:rStyle w:val="Ninguno"/>
                <w:rFonts w:cs="Arial"/>
                <w:sz w:val="16"/>
                <w:szCs w:val="16"/>
              </w:rPr>
              <w:t>0,9797</w:t>
            </w:r>
          </w:p>
        </w:tc>
        <w:tc>
          <w:tcPr>
            <w:tcW w:w="950" w:type="dxa"/>
            <w:tcBorders>
              <w:top w:val="single" w:sz="4" w:space="0" w:color="000000"/>
              <w:left w:val="single" w:sz="4" w:space="0" w:color="000000"/>
              <w:bottom w:val="single" w:sz="4" w:space="0" w:color="000000"/>
              <w:right w:val="single" w:sz="4" w:space="0" w:color="000000"/>
            </w:tcBorders>
            <w:shd w:val="clear" w:color="auto" w:fill="E2EFDA"/>
            <w:vAlign w:val="center"/>
          </w:tcPr>
          <w:p w14:paraId="40D65C79" w14:textId="77777777" w:rsidR="00442E7B" w:rsidRDefault="00171721">
            <w:pPr>
              <w:pStyle w:val="Predeterminado"/>
              <w:spacing w:before="40" w:after="40" w:line="240" w:lineRule="auto"/>
              <w:jc w:val="center"/>
            </w:pPr>
            <w:r>
              <w:rPr>
                <w:rStyle w:val="Ninguno"/>
                <w:rFonts w:cs="Arial"/>
                <w:sz w:val="16"/>
                <w:szCs w:val="16"/>
              </w:rPr>
              <w:t>0,9781</w:t>
            </w:r>
          </w:p>
        </w:tc>
        <w:tc>
          <w:tcPr>
            <w:tcW w:w="1000" w:type="dxa"/>
            <w:tcBorders>
              <w:top w:val="single" w:sz="4" w:space="0" w:color="000000"/>
              <w:left w:val="single" w:sz="4" w:space="0" w:color="000000"/>
              <w:bottom w:val="single" w:sz="4" w:space="0" w:color="000000"/>
              <w:right w:val="single" w:sz="4" w:space="0" w:color="000000"/>
            </w:tcBorders>
            <w:shd w:val="clear" w:color="auto" w:fill="E2EFDA"/>
            <w:vAlign w:val="center"/>
          </w:tcPr>
          <w:p w14:paraId="40D65C7A" w14:textId="77777777" w:rsidR="00442E7B" w:rsidRDefault="00171721">
            <w:pPr>
              <w:pStyle w:val="Predeterminado"/>
              <w:spacing w:before="40" w:after="40" w:line="240" w:lineRule="auto"/>
              <w:jc w:val="center"/>
            </w:pPr>
            <w:r>
              <w:rPr>
                <w:rStyle w:val="Ninguno"/>
                <w:rFonts w:cs="Arial"/>
                <w:sz w:val="16"/>
                <w:szCs w:val="16"/>
              </w:rPr>
              <w:t>0,9870</w:t>
            </w:r>
          </w:p>
        </w:tc>
        <w:tc>
          <w:tcPr>
            <w:tcW w:w="1000" w:type="dxa"/>
            <w:tcBorders>
              <w:top w:val="single" w:sz="4" w:space="0" w:color="000000"/>
              <w:left w:val="single" w:sz="4" w:space="0" w:color="000000"/>
              <w:bottom w:val="single" w:sz="4" w:space="0" w:color="000000"/>
              <w:right w:val="single" w:sz="4" w:space="0" w:color="000000"/>
            </w:tcBorders>
            <w:shd w:val="clear" w:color="auto" w:fill="E2EFDA"/>
            <w:vAlign w:val="center"/>
          </w:tcPr>
          <w:p w14:paraId="40D65C7B" w14:textId="77777777" w:rsidR="00442E7B" w:rsidRDefault="00171721">
            <w:pPr>
              <w:pStyle w:val="Predeterminado"/>
              <w:spacing w:before="40" w:after="40" w:line="240" w:lineRule="auto"/>
              <w:jc w:val="center"/>
            </w:pPr>
            <w:r>
              <w:rPr>
                <w:rStyle w:val="Ninguno"/>
                <w:rFonts w:cs="Arial"/>
                <w:sz w:val="16"/>
                <w:szCs w:val="16"/>
              </w:rPr>
              <w:t>1,5</w:t>
            </w:r>
          </w:p>
        </w:tc>
      </w:tr>
      <w:tr w:rsidR="00442E7B" w14:paraId="40D65C85" w14:textId="77777777">
        <w:trPr>
          <w:cantSplit/>
          <w:jc w:val="center"/>
        </w:trPr>
        <w:tc>
          <w:tcPr>
            <w:tcW w:w="2350" w:type="dxa"/>
            <w:tcBorders>
              <w:top w:val="single" w:sz="4" w:space="0" w:color="000000"/>
              <w:left w:val="single" w:sz="4" w:space="0" w:color="000000"/>
              <w:bottom w:val="single" w:sz="4" w:space="0" w:color="000000"/>
              <w:right w:val="single" w:sz="4" w:space="0" w:color="000000"/>
            </w:tcBorders>
            <w:vAlign w:val="center"/>
          </w:tcPr>
          <w:p w14:paraId="40D65C7D" w14:textId="77777777" w:rsidR="00442E7B" w:rsidRDefault="00171721">
            <w:pPr>
              <w:pStyle w:val="Predeterminado"/>
              <w:spacing w:before="40" w:after="40" w:line="240" w:lineRule="auto"/>
            </w:pPr>
            <w:r>
              <w:rPr>
                <w:rStyle w:val="Ninguno"/>
                <w:rFonts w:cs="Arial"/>
                <w:sz w:val="16"/>
                <w:szCs w:val="16"/>
              </w:rPr>
              <w:t>Random Forest</w:t>
            </w:r>
          </w:p>
        </w:tc>
        <w:tc>
          <w:tcPr>
            <w:tcW w:w="950" w:type="dxa"/>
            <w:tcBorders>
              <w:top w:val="single" w:sz="4" w:space="0" w:color="000000"/>
              <w:left w:val="single" w:sz="4" w:space="0" w:color="000000"/>
              <w:bottom w:val="single" w:sz="4" w:space="0" w:color="000000"/>
              <w:right w:val="single" w:sz="4" w:space="0" w:color="000000"/>
            </w:tcBorders>
            <w:vAlign w:val="center"/>
          </w:tcPr>
          <w:p w14:paraId="40D65C7E" w14:textId="77777777" w:rsidR="00442E7B" w:rsidRDefault="00171721">
            <w:pPr>
              <w:pStyle w:val="Predeterminado"/>
              <w:spacing w:before="40" w:after="40" w:line="240" w:lineRule="auto"/>
              <w:jc w:val="center"/>
            </w:pPr>
            <w:r>
              <w:rPr>
                <w:rStyle w:val="Ninguno"/>
                <w:rFonts w:cs="Arial"/>
                <w:sz w:val="16"/>
                <w:szCs w:val="16"/>
              </w:rPr>
              <w:t>0,9870</w:t>
            </w:r>
          </w:p>
        </w:tc>
        <w:tc>
          <w:tcPr>
            <w:tcW w:w="1100" w:type="dxa"/>
            <w:tcBorders>
              <w:top w:val="single" w:sz="4" w:space="0" w:color="000000"/>
              <w:left w:val="single" w:sz="4" w:space="0" w:color="000000"/>
              <w:bottom w:val="single" w:sz="4" w:space="0" w:color="000000"/>
              <w:right w:val="single" w:sz="4" w:space="0" w:color="000000"/>
            </w:tcBorders>
            <w:vAlign w:val="center"/>
          </w:tcPr>
          <w:p w14:paraId="40D65C7F" w14:textId="77777777" w:rsidR="00442E7B" w:rsidRDefault="00171721">
            <w:pPr>
              <w:pStyle w:val="Predeterminado"/>
              <w:spacing w:before="40" w:after="40" w:line="240" w:lineRule="auto"/>
              <w:jc w:val="center"/>
            </w:pPr>
            <w:r>
              <w:rPr>
                <w:rStyle w:val="Ninguno"/>
                <w:rFonts w:cs="Arial"/>
                <w:sz w:val="16"/>
                <w:szCs w:val="16"/>
              </w:rPr>
              <w:t>0,9774</w:t>
            </w:r>
          </w:p>
        </w:tc>
        <w:tc>
          <w:tcPr>
            <w:tcW w:w="1000" w:type="dxa"/>
            <w:tcBorders>
              <w:top w:val="single" w:sz="4" w:space="0" w:color="000000"/>
              <w:left w:val="single" w:sz="4" w:space="0" w:color="000000"/>
              <w:bottom w:val="single" w:sz="4" w:space="0" w:color="000000"/>
              <w:right w:val="single" w:sz="4" w:space="0" w:color="000000"/>
            </w:tcBorders>
            <w:vAlign w:val="center"/>
          </w:tcPr>
          <w:p w14:paraId="40D65C80" w14:textId="77777777" w:rsidR="00442E7B" w:rsidRDefault="00171721">
            <w:pPr>
              <w:pStyle w:val="Predeterminado"/>
              <w:spacing w:before="40" w:after="40" w:line="240" w:lineRule="auto"/>
              <w:jc w:val="center"/>
            </w:pPr>
            <w:r>
              <w:rPr>
                <w:rStyle w:val="Ninguno"/>
                <w:rFonts w:cs="Arial"/>
                <w:sz w:val="16"/>
                <w:szCs w:val="16"/>
              </w:rPr>
              <w:t>0,9786</w:t>
            </w:r>
          </w:p>
        </w:tc>
        <w:tc>
          <w:tcPr>
            <w:tcW w:w="1000" w:type="dxa"/>
            <w:tcBorders>
              <w:top w:val="single" w:sz="4" w:space="0" w:color="000000"/>
              <w:left w:val="single" w:sz="4" w:space="0" w:color="000000"/>
              <w:bottom w:val="single" w:sz="4" w:space="0" w:color="000000"/>
              <w:right w:val="single" w:sz="4" w:space="0" w:color="000000"/>
            </w:tcBorders>
            <w:vAlign w:val="center"/>
          </w:tcPr>
          <w:p w14:paraId="40D65C81" w14:textId="77777777" w:rsidR="00442E7B" w:rsidRDefault="00171721">
            <w:pPr>
              <w:pStyle w:val="Predeterminado"/>
              <w:spacing w:before="40" w:after="40" w:line="240" w:lineRule="auto"/>
              <w:jc w:val="center"/>
            </w:pPr>
            <w:r>
              <w:rPr>
                <w:rStyle w:val="Ninguno"/>
                <w:rFonts w:cs="Arial"/>
                <w:sz w:val="16"/>
                <w:szCs w:val="16"/>
              </w:rPr>
              <w:t>0,9774</w:t>
            </w:r>
          </w:p>
        </w:tc>
        <w:tc>
          <w:tcPr>
            <w:tcW w:w="950" w:type="dxa"/>
            <w:tcBorders>
              <w:top w:val="single" w:sz="4" w:space="0" w:color="000000"/>
              <w:left w:val="single" w:sz="4" w:space="0" w:color="000000"/>
              <w:bottom w:val="single" w:sz="4" w:space="0" w:color="000000"/>
              <w:right w:val="single" w:sz="4" w:space="0" w:color="000000"/>
            </w:tcBorders>
            <w:vAlign w:val="center"/>
          </w:tcPr>
          <w:p w14:paraId="40D65C82" w14:textId="77777777" w:rsidR="00442E7B" w:rsidRDefault="00171721">
            <w:pPr>
              <w:pStyle w:val="Predeterminado"/>
              <w:spacing w:before="40" w:after="40" w:line="240" w:lineRule="auto"/>
              <w:jc w:val="center"/>
            </w:pPr>
            <w:r>
              <w:rPr>
                <w:rStyle w:val="Ninguno"/>
                <w:rFonts w:cs="Arial"/>
                <w:sz w:val="16"/>
                <w:szCs w:val="16"/>
              </w:rPr>
              <w:t>0,9779</w:t>
            </w:r>
          </w:p>
        </w:tc>
        <w:tc>
          <w:tcPr>
            <w:tcW w:w="1000" w:type="dxa"/>
            <w:tcBorders>
              <w:top w:val="single" w:sz="4" w:space="0" w:color="000000"/>
              <w:left w:val="single" w:sz="4" w:space="0" w:color="000000"/>
              <w:bottom w:val="single" w:sz="4" w:space="0" w:color="000000"/>
              <w:right w:val="single" w:sz="4" w:space="0" w:color="000000"/>
            </w:tcBorders>
            <w:vAlign w:val="center"/>
          </w:tcPr>
          <w:p w14:paraId="40D65C83" w14:textId="77777777" w:rsidR="00442E7B" w:rsidRDefault="00171721">
            <w:pPr>
              <w:pStyle w:val="Predeterminado"/>
              <w:spacing w:before="40" w:after="40" w:line="240" w:lineRule="auto"/>
              <w:jc w:val="center"/>
            </w:pPr>
            <w:r>
              <w:rPr>
                <w:rStyle w:val="Ninguno"/>
                <w:rFonts w:cs="Arial"/>
                <w:sz w:val="16"/>
                <w:szCs w:val="16"/>
              </w:rPr>
              <w:t>0,9869</w:t>
            </w:r>
          </w:p>
        </w:tc>
        <w:tc>
          <w:tcPr>
            <w:tcW w:w="1000" w:type="dxa"/>
            <w:tcBorders>
              <w:top w:val="single" w:sz="4" w:space="0" w:color="000000"/>
              <w:left w:val="single" w:sz="4" w:space="0" w:color="000000"/>
              <w:bottom w:val="single" w:sz="4" w:space="0" w:color="000000"/>
              <w:right w:val="single" w:sz="4" w:space="0" w:color="000000"/>
            </w:tcBorders>
            <w:vAlign w:val="center"/>
          </w:tcPr>
          <w:p w14:paraId="40D65C84" w14:textId="77777777" w:rsidR="00442E7B" w:rsidRDefault="00171721">
            <w:pPr>
              <w:pStyle w:val="Predeterminado"/>
              <w:spacing w:before="40" w:after="40" w:line="240" w:lineRule="auto"/>
              <w:jc w:val="center"/>
            </w:pPr>
            <w:r>
              <w:rPr>
                <w:rStyle w:val="Ninguno"/>
                <w:rFonts w:cs="Arial"/>
                <w:sz w:val="16"/>
                <w:szCs w:val="16"/>
              </w:rPr>
              <w:t>1,7</w:t>
            </w:r>
          </w:p>
        </w:tc>
      </w:tr>
      <w:tr w:rsidR="00442E7B" w14:paraId="40D65C8E" w14:textId="77777777">
        <w:trPr>
          <w:cantSplit/>
          <w:jc w:val="center"/>
        </w:trPr>
        <w:tc>
          <w:tcPr>
            <w:tcW w:w="2350" w:type="dxa"/>
            <w:tcBorders>
              <w:top w:val="single" w:sz="4" w:space="0" w:color="000000"/>
              <w:left w:val="single" w:sz="4" w:space="0" w:color="000000"/>
              <w:bottom w:val="single" w:sz="4" w:space="0" w:color="000000"/>
              <w:right w:val="single" w:sz="4" w:space="0" w:color="000000"/>
            </w:tcBorders>
            <w:vAlign w:val="center"/>
          </w:tcPr>
          <w:p w14:paraId="40D65C86" w14:textId="77777777" w:rsidR="00442E7B" w:rsidRDefault="00171721">
            <w:pPr>
              <w:pStyle w:val="Predeterminado"/>
              <w:spacing w:before="40" w:after="40" w:line="240" w:lineRule="auto"/>
            </w:pPr>
            <w:r>
              <w:rPr>
                <w:rStyle w:val="Ninguno"/>
                <w:rFonts w:cs="Arial"/>
                <w:sz w:val="16"/>
                <w:szCs w:val="16"/>
              </w:rPr>
              <w:t>Gradient Boosting</w:t>
            </w:r>
          </w:p>
        </w:tc>
        <w:tc>
          <w:tcPr>
            <w:tcW w:w="950" w:type="dxa"/>
            <w:tcBorders>
              <w:top w:val="single" w:sz="4" w:space="0" w:color="000000"/>
              <w:left w:val="single" w:sz="4" w:space="0" w:color="000000"/>
              <w:bottom w:val="single" w:sz="4" w:space="0" w:color="000000"/>
              <w:right w:val="single" w:sz="4" w:space="0" w:color="000000"/>
            </w:tcBorders>
            <w:vAlign w:val="center"/>
          </w:tcPr>
          <w:p w14:paraId="40D65C87" w14:textId="77777777" w:rsidR="00442E7B" w:rsidRDefault="00171721">
            <w:pPr>
              <w:pStyle w:val="Predeterminado"/>
              <w:spacing w:before="40" w:after="40" w:line="240" w:lineRule="auto"/>
              <w:jc w:val="center"/>
            </w:pPr>
            <w:r>
              <w:rPr>
                <w:rStyle w:val="Ninguno"/>
                <w:rFonts w:cs="Arial"/>
                <w:sz w:val="16"/>
                <w:szCs w:val="16"/>
              </w:rPr>
              <w:t>0,9848</w:t>
            </w:r>
          </w:p>
        </w:tc>
        <w:tc>
          <w:tcPr>
            <w:tcW w:w="1100" w:type="dxa"/>
            <w:tcBorders>
              <w:top w:val="single" w:sz="4" w:space="0" w:color="000000"/>
              <w:left w:val="single" w:sz="4" w:space="0" w:color="000000"/>
              <w:bottom w:val="single" w:sz="4" w:space="0" w:color="000000"/>
              <w:right w:val="single" w:sz="4" w:space="0" w:color="000000"/>
            </w:tcBorders>
            <w:vAlign w:val="center"/>
          </w:tcPr>
          <w:p w14:paraId="40D65C88" w14:textId="77777777" w:rsidR="00442E7B" w:rsidRDefault="00171721">
            <w:pPr>
              <w:pStyle w:val="Predeterminado"/>
              <w:spacing w:before="40" w:after="40" w:line="240" w:lineRule="auto"/>
              <w:jc w:val="center"/>
            </w:pPr>
            <w:r>
              <w:rPr>
                <w:rStyle w:val="Ninguno"/>
                <w:rFonts w:cs="Arial"/>
                <w:sz w:val="16"/>
                <w:szCs w:val="16"/>
              </w:rPr>
              <w:t>0,9776</w:t>
            </w:r>
          </w:p>
        </w:tc>
        <w:tc>
          <w:tcPr>
            <w:tcW w:w="1000" w:type="dxa"/>
            <w:tcBorders>
              <w:top w:val="single" w:sz="4" w:space="0" w:color="000000"/>
              <w:left w:val="single" w:sz="4" w:space="0" w:color="000000"/>
              <w:bottom w:val="single" w:sz="4" w:space="0" w:color="000000"/>
              <w:right w:val="single" w:sz="4" w:space="0" w:color="000000"/>
            </w:tcBorders>
            <w:vAlign w:val="center"/>
          </w:tcPr>
          <w:p w14:paraId="40D65C89" w14:textId="77777777" w:rsidR="00442E7B" w:rsidRDefault="00171721">
            <w:pPr>
              <w:pStyle w:val="Predeterminado"/>
              <w:spacing w:before="40" w:after="40" w:line="240" w:lineRule="auto"/>
              <w:jc w:val="center"/>
            </w:pPr>
            <w:r>
              <w:rPr>
                <w:rStyle w:val="Ninguno"/>
                <w:rFonts w:cs="Arial"/>
                <w:sz w:val="16"/>
                <w:szCs w:val="16"/>
              </w:rPr>
              <w:t>0,9722</w:t>
            </w:r>
          </w:p>
        </w:tc>
        <w:tc>
          <w:tcPr>
            <w:tcW w:w="1000" w:type="dxa"/>
            <w:tcBorders>
              <w:top w:val="single" w:sz="4" w:space="0" w:color="000000"/>
              <w:left w:val="single" w:sz="4" w:space="0" w:color="000000"/>
              <w:bottom w:val="single" w:sz="4" w:space="0" w:color="000000"/>
              <w:right w:val="single" w:sz="4" w:space="0" w:color="000000"/>
            </w:tcBorders>
            <w:vAlign w:val="center"/>
          </w:tcPr>
          <w:p w14:paraId="40D65C8A" w14:textId="77777777" w:rsidR="00442E7B" w:rsidRDefault="00171721">
            <w:pPr>
              <w:pStyle w:val="Predeterminado"/>
              <w:spacing w:before="40" w:after="40" w:line="240" w:lineRule="auto"/>
              <w:jc w:val="center"/>
            </w:pPr>
            <w:r>
              <w:rPr>
                <w:rStyle w:val="Ninguno"/>
                <w:rFonts w:cs="Arial"/>
                <w:sz w:val="16"/>
                <w:szCs w:val="16"/>
              </w:rPr>
              <w:t>0,9776</w:t>
            </w:r>
          </w:p>
        </w:tc>
        <w:tc>
          <w:tcPr>
            <w:tcW w:w="950" w:type="dxa"/>
            <w:tcBorders>
              <w:top w:val="single" w:sz="4" w:space="0" w:color="000000"/>
              <w:left w:val="single" w:sz="4" w:space="0" w:color="000000"/>
              <w:bottom w:val="single" w:sz="4" w:space="0" w:color="000000"/>
              <w:right w:val="single" w:sz="4" w:space="0" w:color="000000"/>
            </w:tcBorders>
            <w:vAlign w:val="center"/>
          </w:tcPr>
          <w:p w14:paraId="40D65C8B" w14:textId="77777777" w:rsidR="00442E7B" w:rsidRDefault="00171721">
            <w:pPr>
              <w:pStyle w:val="Predeterminado"/>
              <w:spacing w:before="40" w:after="40" w:line="240" w:lineRule="auto"/>
              <w:jc w:val="center"/>
            </w:pPr>
            <w:r>
              <w:rPr>
                <w:rStyle w:val="Ninguno"/>
                <w:rFonts w:cs="Arial"/>
                <w:sz w:val="16"/>
                <w:szCs w:val="16"/>
              </w:rPr>
              <w:t>0,9749</w:t>
            </w:r>
          </w:p>
        </w:tc>
        <w:tc>
          <w:tcPr>
            <w:tcW w:w="1000" w:type="dxa"/>
            <w:tcBorders>
              <w:top w:val="single" w:sz="4" w:space="0" w:color="000000"/>
              <w:left w:val="single" w:sz="4" w:space="0" w:color="000000"/>
              <w:bottom w:val="single" w:sz="4" w:space="0" w:color="000000"/>
              <w:right w:val="single" w:sz="4" w:space="0" w:color="000000"/>
            </w:tcBorders>
            <w:vAlign w:val="center"/>
          </w:tcPr>
          <w:p w14:paraId="40D65C8C" w14:textId="77777777" w:rsidR="00442E7B" w:rsidRDefault="00171721">
            <w:pPr>
              <w:pStyle w:val="Predeterminado"/>
              <w:spacing w:before="40" w:after="40" w:line="240" w:lineRule="auto"/>
              <w:jc w:val="center"/>
            </w:pPr>
            <w:r>
              <w:rPr>
                <w:rStyle w:val="Ninguno"/>
                <w:rFonts w:cs="Arial"/>
                <w:sz w:val="16"/>
                <w:szCs w:val="16"/>
              </w:rPr>
              <w:t>0,9849</w:t>
            </w:r>
          </w:p>
        </w:tc>
        <w:tc>
          <w:tcPr>
            <w:tcW w:w="1000" w:type="dxa"/>
            <w:tcBorders>
              <w:top w:val="single" w:sz="4" w:space="0" w:color="000000"/>
              <w:left w:val="single" w:sz="4" w:space="0" w:color="000000"/>
              <w:bottom w:val="single" w:sz="4" w:space="0" w:color="000000"/>
              <w:right w:val="single" w:sz="4" w:space="0" w:color="000000"/>
            </w:tcBorders>
            <w:vAlign w:val="center"/>
          </w:tcPr>
          <w:p w14:paraId="40D65C8D" w14:textId="77777777" w:rsidR="00442E7B" w:rsidRDefault="00171721">
            <w:pPr>
              <w:pStyle w:val="Predeterminado"/>
              <w:spacing w:before="40" w:after="40" w:line="240" w:lineRule="auto"/>
              <w:jc w:val="center"/>
            </w:pPr>
            <w:r>
              <w:rPr>
                <w:rStyle w:val="Ninguno"/>
                <w:rFonts w:cs="Arial"/>
                <w:sz w:val="16"/>
                <w:szCs w:val="16"/>
              </w:rPr>
              <w:t>48,2</w:t>
            </w:r>
          </w:p>
        </w:tc>
      </w:tr>
      <w:tr w:rsidR="00442E7B" w14:paraId="40D65C97" w14:textId="77777777">
        <w:trPr>
          <w:cantSplit/>
          <w:jc w:val="center"/>
        </w:trPr>
        <w:tc>
          <w:tcPr>
            <w:tcW w:w="2350" w:type="dxa"/>
            <w:tcBorders>
              <w:top w:val="single" w:sz="4" w:space="0" w:color="000000"/>
              <w:left w:val="single" w:sz="4" w:space="0" w:color="000000"/>
              <w:bottom w:val="single" w:sz="4" w:space="0" w:color="000000"/>
              <w:right w:val="single" w:sz="4" w:space="0" w:color="000000"/>
            </w:tcBorders>
            <w:vAlign w:val="center"/>
          </w:tcPr>
          <w:p w14:paraId="40D65C8F" w14:textId="77777777" w:rsidR="00442E7B" w:rsidRDefault="00171721">
            <w:pPr>
              <w:pStyle w:val="Predeterminado"/>
              <w:spacing w:before="40" w:after="40" w:line="240" w:lineRule="auto"/>
            </w:pPr>
            <w:r>
              <w:rPr>
                <w:rStyle w:val="Ninguno"/>
                <w:rFonts w:cs="Arial"/>
                <w:sz w:val="16"/>
                <w:szCs w:val="16"/>
              </w:rPr>
              <w:t>Extra Trees</w:t>
            </w:r>
          </w:p>
        </w:tc>
        <w:tc>
          <w:tcPr>
            <w:tcW w:w="950" w:type="dxa"/>
            <w:tcBorders>
              <w:top w:val="single" w:sz="4" w:space="0" w:color="000000"/>
              <w:left w:val="single" w:sz="4" w:space="0" w:color="000000"/>
              <w:bottom w:val="single" w:sz="4" w:space="0" w:color="000000"/>
              <w:right w:val="single" w:sz="4" w:space="0" w:color="000000"/>
            </w:tcBorders>
            <w:vAlign w:val="center"/>
          </w:tcPr>
          <w:p w14:paraId="40D65C90" w14:textId="77777777" w:rsidR="00442E7B" w:rsidRDefault="00171721">
            <w:pPr>
              <w:pStyle w:val="Predeterminado"/>
              <w:spacing w:before="40" w:after="40" w:line="240" w:lineRule="auto"/>
              <w:jc w:val="center"/>
            </w:pPr>
            <w:r>
              <w:rPr>
                <w:rStyle w:val="Ninguno"/>
                <w:rFonts w:cs="Arial"/>
                <w:sz w:val="16"/>
                <w:szCs w:val="16"/>
              </w:rPr>
              <w:t>0,9848</w:t>
            </w:r>
          </w:p>
        </w:tc>
        <w:tc>
          <w:tcPr>
            <w:tcW w:w="1100" w:type="dxa"/>
            <w:tcBorders>
              <w:top w:val="single" w:sz="4" w:space="0" w:color="000000"/>
              <w:left w:val="single" w:sz="4" w:space="0" w:color="000000"/>
              <w:bottom w:val="single" w:sz="4" w:space="0" w:color="000000"/>
              <w:right w:val="single" w:sz="4" w:space="0" w:color="000000"/>
            </w:tcBorders>
            <w:vAlign w:val="center"/>
          </w:tcPr>
          <w:p w14:paraId="40D65C91" w14:textId="77777777" w:rsidR="00442E7B" w:rsidRDefault="00171721">
            <w:pPr>
              <w:pStyle w:val="Predeterminado"/>
              <w:spacing w:before="40" w:after="40" w:line="240" w:lineRule="auto"/>
              <w:jc w:val="center"/>
            </w:pPr>
            <w:r>
              <w:rPr>
                <w:rStyle w:val="Ninguno"/>
                <w:rFonts w:cs="Arial"/>
                <w:sz w:val="16"/>
                <w:szCs w:val="16"/>
              </w:rPr>
              <w:t>0,9729</w:t>
            </w:r>
          </w:p>
        </w:tc>
        <w:tc>
          <w:tcPr>
            <w:tcW w:w="1000" w:type="dxa"/>
            <w:tcBorders>
              <w:top w:val="single" w:sz="4" w:space="0" w:color="000000"/>
              <w:left w:val="single" w:sz="4" w:space="0" w:color="000000"/>
              <w:bottom w:val="single" w:sz="4" w:space="0" w:color="000000"/>
              <w:right w:val="single" w:sz="4" w:space="0" w:color="000000"/>
            </w:tcBorders>
            <w:vAlign w:val="center"/>
          </w:tcPr>
          <w:p w14:paraId="40D65C92" w14:textId="77777777" w:rsidR="00442E7B" w:rsidRDefault="00171721">
            <w:pPr>
              <w:pStyle w:val="Predeterminado"/>
              <w:spacing w:before="40" w:after="40" w:line="240" w:lineRule="auto"/>
              <w:jc w:val="center"/>
            </w:pPr>
            <w:r>
              <w:rPr>
                <w:rStyle w:val="Ninguno"/>
                <w:rFonts w:cs="Arial"/>
                <w:sz w:val="16"/>
                <w:szCs w:val="16"/>
              </w:rPr>
              <w:t>0,9749</w:t>
            </w:r>
          </w:p>
        </w:tc>
        <w:tc>
          <w:tcPr>
            <w:tcW w:w="1000" w:type="dxa"/>
            <w:tcBorders>
              <w:top w:val="single" w:sz="4" w:space="0" w:color="000000"/>
              <w:left w:val="single" w:sz="4" w:space="0" w:color="000000"/>
              <w:bottom w:val="single" w:sz="4" w:space="0" w:color="000000"/>
              <w:right w:val="single" w:sz="4" w:space="0" w:color="000000"/>
            </w:tcBorders>
            <w:vAlign w:val="center"/>
          </w:tcPr>
          <w:p w14:paraId="40D65C93" w14:textId="77777777" w:rsidR="00442E7B" w:rsidRDefault="00171721">
            <w:pPr>
              <w:pStyle w:val="Predeterminado"/>
              <w:spacing w:before="40" w:after="40" w:line="240" w:lineRule="auto"/>
              <w:jc w:val="center"/>
            </w:pPr>
            <w:r>
              <w:rPr>
                <w:rStyle w:val="Ninguno"/>
                <w:rFonts w:cs="Arial"/>
                <w:sz w:val="16"/>
                <w:szCs w:val="16"/>
              </w:rPr>
              <w:t>0,9729</w:t>
            </w:r>
          </w:p>
        </w:tc>
        <w:tc>
          <w:tcPr>
            <w:tcW w:w="950" w:type="dxa"/>
            <w:tcBorders>
              <w:top w:val="single" w:sz="4" w:space="0" w:color="000000"/>
              <w:left w:val="single" w:sz="4" w:space="0" w:color="000000"/>
              <w:bottom w:val="single" w:sz="4" w:space="0" w:color="000000"/>
              <w:right w:val="single" w:sz="4" w:space="0" w:color="000000"/>
            </w:tcBorders>
            <w:vAlign w:val="center"/>
          </w:tcPr>
          <w:p w14:paraId="40D65C94" w14:textId="77777777" w:rsidR="00442E7B" w:rsidRDefault="00171721">
            <w:pPr>
              <w:pStyle w:val="Predeterminado"/>
              <w:spacing w:before="40" w:after="40" w:line="240" w:lineRule="auto"/>
              <w:jc w:val="center"/>
            </w:pPr>
            <w:r>
              <w:rPr>
                <w:rStyle w:val="Ninguno"/>
                <w:rFonts w:cs="Arial"/>
                <w:sz w:val="16"/>
                <w:szCs w:val="16"/>
              </w:rPr>
              <w:t>0,9739</w:t>
            </w:r>
          </w:p>
        </w:tc>
        <w:tc>
          <w:tcPr>
            <w:tcW w:w="1000" w:type="dxa"/>
            <w:tcBorders>
              <w:top w:val="single" w:sz="4" w:space="0" w:color="000000"/>
              <w:left w:val="single" w:sz="4" w:space="0" w:color="000000"/>
              <w:bottom w:val="single" w:sz="4" w:space="0" w:color="000000"/>
              <w:right w:val="single" w:sz="4" w:space="0" w:color="000000"/>
            </w:tcBorders>
            <w:vAlign w:val="center"/>
          </w:tcPr>
          <w:p w14:paraId="40D65C95" w14:textId="77777777" w:rsidR="00442E7B" w:rsidRDefault="00171721">
            <w:pPr>
              <w:pStyle w:val="Predeterminado"/>
              <w:spacing w:before="40" w:after="40" w:line="240" w:lineRule="auto"/>
              <w:jc w:val="center"/>
            </w:pPr>
            <w:r>
              <w:rPr>
                <w:rStyle w:val="Ninguno"/>
                <w:rFonts w:cs="Arial"/>
                <w:sz w:val="16"/>
                <w:szCs w:val="16"/>
              </w:rPr>
              <w:t>0,9847</w:t>
            </w:r>
          </w:p>
        </w:tc>
        <w:tc>
          <w:tcPr>
            <w:tcW w:w="1000" w:type="dxa"/>
            <w:tcBorders>
              <w:top w:val="single" w:sz="4" w:space="0" w:color="000000"/>
              <w:left w:val="single" w:sz="4" w:space="0" w:color="000000"/>
              <w:bottom w:val="single" w:sz="4" w:space="0" w:color="000000"/>
              <w:right w:val="single" w:sz="4" w:space="0" w:color="000000"/>
            </w:tcBorders>
            <w:vAlign w:val="center"/>
          </w:tcPr>
          <w:p w14:paraId="40D65C96" w14:textId="77777777" w:rsidR="00442E7B" w:rsidRDefault="00171721">
            <w:pPr>
              <w:pStyle w:val="Predeterminado"/>
              <w:spacing w:before="40" w:after="40" w:line="240" w:lineRule="auto"/>
              <w:jc w:val="center"/>
            </w:pPr>
            <w:r>
              <w:rPr>
                <w:rStyle w:val="Ninguno"/>
                <w:rFonts w:cs="Arial"/>
                <w:sz w:val="16"/>
                <w:szCs w:val="16"/>
              </w:rPr>
              <w:t>0,9</w:t>
            </w:r>
          </w:p>
        </w:tc>
      </w:tr>
      <w:tr w:rsidR="00442E7B" w14:paraId="40D65CA0" w14:textId="77777777">
        <w:trPr>
          <w:cantSplit/>
          <w:jc w:val="center"/>
        </w:trPr>
        <w:tc>
          <w:tcPr>
            <w:tcW w:w="2350" w:type="dxa"/>
            <w:tcBorders>
              <w:top w:val="single" w:sz="4" w:space="0" w:color="000000"/>
              <w:left w:val="single" w:sz="4" w:space="0" w:color="000000"/>
              <w:bottom w:val="single" w:sz="4" w:space="0" w:color="000000"/>
              <w:right w:val="single" w:sz="4" w:space="0" w:color="000000"/>
            </w:tcBorders>
            <w:vAlign w:val="center"/>
          </w:tcPr>
          <w:p w14:paraId="40D65C98" w14:textId="77777777" w:rsidR="00442E7B" w:rsidRDefault="00171721">
            <w:pPr>
              <w:pStyle w:val="Predeterminado"/>
              <w:spacing w:before="40" w:after="40" w:line="240" w:lineRule="auto"/>
            </w:pPr>
            <w:r>
              <w:rPr>
                <w:rStyle w:val="Ninguno"/>
                <w:rFonts w:cs="Arial"/>
                <w:sz w:val="16"/>
                <w:szCs w:val="16"/>
              </w:rPr>
              <w:t>Árbol de decisión</w:t>
            </w:r>
          </w:p>
        </w:tc>
        <w:tc>
          <w:tcPr>
            <w:tcW w:w="950" w:type="dxa"/>
            <w:tcBorders>
              <w:top w:val="single" w:sz="4" w:space="0" w:color="000000"/>
              <w:left w:val="single" w:sz="4" w:space="0" w:color="000000"/>
              <w:bottom w:val="single" w:sz="4" w:space="0" w:color="000000"/>
              <w:right w:val="single" w:sz="4" w:space="0" w:color="000000"/>
            </w:tcBorders>
            <w:vAlign w:val="center"/>
          </w:tcPr>
          <w:p w14:paraId="40D65C99" w14:textId="77777777" w:rsidR="00442E7B" w:rsidRDefault="00171721">
            <w:pPr>
              <w:pStyle w:val="Predeterminado"/>
              <w:spacing w:before="40" w:after="40" w:line="240" w:lineRule="auto"/>
              <w:jc w:val="center"/>
            </w:pPr>
            <w:r>
              <w:rPr>
                <w:rStyle w:val="Ninguno"/>
                <w:rFonts w:cs="Arial"/>
                <w:sz w:val="16"/>
                <w:szCs w:val="16"/>
              </w:rPr>
              <w:t>0,9730</w:t>
            </w:r>
          </w:p>
        </w:tc>
        <w:tc>
          <w:tcPr>
            <w:tcW w:w="1100" w:type="dxa"/>
            <w:tcBorders>
              <w:top w:val="single" w:sz="4" w:space="0" w:color="000000"/>
              <w:left w:val="single" w:sz="4" w:space="0" w:color="000000"/>
              <w:bottom w:val="single" w:sz="4" w:space="0" w:color="000000"/>
              <w:right w:val="single" w:sz="4" w:space="0" w:color="000000"/>
            </w:tcBorders>
            <w:vAlign w:val="center"/>
          </w:tcPr>
          <w:p w14:paraId="40D65C9A" w14:textId="77777777" w:rsidR="00442E7B" w:rsidRDefault="00171721">
            <w:pPr>
              <w:pStyle w:val="Predeterminado"/>
              <w:spacing w:before="40" w:after="40" w:line="240" w:lineRule="auto"/>
              <w:jc w:val="center"/>
            </w:pPr>
            <w:r>
              <w:rPr>
                <w:rStyle w:val="Ninguno"/>
                <w:rFonts w:cs="Arial"/>
                <w:sz w:val="16"/>
                <w:szCs w:val="16"/>
              </w:rPr>
              <w:t>0,9738</w:t>
            </w:r>
          </w:p>
        </w:tc>
        <w:tc>
          <w:tcPr>
            <w:tcW w:w="1000" w:type="dxa"/>
            <w:tcBorders>
              <w:top w:val="single" w:sz="4" w:space="0" w:color="000000"/>
              <w:left w:val="single" w:sz="4" w:space="0" w:color="000000"/>
              <w:bottom w:val="single" w:sz="4" w:space="0" w:color="000000"/>
              <w:right w:val="single" w:sz="4" w:space="0" w:color="000000"/>
            </w:tcBorders>
            <w:vAlign w:val="center"/>
          </w:tcPr>
          <w:p w14:paraId="40D65C9B" w14:textId="77777777" w:rsidR="00442E7B" w:rsidRDefault="00171721">
            <w:pPr>
              <w:pStyle w:val="Predeterminado"/>
              <w:spacing w:before="40" w:after="40" w:line="240" w:lineRule="auto"/>
              <w:jc w:val="center"/>
            </w:pPr>
            <w:r>
              <w:rPr>
                <w:rStyle w:val="Ninguno"/>
                <w:rFonts w:cs="Arial"/>
                <w:sz w:val="16"/>
                <w:szCs w:val="16"/>
              </w:rPr>
              <w:t>0,9523</w:t>
            </w:r>
          </w:p>
        </w:tc>
        <w:tc>
          <w:tcPr>
            <w:tcW w:w="1000" w:type="dxa"/>
            <w:tcBorders>
              <w:top w:val="single" w:sz="4" w:space="0" w:color="000000"/>
              <w:left w:val="single" w:sz="4" w:space="0" w:color="000000"/>
              <w:bottom w:val="single" w:sz="4" w:space="0" w:color="000000"/>
              <w:right w:val="single" w:sz="4" w:space="0" w:color="000000"/>
            </w:tcBorders>
            <w:vAlign w:val="center"/>
          </w:tcPr>
          <w:p w14:paraId="40D65C9C" w14:textId="77777777" w:rsidR="00442E7B" w:rsidRDefault="00171721">
            <w:pPr>
              <w:pStyle w:val="Predeterminado"/>
              <w:spacing w:before="40" w:after="40" w:line="240" w:lineRule="auto"/>
              <w:jc w:val="center"/>
            </w:pPr>
            <w:r>
              <w:rPr>
                <w:rStyle w:val="Ninguno"/>
                <w:rFonts w:cs="Arial"/>
                <w:sz w:val="16"/>
                <w:szCs w:val="16"/>
              </w:rPr>
              <w:t>0,9738</w:t>
            </w:r>
          </w:p>
        </w:tc>
        <w:tc>
          <w:tcPr>
            <w:tcW w:w="950" w:type="dxa"/>
            <w:tcBorders>
              <w:top w:val="single" w:sz="4" w:space="0" w:color="000000"/>
              <w:left w:val="single" w:sz="4" w:space="0" w:color="000000"/>
              <w:bottom w:val="single" w:sz="4" w:space="0" w:color="000000"/>
              <w:right w:val="single" w:sz="4" w:space="0" w:color="000000"/>
            </w:tcBorders>
            <w:vAlign w:val="center"/>
          </w:tcPr>
          <w:p w14:paraId="40D65C9D" w14:textId="77777777" w:rsidR="00442E7B" w:rsidRDefault="00171721">
            <w:pPr>
              <w:pStyle w:val="Predeterminado"/>
              <w:spacing w:before="40" w:after="40" w:line="240" w:lineRule="auto"/>
              <w:jc w:val="center"/>
            </w:pPr>
            <w:r>
              <w:rPr>
                <w:rStyle w:val="Ninguno"/>
                <w:rFonts w:cs="Arial"/>
                <w:sz w:val="16"/>
                <w:szCs w:val="16"/>
              </w:rPr>
              <w:t>0,9626</w:t>
            </w:r>
          </w:p>
        </w:tc>
        <w:tc>
          <w:tcPr>
            <w:tcW w:w="1000" w:type="dxa"/>
            <w:tcBorders>
              <w:top w:val="single" w:sz="4" w:space="0" w:color="000000"/>
              <w:left w:val="single" w:sz="4" w:space="0" w:color="000000"/>
              <w:bottom w:val="single" w:sz="4" w:space="0" w:color="000000"/>
              <w:right w:val="single" w:sz="4" w:space="0" w:color="000000"/>
            </w:tcBorders>
            <w:vAlign w:val="center"/>
          </w:tcPr>
          <w:p w14:paraId="40D65C9E" w14:textId="77777777" w:rsidR="00442E7B" w:rsidRDefault="00171721">
            <w:pPr>
              <w:pStyle w:val="Predeterminado"/>
              <w:spacing w:before="40" w:after="40" w:line="240" w:lineRule="auto"/>
              <w:jc w:val="center"/>
            </w:pPr>
            <w:r>
              <w:rPr>
                <w:rStyle w:val="Ninguno"/>
                <w:rFonts w:cs="Arial"/>
                <w:sz w:val="16"/>
                <w:szCs w:val="16"/>
              </w:rPr>
              <w:t>0,9735</w:t>
            </w:r>
          </w:p>
        </w:tc>
        <w:tc>
          <w:tcPr>
            <w:tcW w:w="1000" w:type="dxa"/>
            <w:tcBorders>
              <w:top w:val="single" w:sz="4" w:space="0" w:color="000000"/>
              <w:left w:val="single" w:sz="4" w:space="0" w:color="000000"/>
              <w:bottom w:val="single" w:sz="4" w:space="0" w:color="000000"/>
              <w:right w:val="single" w:sz="4" w:space="0" w:color="000000"/>
            </w:tcBorders>
            <w:vAlign w:val="center"/>
          </w:tcPr>
          <w:p w14:paraId="40D65C9F" w14:textId="77777777" w:rsidR="00442E7B" w:rsidRDefault="00171721">
            <w:pPr>
              <w:pStyle w:val="Predeterminado"/>
              <w:spacing w:before="40" w:after="40" w:line="240" w:lineRule="auto"/>
              <w:jc w:val="center"/>
            </w:pPr>
            <w:r>
              <w:rPr>
                <w:rStyle w:val="Ninguno"/>
                <w:rFonts w:cs="Arial"/>
                <w:sz w:val="16"/>
                <w:szCs w:val="16"/>
              </w:rPr>
              <w:t>0,3</w:t>
            </w:r>
          </w:p>
        </w:tc>
      </w:tr>
      <w:tr w:rsidR="00442E7B" w14:paraId="40D65CA9" w14:textId="77777777">
        <w:trPr>
          <w:cantSplit/>
          <w:jc w:val="center"/>
        </w:trPr>
        <w:tc>
          <w:tcPr>
            <w:tcW w:w="2350" w:type="dxa"/>
            <w:tcBorders>
              <w:top w:val="single" w:sz="4" w:space="0" w:color="000000"/>
              <w:left w:val="single" w:sz="4" w:space="0" w:color="000000"/>
              <w:bottom w:val="single" w:sz="4" w:space="0" w:color="000000"/>
              <w:right w:val="single" w:sz="4" w:space="0" w:color="000000"/>
            </w:tcBorders>
            <w:vAlign w:val="center"/>
          </w:tcPr>
          <w:p w14:paraId="40D65CA1" w14:textId="77777777" w:rsidR="00442E7B" w:rsidRDefault="00171721">
            <w:pPr>
              <w:pStyle w:val="Predeterminado"/>
              <w:keepNext/>
              <w:spacing w:before="40" w:after="40" w:line="240" w:lineRule="auto"/>
            </w:pPr>
            <w:r>
              <w:rPr>
                <w:rStyle w:val="Ninguno"/>
                <w:rFonts w:cs="Arial"/>
                <w:sz w:val="16"/>
                <w:szCs w:val="16"/>
              </w:rPr>
              <w:t>Regresión logística (línea base)</w:t>
            </w:r>
          </w:p>
        </w:tc>
        <w:tc>
          <w:tcPr>
            <w:tcW w:w="950" w:type="dxa"/>
            <w:tcBorders>
              <w:top w:val="single" w:sz="4" w:space="0" w:color="000000"/>
              <w:left w:val="single" w:sz="4" w:space="0" w:color="000000"/>
              <w:bottom w:val="single" w:sz="4" w:space="0" w:color="000000"/>
              <w:right w:val="single" w:sz="4" w:space="0" w:color="000000"/>
            </w:tcBorders>
            <w:vAlign w:val="center"/>
          </w:tcPr>
          <w:p w14:paraId="40D65CA2" w14:textId="77777777" w:rsidR="00442E7B" w:rsidRDefault="00171721">
            <w:pPr>
              <w:pStyle w:val="Predeterminado"/>
              <w:keepNext/>
              <w:spacing w:before="40" w:after="40" w:line="240" w:lineRule="auto"/>
              <w:jc w:val="center"/>
            </w:pPr>
            <w:r>
              <w:rPr>
                <w:rStyle w:val="Ninguno"/>
                <w:rFonts w:cs="Arial"/>
                <w:sz w:val="16"/>
                <w:szCs w:val="16"/>
              </w:rPr>
              <w:t>0,9724</w:t>
            </w:r>
          </w:p>
        </w:tc>
        <w:tc>
          <w:tcPr>
            <w:tcW w:w="1100" w:type="dxa"/>
            <w:tcBorders>
              <w:top w:val="single" w:sz="4" w:space="0" w:color="000000"/>
              <w:left w:val="single" w:sz="4" w:space="0" w:color="000000"/>
              <w:bottom w:val="single" w:sz="4" w:space="0" w:color="000000"/>
              <w:right w:val="single" w:sz="4" w:space="0" w:color="000000"/>
            </w:tcBorders>
            <w:vAlign w:val="center"/>
          </w:tcPr>
          <w:p w14:paraId="40D65CA3" w14:textId="77777777" w:rsidR="00442E7B" w:rsidRDefault="00171721">
            <w:pPr>
              <w:pStyle w:val="Predeterminado"/>
              <w:keepNext/>
              <w:spacing w:before="40" w:after="40" w:line="240" w:lineRule="auto"/>
              <w:jc w:val="center"/>
            </w:pPr>
            <w:r>
              <w:rPr>
                <w:rStyle w:val="Ninguno"/>
                <w:rFonts w:cs="Arial"/>
                <w:sz w:val="16"/>
                <w:szCs w:val="16"/>
              </w:rPr>
              <w:t>0,9669</w:t>
            </w:r>
          </w:p>
        </w:tc>
        <w:tc>
          <w:tcPr>
            <w:tcW w:w="1000" w:type="dxa"/>
            <w:tcBorders>
              <w:top w:val="single" w:sz="4" w:space="0" w:color="000000"/>
              <w:left w:val="single" w:sz="4" w:space="0" w:color="000000"/>
              <w:bottom w:val="single" w:sz="4" w:space="0" w:color="000000"/>
              <w:right w:val="single" w:sz="4" w:space="0" w:color="000000"/>
            </w:tcBorders>
            <w:vAlign w:val="center"/>
          </w:tcPr>
          <w:p w14:paraId="40D65CA4" w14:textId="77777777" w:rsidR="00442E7B" w:rsidRDefault="00171721">
            <w:pPr>
              <w:pStyle w:val="Predeterminado"/>
              <w:keepNext/>
              <w:spacing w:before="40" w:after="40" w:line="240" w:lineRule="auto"/>
              <w:jc w:val="center"/>
            </w:pPr>
            <w:r>
              <w:rPr>
                <w:rStyle w:val="Ninguno"/>
                <w:rFonts w:cs="Arial"/>
                <w:sz w:val="16"/>
                <w:szCs w:val="16"/>
              </w:rPr>
              <w:t>0,9505</w:t>
            </w:r>
          </w:p>
        </w:tc>
        <w:tc>
          <w:tcPr>
            <w:tcW w:w="1000" w:type="dxa"/>
            <w:tcBorders>
              <w:top w:val="single" w:sz="4" w:space="0" w:color="000000"/>
              <w:left w:val="single" w:sz="4" w:space="0" w:color="000000"/>
              <w:bottom w:val="single" w:sz="4" w:space="0" w:color="000000"/>
              <w:right w:val="single" w:sz="4" w:space="0" w:color="000000"/>
            </w:tcBorders>
            <w:vAlign w:val="center"/>
          </w:tcPr>
          <w:p w14:paraId="40D65CA5" w14:textId="77777777" w:rsidR="00442E7B" w:rsidRDefault="00171721">
            <w:pPr>
              <w:pStyle w:val="Predeterminado"/>
              <w:keepNext/>
              <w:spacing w:before="40" w:after="40" w:line="240" w:lineRule="auto"/>
              <w:jc w:val="center"/>
            </w:pPr>
            <w:r>
              <w:rPr>
                <w:rStyle w:val="Ninguno"/>
                <w:rFonts w:cs="Arial"/>
                <w:sz w:val="16"/>
                <w:szCs w:val="16"/>
              </w:rPr>
              <w:t>0,9669</w:t>
            </w:r>
          </w:p>
        </w:tc>
        <w:tc>
          <w:tcPr>
            <w:tcW w:w="950" w:type="dxa"/>
            <w:tcBorders>
              <w:top w:val="single" w:sz="4" w:space="0" w:color="000000"/>
              <w:left w:val="single" w:sz="4" w:space="0" w:color="000000"/>
              <w:bottom w:val="single" w:sz="4" w:space="0" w:color="000000"/>
              <w:right w:val="single" w:sz="4" w:space="0" w:color="000000"/>
            </w:tcBorders>
            <w:vAlign w:val="center"/>
          </w:tcPr>
          <w:p w14:paraId="40D65CA6" w14:textId="77777777" w:rsidR="00442E7B" w:rsidRDefault="00171721">
            <w:pPr>
              <w:pStyle w:val="Predeterminado"/>
              <w:keepNext/>
              <w:spacing w:before="40" w:after="40" w:line="240" w:lineRule="auto"/>
              <w:jc w:val="center"/>
            </w:pPr>
            <w:r>
              <w:rPr>
                <w:rStyle w:val="Ninguno"/>
                <w:rFonts w:cs="Arial"/>
                <w:sz w:val="16"/>
                <w:szCs w:val="16"/>
              </w:rPr>
              <w:t>0,9583</w:t>
            </w:r>
          </w:p>
        </w:tc>
        <w:tc>
          <w:tcPr>
            <w:tcW w:w="1000" w:type="dxa"/>
            <w:tcBorders>
              <w:top w:val="single" w:sz="4" w:space="0" w:color="000000"/>
              <w:left w:val="single" w:sz="4" w:space="0" w:color="000000"/>
              <w:bottom w:val="single" w:sz="4" w:space="0" w:color="000000"/>
              <w:right w:val="single" w:sz="4" w:space="0" w:color="000000"/>
            </w:tcBorders>
            <w:vAlign w:val="center"/>
          </w:tcPr>
          <w:p w14:paraId="40D65CA7" w14:textId="77777777" w:rsidR="00442E7B" w:rsidRDefault="00171721">
            <w:pPr>
              <w:pStyle w:val="Predeterminado"/>
              <w:keepNext/>
              <w:spacing w:before="40" w:after="40" w:line="240" w:lineRule="auto"/>
              <w:jc w:val="center"/>
            </w:pPr>
            <w:r>
              <w:rPr>
                <w:rStyle w:val="Ninguno"/>
                <w:rFonts w:cs="Arial"/>
                <w:sz w:val="16"/>
                <w:szCs w:val="16"/>
              </w:rPr>
              <w:t>0,9730</w:t>
            </w:r>
          </w:p>
        </w:tc>
        <w:tc>
          <w:tcPr>
            <w:tcW w:w="1000" w:type="dxa"/>
            <w:tcBorders>
              <w:top w:val="single" w:sz="4" w:space="0" w:color="000000"/>
              <w:left w:val="single" w:sz="4" w:space="0" w:color="000000"/>
              <w:bottom w:val="single" w:sz="4" w:space="0" w:color="000000"/>
              <w:right w:val="single" w:sz="4" w:space="0" w:color="000000"/>
            </w:tcBorders>
            <w:vAlign w:val="center"/>
          </w:tcPr>
          <w:p w14:paraId="40D65CA8" w14:textId="77777777" w:rsidR="00442E7B" w:rsidRDefault="00171721">
            <w:pPr>
              <w:pStyle w:val="Predeterminado"/>
              <w:keepNext/>
              <w:spacing w:before="40" w:after="40" w:line="240" w:lineRule="auto"/>
              <w:jc w:val="center"/>
            </w:pPr>
            <w:r>
              <w:rPr>
                <w:rStyle w:val="Ninguno"/>
                <w:rFonts w:cs="Arial"/>
                <w:sz w:val="16"/>
                <w:szCs w:val="16"/>
              </w:rPr>
              <w:t>4,9</w:t>
            </w:r>
          </w:p>
        </w:tc>
      </w:tr>
    </w:tbl>
    <w:p w14:paraId="40D65CAA" w14:textId="77777777" w:rsidR="00442E7B" w:rsidRDefault="00171721">
      <w:pPr>
        <w:pStyle w:val="Cuerpo"/>
        <w:keepNext/>
        <w:spacing w:after="0"/>
        <w:jc w:val="center"/>
        <w:rPr>
          <w:sz w:val="20"/>
          <w:szCs w:val="20"/>
        </w:rPr>
      </w:pPr>
      <w:r>
        <w:rPr>
          <w:rStyle w:val="Ninguno"/>
          <w:rFonts w:cs="Arial"/>
          <w:b/>
          <w:bCs/>
          <w:sz w:val="20"/>
          <w:szCs w:val="20"/>
        </w:rPr>
        <w:t>Tabla 8. Comparación de los modelos candidatos en el conjunto de validación (ordenados por F1 macro)</w:t>
      </w:r>
    </w:p>
    <w:p w14:paraId="40D65CAB" w14:textId="77777777" w:rsidR="00442E7B" w:rsidRDefault="00171721">
      <w:pPr>
        <w:pStyle w:val="Cuerpo"/>
        <w:jc w:val="center"/>
        <w:rPr>
          <w:sz w:val="20"/>
          <w:szCs w:val="20"/>
        </w:rPr>
      </w:pPr>
      <w:r>
        <w:rPr>
          <w:rStyle w:val="Ninguno"/>
          <w:rFonts w:cs="Arial"/>
          <w:i/>
          <w:iCs/>
          <w:sz w:val="20"/>
          <w:szCs w:val="20"/>
        </w:rPr>
        <w:t>Fuente: elaboración propia</w:t>
      </w:r>
    </w:p>
    <w:p w14:paraId="40D65CAC" w14:textId="77777777" w:rsidR="00442E7B" w:rsidRDefault="00171721">
      <w:pPr>
        <w:pStyle w:val="Cuerpo"/>
        <w:keepNext/>
        <w:spacing w:before="120" w:after="60"/>
        <w:jc w:val="center"/>
      </w:pPr>
      <w:r>
        <w:rPr>
          <w:noProof/>
        </w:rPr>
        <w:drawing>
          <wp:inline distT="0" distB="0" distL="0" distR="0" wp14:anchorId="40D65E50" wp14:editId="40D65E51">
            <wp:extent cx="5396230" cy="2943398"/>
            <wp:effectExtent l="0" t="0" r="0" b="0"/>
            <wp:docPr id="502" name="01_comparacion_f1_validation.png" descr="01_comparacion_f1_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01_comparacion_f1_validation.png"/>
                    <pic:cNvPicPr/>
                  </pic:nvPicPr>
                  <pic:blipFill>
                    <a:blip r:embed="rId24"/>
                    <a:stretch>
                      <a:fillRect/>
                    </a:stretch>
                  </pic:blipFill>
                  <pic:spPr>
                    <a:xfrm>
                      <a:off x="0" y="0"/>
                      <a:ext cx="5396230" cy="2943398"/>
                    </a:xfrm>
                    <a:prstGeom prst="rect">
                      <a:avLst/>
                    </a:prstGeom>
                  </pic:spPr>
                </pic:pic>
              </a:graphicData>
            </a:graphic>
          </wp:inline>
        </w:drawing>
      </w:r>
    </w:p>
    <w:p w14:paraId="40D65CAD" w14:textId="77777777" w:rsidR="00442E7B" w:rsidRDefault="00171721">
      <w:pPr>
        <w:pStyle w:val="Cuerpo"/>
        <w:jc w:val="center"/>
        <w:rPr>
          <w:sz w:val="20"/>
          <w:szCs w:val="20"/>
        </w:rPr>
      </w:pPr>
      <w:r>
        <w:rPr>
          <w:rStyle w:val="Ninguno"/>
          <w:rFonts w:cs="Arial"/>
          <w:i/>
          <w:iCs/>
          <w:sz w:val="20"/>
          <w:szCs w:val="20"/>
        </w:rPr>
        <w:t>Figura 5. F1 macro de los modelos candidatos en validación; se resalta el modelo seleccionado. Elaboración propia.</w:t>
      </w:r>
    </w:p>
    <w:p w14:paraId="40D65CAE" w14:textId="77777777" w:rsidR="00442E7B" w:rsidRDefault="00171721">
      <w:pPr>
        <w:pStyle w:val="Cuerpo"/>
        <w:keepNext/>
        <w:spacing w:after="120"/>
        <w:rPr>
          <w:sz w:val="24"/>
          <w:szCs w:val="24"/>
        </w:rPr>
      </w:pPr>
      <w:r>
        <w:rPr>
          <w:rStyle w:val="Ninguno"/>
          <w:rFonts w:cs="Arial"/>
          <w:b/>
          <w:bCs/>
          <w:sz w:val="24"/>
          <w:szCs w:val="24"/>
        </w:rPr>
        <w:t>Desempeño final del modelo seleccionado</w:t>
      </w:r>
    </w:p>
    <w:p w14:paraId="40D65CAF" w14:textId="77777777" w:rsidR="00442E7B" w:rsidRDefault="00171721">
      <w:pPr>
        <w:pStyle w:val="Cuerpo"/>
        <w:jc w:val="both"/>
        <w:rPr>
          <w:sz w:val="24"/>
          <w:szCs w:val="24"/>
        </w:rPr>
      </w:pPr>
      <w:r>
        <w:rPr>
          <w:rStyle w:val="Ninguno"/>
          <w:rFonts w:cs="Arial"/>
          <w:sz w:val="24"/>
          <w:szCs w:val="24"/>
        </w:rPr>
        <w:t>Evaluado una única vez sobre el conjunto de prueba (3.225 registros no utilizados en el ajuste ni en la selección), HistGradientBoosting obtuvo una exactitud de 0,9857, una exactitud balanceada de 0,9808, precisión y recobrado macro de 0,9753 y 0,9808, un F1 macro de 0,9780, un F1 ponderado de 0,9858, un ROC-AUC macro uno contra resto de 0,9995 y una pérdida logarítmica de 0,0427. La diferencia de F1 macro entre validación y prueba fue de apenas 0,0001, lo que evidencia estabilidad y ausencia de sobreajuste. La Tabla 9 detalla el desempeño por categoría.</w:t>
      </w:r>
    </w:p>
    <w:tbl>
      <w:tblPr>
        <w:tblStyle w:val="TableNormal"/>
        <w:tblW w:w="9250" w:type="dxa"/>
        <w:jc w:val="center"/>
        <w:tblInd w:w="0" w:type="dxa"/>
        <w:tblLayout w:type="fixed"/>
        <w:tblCellMar>
          <w:top w:w="60" w:type="dxa"/>
          <w:left w:w="80" w:type="dxa"/>
          <w:bottom w:w="60" w:type="dxa"/>
          <w:right w:w="80" w:type="dxa"/>
        </w:tblCellMar>
        <w:tblLook w:val="04A0" w:firstRow="1" w:lastRow="0" w:firstColumn="1" w:lastColumn="0" w:noHBand="0" w:noVBand="1"/>
      </w:tblPr>
      <w:tblGrid>
        <w:gridCol w:w="2700"/>
        <w:gridCol w:w="1100"/>
        <w:gridCol w:w="1100"/>
        <w:gridCol w:w="1100"/>
        <w:gridCol w:w="1100"/>
        <w:gridCol w:w="1100"/>
        <w:gridCol w:w="1050"/>
      </w:tblGrid>
      <w:tr w:rsidR="00442E7B" w14:paraId="40D65CB7" w14:textId="77777777">
        <w:trPr>
          <w:cantSplit/>
          <w:tblHeader/>
          <w:jc w:val="center"/>
        </w:trPr>
        <w:tc>
          <w:tcPr>
            <w:tcW w:w="27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0D65CB0" w14:textId="77777777" w:rsidR="00442E7B" w:rsidRDefault="00171721">
            <w:pPr>
              <w:pStyle w:val="Predeterminado"/>
              <w:spacing w:before="40" w:after="40" w:line="240" w:lineRule="auto"/>
              <w:jc w:val="center"/>
            </w:pPr>
            <w:r>
              <w:rPr>
                <w:rStyle w:val="Ninguno"/>
                <w:rFonts w:cs="Arial"/>
                <w:b/>
                <w:bCs/>
                <w:sz w:val="18"/>
                <w:szCs w:val="18"/>
              </w:rPr>
              <w:t>Categoría</w:t>
            </w:r>
          </w:p>
        </w:tc>
        <w:tc>
          <w:tcPr>
            <w:tcW w:w="11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0D65CB1" w14:textId="77777777" w:rsidR="00442E7B" w:rsidRDefault="00171721">
            <w:pPr>
              <w:pStyle w:val="Predeterminado"/>
              <w:spacing w:before="40" w:after="40" w:line="240" w:lineRule="auto"/>
              <w:jc w:val="center"/>
            </w:pPr>
            <w:r>
              <w:rPr>
                <w:rStyle w:val="Ninguno"/>
                <w:rFonts w:cs="Arial"/>
                <w:b/>
                <w:bCs/>
                <w:sz w:val="18"/>
                <w:szCs w:val="18"/>
              </w:rPr>
              <w:t>Precisión</w:t>
            </w:r>
          </w:p>
        </w:tc>
        <w:tc>
          <w:tcPr>
            <w:tcW w:w="11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0D65CB2" w14:textId="77777777" w:rsidR="00442E7B" w:rsidRDefault="00171721">
            <w:pPr>
              <w:pStyle w:val="Predeterminado"/>
              <w:spacing w:before="40" w:after="40" w:line="240" w:lineRule="auto"/>
              <w:jc w:val="center"/>
            </w:pPr>
            <w:r>
              <w:rPr>
                <w:rStyle w:val="Ninguno"/>
                <w:rFonts w:cs="Arial"/>
                <w:b/>
                <w:bCs/>
                <w:sz w:val="18"/>
                <w:szCs w:val="18"/>
              </w:rPr>
              <w:t>Recobrado</w:t>
            </w:r>
          </w:p>
        </w:tc>
        <w:tc>
          <w:tcPr>
            <w:tcW w:w="11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0D65CB3" w14:textId="77777777" w:rsidR="00442E7B" w:rsidRDefault="00171721">
            <w:pPr>
              <w:pStyle w:val="Predeterminado"/>
              <w:spacing w:before="40" w:after="40" w:line="240" w:lineRule="auto"/>
              <w:jc w:val="center"/>
            </w:pPr>
            <w:r>
              <w:rPr>
                <w:rStyle w:val="Ninguno"/>
                <w:rFonts w:cs="Arial"/>
                <w:b/>
                <w:bCs/>
                <w:sz w:val="18"/>
                <w:szCs w:val="18"/>
              </w:rPr>
              <w:t>F1</w:t>
            </w:r>
          </w:p>
        </w:tc>
        <w:tc>
          <w:tcPr>
            <w:tcW w:w="11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0D65CB4" w14:textId="77777777" w:rsidR="00442E7B" w:rsidRDefault="00171721">
            <w:pPr>
              <w:pStyle w:val="Predeterminado"/>
              <w:spacing w:before="40" w:after="40" w:line="240" w:lineRule="auto"/>
              <w:jc w:val="center"/>
            </w:pPr>
            <w:r>
              <w:rPr>
                <w:rStyle w:val="Ninguno"/>
                <w:rFonts w:cs="Arial"/>
                <w:b/>
                <w:bCs/>
                <w:sz w:val="18"/>
                <w:szCs w:val="18"/>
              </w:rPr>
              <w:t>ROC-AUC</w:t>
            </w:r>
          </w:p>
        </w:tc>
        <w:tc>
          <w:tcPr>
            <w:tcW w:w="11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0D65CB5" w14:textId="77777777" w:rsidR="00442E7B" w:rsidRDefault="00171721">
            <w:pPr>
              <w:pStyle w:val="Predeterminado"/>
              <w:spacing w:before="40" w:after="40" w:line="240" w:lineRule="auto"/>
              <w:jc w:val="center"/>
            </w:pPr>
            <w:r>
              <w:rPr>
                <w:rStyle w:val="Ninguno"/>
                <w:rFonts w:cs="Arial"/>
                <w:b/>
                <w:bCs/>
                <w:sz w:val="18"/>
                <w:szCs w:val="18"/>
              </w:rPr>
              <w:t>AP</w:t>
            </w:r>
          </w:p>
        </w:tc>
        <w:tc>
          <w:tcPr>
            <w:tcW w:w="105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0D65CB6" w14:textId="77777777" w:rsidR="00442E7B" w:rsidRDefault="00171721">
            <w:pPr>
              <w:pStyle w:val="Predeterminado"/>
              <w:spacing w:before="40" w:after="40" w:line="240" w:lineRule="auto"/>
              <w:jc w:val="center"/>
            </w:pPr>
            <w:r>
              <w:rPr>
                <w:rStyle w:val="Ninguno"/>
                <w:rFonts w:cs="Arial"/>
                <w:b/>
                <w:bCs/>
                <w:sz w:val="18"/>
                <w:szCs w:val="18"/>
              </w:rPr>
              <w:t>Soporte</w:t>
            </w:r>
          </w:p>
        </w:tc>
      </w:tr>
      <w:tr w:rsidR="00442E7B" w14:paraId="40D65CBF" w14:textId="77777777">
        <w:trPr>
          <w:cantSplit/>
          <w:jc w:val="center"/>
        </w:trPr>
        <w:tc>
          <w:tcPr>
            <w:tcW w:w="2700" w:type="dxa"/>
            <w:tcBorders>
              <w:top w:val="single" w:sz="4" w:space="0" w:color="000000"/>
              <w:left w:val="single" w:sz="4" w:space="0" w:color="000000"/>
              <w:bottom w:val="single" w:sz="4" w:space="0" w:color="000000"/>
              <w:right w:val="single" w:sz="4" w:space="0" w:color="000000"/>
            </w:tcBorders>
            <w:vAlign w:val="center"/>
          </w:tcPr>
          <w:p w14:paraId="40D65CB8" w14:textId="77777777" w:rsidR="00442E7B" w:rsidRDefault="00171721">
            <w:pPr>
              <w:pStyle w:val="Predeterminado"/>
              <w:spacing w:before="40" w:after="40" w:line="240" w:lineRule="auto"/>
            </w:pPr>
            <w:r>
              <w:rPr>
                <w:rStyle w:val="Ninguno"/>
                <w:rFonts w:cs="Arial"/>
                <w:sz w:val="18"/>
                <w:szCs w:val="18"/>
              </w:rPr>
              <w:lastRenderedPageBreak/>
              <w:t>Al día</w:t>
            </w:r>
          </w:p>
        </w:tc>
        <w:tc>
          <w:tcPr>
            <w:tcW w:w="1100" w:type="dxa"/>
            <w:tcBorders>
              <w:top w:val="single" w:sz="4" w:space="0" w:color="000000"/>
              <w:left w:val="single" w:sz="4" w:space="0" w:color="000000"/>
              <w:bottom w:val="single" w:sz="4" w:space="0" w:color="000000"/>
              <w:right w:val="single" w:sz="4" w:space="0" w:color="000000"/>
            </w:tcBorders>
            <w:vAlign w:val="center"/>
          </w:tcPr>
          <w:p w14:paraId="40D65CB9" w14:textId="77777777" w:rsidR="00442E7B" w:rsidRDefault="00171721">
            <w:pPr>
              <w:pStyle w:val="Predeterminado"/>
              <w:spacing w:before="40" w:after="40" w:line="240" w:lineRule="auto"/>
              <w:jc w:val="center"/>
            </w:pPr>
            <w:r>
              <w:rPr>
                <w:rStyle w:val="Ninguno"/>
                <w:rFonts w:cs="Arial"/>
                <w:sz w:val="18"/>
                <w:szCs w:val="18"/>
              </w:rPr>
              <w:t>0,9970</w:t>
            </w:r>
          </w:p>
        </w:tc>
        <w:tc>
          <w:tcPr>
            <w:tcW w:w="1100" w:type="dxa"/>
            <w:tcBorders>
              <w:top w:val="single" w:sz="4" w:space="0" w:color="000000"/>
              <w:left w:val="single" w:sz="4" w:space="0" w:color="000000"/>
              <w:bottom w:val="single" w:sz="4" w:space="0" w:color="000000"/>
              <w:right w:val="single" w:sz="4" w:space="0" w:color="000000"/>
            </w:tcBorders>
            <w:vAlign w:val="center"/>
          </w:tcPr>
          <w:p w14:paraId="40D65CBA" w14:textId="77777777" w:rsidR="00442E7B" w:rsidRDefault="00171721">
            <w:pPr>
              <w:pStyle w:val="Predeterminado"/>
              <w:spacing w:before="40" w:after="40" w:line="240" w:lineRule="auto"/>
              <w:jc w:val="center"/>
            </w:pPr>
            <w:r>
              <w:rPr>
                <w:rStyle w:val="Ninguno"/>
                <w:rFonts w:cs="Arial"/>
                <w:sz w:val="18"/>
                <w:szCs w:val="18"/>
              </w:rPr>
              <w:t>0,9922</w:t>
            </w:r>
          </w:p>
        </w:tc>
        <w:tc>
          <w:tcPr>
            <w:tcW w:w="1100" w:type="dxa"/>
            <w:tcBorders>
              <w:top w:val="single" w:sz="4" w:space="0" w:color="000000"/>
              <w:left w:val="single" w:sz="4" w:space="0" w:color="000000"/>
              <w:bottom w:val="single" w:sz="4" w:space="0" w:color="000000"/>
              <w:right w:val="single" w:sz="4" w:space="0" w:color="000000"/>
            </w:tcBorders>
            <w:vAlign w:val="center"/>
          </w:tcPr>
          <w:p w14:paraId="40D65CBB" w14:textId="77777777" w:rsidR="00442E7B" w:rsidRDefault="00171721">
            <w:pPr>
              <w:pStyle w:val="Predeterminado"/>
              <w:spacing w:before="40" w:after="40" w:line="240" w:lineRule="auto"/>
              <w:jc w:val="center"/>
            </w:pPr>
            <w:r>
              <w:rPr>
                <w:rStyle w:val="Ninguno"/>
                <w:rFonts w:cs="Arial"/>
                <w:sz w:val="18"/>
                <w:szCs w:val="18"/>
              </w:rPr>
              <w:t>0,9946</w:t>
            </w:r>
          </w:p>
        </w:tc>
        <w:tc>
          <w:tcPr>
            <w:tcW w:w="1100" w:type="dxa"/>
            <w:tcBorders>
              <w:top w:val="single" w:sz="4" w:space="0" w:color="000000"/>
              <w:left w:val="single" w:sz="4" w:space="0" w:color="000000"/>
              <w:bottom w:val="single" w:sz="4" w:space="0" w:color="000000"/>
              <w:right w:val="single" w:sz="4" w:space="0" w:color="000000"/>
            </w:tcBorders>
            <w:vAlign w:val="center"/>
          </w:tcPr>
          <w:p w14:paraId="40D65CBC" w14:textId="77777777" w:rsidR="00442E7B" w:rsidRDefault="00171721">
            <w:pPr>
              <w:pStyle w:val="Predeterminado"/>
              <w:spacing w:before="40" w:after="40" w:line="240" w:lineRule="auto"/>
              <w:jc w:val="center"/>
            </w:pPr>
            <w:r>
              <w:rPr>
                <w:rStyle w:val="Ninguno"/>
                <w:rFonts w:cs="Arial"/>
                <w:sz w:val="18"/>
                <w:szCs w:val="18"/>
              </w:rPr>
              <w:t>1,000</w:t>
            </w:r>
          </w:p>
        </w:tc>
        <w:tc>
          <w:tcPr>
            <w:tcW w:w="1100" w:type="dxa"/>
            <w:tcBorders>
              <w:top w:val="single" w:sz="4" w:space="0" w:color="000000"/>
              <w:left w:val="single" w:sz="4" w:space="0" w:color="000000"/>
              <w:bottom w:val="single" w:sz="4" w:space="0" w:color="000000"/>
              <w:right w:val="single" w:sz="4" w:space="0" w:color="000000"/>
            </w:tcBorders>
            <w:vAlign w:val="center"/>
          </w:tcPr>
          <w:p w14:paraId="40D65CBD" w14:textId="77777777" w:rsidR="00442E7B" w:rsidRDefault="00171721">
            <w:pPr>
              <w:pStyle w:val="Predeterminado"/>
              <w:spacing w:before="40" w:after="40" w:line="240" w:lineRule="auto"/>
              <w:jc w:val="center"/>
            </w:pPr>
            <w:r>
              <w:rPr>
                <w:rStyle w:val="Ninguno"/>
                <w:rFonts w:cs="Arial"/>
                <w:sz w:val="18"/>
                <w:szCs w:val="18"/>
              </w:rPr>
              <w:t>1,000</w:t>
            </w:r>
          </w:p>
        </w:tc>
        <w:tc>
          <w:tcPr>
            <w:tcW w:w="1050" w:type="dxa"/>
            <w:tcBorders>
              <w:top w:val="single" w:sz="4" w:space="0" w:color="000000"/>
              <w:left w:val="single" w:sz="4" w:space="0" w:color="000000"/>
              <w:bottom w:val="single" w:sz="4" w:space="0" w:color="000000"/>
              <w:right w:val="single" w:sz="4" w:space="0" w:color="000000"/>
            </w:tcBorders>
            <w:vAlign w:val="center"/>
          </w:tcPr>
          <w:p w14:paraId="40D65CBE" w14:textId="77777777" w:rsidR="00442E7B" w:rsidRDefault="00171721">
            <w:pPr>
              <w:pStyle w:val="Predeterminado"/>
              <w:spacing w:before="40" w:after="40" w:line="240" w:lineRule="auto"/>
              <w:jc w:val="center"/>
            </w:pPr>
            <w:r>
              <w:rPr>
                <w:rStyle w:val="Ninguno"/>
                <w:rFonts w:cs="Arial"/>
                <w:sz w:val="18"/>
                <w:szCs w:val="18"/>
              </w:rPr>
              <w:t>2.322</w:t>
            </w:r>
          </w:p>
        </w:tc>
      </w:tr>
      <w:tr w:rsidR="00442E7B" w14:paraId="40D65CC7" w14:textId="77777777">
        <w:trPr>
          <w:cantSplit/>
          <w:jc w:val="center"/>
        </w:trPr>
        <w:tc>
          <w:tcPr>
            <w:tcW w:w="2700" w:type="dxa"/>
            <w:tcBorders>
              <w:top w:val="single" w:sz="4" w:space="0" w:color="000000"/>
              <w:left w:val="single" w:sz="4" w:space="0" w:color="000000"/>
              <w:bottom w:val="single" w:sz="4" w:space="0" w:color="000000"/>
              <w:right w:val="single" w:sz="4" w:space="0" w:color="000000"/>
            </w:tcBorders>
            <w:vAlign w:val="center"/>
          </w:tcPr>
          <w:p w14:paraId="40D65CC0" w14:textId="77777777" w:rsidR="00442E7B" w:rsidRDefault="00171721">
            <w:pPr>
              <w:pStyle w:val="Predeterminado"/>
              <w:spacing w:before="40" w:after="40" w:line="240" w:lineRule="auto"/>
            </w:pPr>
            <w:r>
              <w:rPr>
                <w:rStyle w:val="Ninguno"/>
                <w:rFonts w:cs="Arial"/>
                <w:sz w:val="18"/>
                <w:szCs w:val="18"/>
              </w:rPr>
              <w:t>Mora de 1 a 7 días</w:t>
            </w:r>
          </w:p>
        </w:tc>
        <w:tc>
          <w:tcPr>
            <w:tcW w:w="1100" w:type="dxa"/>
            <w:tcBorders>
              <w:top w:val="single" w:sz="4" w:space="0" w:color="000000"/>
              <w:left w:val="single" w:sz="4" w:space="0" w:color="000000"/>
              <w:bottom w:val="single" w:sz="4" w:space="0" w:color="000000"/>
              <w:right w:val="single" w:sz="4" w:space="0" w:color="000000"/>
            </w:tcBorders>
            <w:vAlign w:val="center"/>
          </w:tcPr>
          <w:p w14:paraId="40D65CC1" w14:textId="77777777" w:rsidR="00442E7B" w:rsidRDefault="00171721">
            <w:pPr>
              <w:pStyle w:val="Predeterminado"/>
              <w:spacing w:before="40" w:after="40" w:line="240" w:lineRule="auto"/>
              <w:jc w:val="center"/>
            </w:pPr>
            <w:r>
              <w:rPr>
                <w:rStyle w:val="Ninguno"/>
                <w:rFonts w:cs="Arial"/>
                <w:sz w:val="18"/>
                <w:szCs w:val="18"/>
              </w:rPr>
              <w:t>0,9194</w:t>
            </w:r>
          </w:p>
        </w:tc>
        <w:tc>
          <w:tcPr>
            <w:tcW w:w="1100" w:type="dxa"/>
            <w:tcBorders>
              <w:top w:val="single" w:sz="4" w:space="0" w:color="000000"/>
              <w:left w:val="single" w:sz="4" w:space="0" w:color="000000"/>
              <w:bottom w:val="single" w:sz="4" w:space="0" w:color="000000"/>
              <w:right w:val="single" w:sz="4" w:space="0" w:color="000000"/>
            </w:tcBorders>
            <w:vAlign w:val="center"/>
          </w:tcPr>
          <w:p w14:paraId="40D65CC2" w14:textId="77777777" w:rsidR="00442E7B" w:rsidRDefault="00171721">
            <w:pPr>
              <w:pStyle w:val="Predeterminado"/>
              <w:spacing w:before="40" w:after="40" w:line="240" w:lineRule="auto"/>
              <w:jc w:val="center"/>
            </w:pPr>
            <w:r>
              <w:rPr>
                <w:rStyle w:val="Ninguno"/>
                <w:rFonts w:cs="Arial"/>
                <w:sz w:val="18"/>
                <w:szCs w:val="18"/>
              </w:rPr>
              <w:t>0,9506</w:t>
            </w:r>
          </w:p>
        </w:tc>
        <w:tc>
          <w:tcPr>
            <w:tcW w:w="1100" w:type="dxa"/>
            <w:tcBorders>
              <w:top w:val="single" w:sz="4" w:space="0" w:color="000000"/>
              <w:left w:val="single" w:sz="4" w:space="0" w:color="000000"/>
              <w:bottom w:val="single" w:sz="4" w:space="0" w:color="000000"/>
              <w:right w:val="single" w:sz="4" w:space="0" w:color="000000"/>
            </w:tcBorders>
            <w:vAlign w:val="center"/>
          </w:tcPr>
          <w:p w14:paraId="40D65CC3" w14:textId="77777777" w:rsidR="00442E7B" w:rsidRDefault="00171721">
            <w:pPr>
              <w:pStyle w:val="Predeterminado"/>
              <w:spacing w:before="40" w:after="40" w:line="240" w:lineRule="auto"/>
              <w:jc w:val="center"/>
            </w:pPr>
            <w:r>
              <w:rPr>
                <w:rStyle w:val="Ninguno"/>
                <w:rFonts w:cs="Arial"/>
                <w:sz w:val="18"/>
                <w:szCs w:val="18"/>
              </w:rPr>
              <w:t>0,9347</w:t>
            </w:r>
          </w:p>
        </w:tc>
        <w:tc>
          <w:tcPr>
            <w:tcW w:w="1100" w:type="dxa"/>
            <w:tcBorders>
              <w:top w:val="single" w:sz="4" w:space="0" w:color="000000"/>
              <w:left w:val="single" w:sz="4" w:space="0" w:color="000000"/>
              <w:bottom w:val="single" w:sz="4" w:space="0" w:color="000000"/>
              <w:right w:val="single" w:sz="4" w:space="0" w:color="000000"/>
            </w:tcBorders>
            <w:vAlign w:val="center"/>
          </w:tcPr>
          <w:p w14:paraId="40D65CC4" w14:textId="77777777" w:rsidR="00442E7B" w:rsidRDefault="00171721">
            <w:pPr>
              <w:pStyle w:val="Predeterminado"/>
              <w:spacing w:before="40" w:after="40" w:line="240" w:lineRule="auto"/>
              <w:jc w:val="center"/>
            </w:pPr>
            <w:r>
              <w:rPr>
                <w:rStyle w:val="Ninguno"/>
                <w:rFonts w:cs="Arial"/>
                <w:sz w:val="18"/>
                <w:szCs w:val="18"/>
              </w:rPr>
              <w:t>0,998</w:t>
            </w:r>
          </w:p>
        </w:tc>
        <w:tc>
          <w:tcPr>
            <w:tcW w:w="1100" w:type="dxa"/>
            <w:tcBorders>
              <w:top w:val="single" w:sz="4" w:space="0" w:color="000000"/>
              <w:left w:val="single" w:sz="4" w:space="0" w:color="000000"/>
              <w:bottom w:val="single" w:sz="4" w:space="0" w:color="000000"/>
              <w:right w:val="single" w:sz="4" w:space="0" w:color="000000"/>
            </w:tcBorders>
            <w:vAlign w:val="center"/>
          </w:tcPr>
          <w:p w14:paraId="40D65CC5" w14:textId="77777777" w:rsidR="00442E7B" w:rsidRDefault="00171721">
            <w:pPr>
              <w:pStyle w:val="Predeterminado"/>
              <w:spacing w:before="40" w:after="40" w:line="240" w:lineRule="auto"/>
              <w:jc w:val="center"/>
            </w:pPr>
            <w:r>
              <w:rPr>
                <w:rStyle w:val="Ninguno"/>
                <w:rFonts w:cs="Arial"/>
                <w:sz w:val="18"/>
                <w:szCs w:val="18"/>
              </w:rPr>
              <w:t>0,984</w:t>
            </w:r>
          </w:p>
        </w:tc>
        <w:tc>
          <w:tcPr>
            <w:tcW w:w="1050" w:type="dxa"/>
            <w:tcBorders>
              <w:top w:val="single" w:sz="4" w:space="0" w:color="000000"/>
              <w:left w:val="single" w:sz="4" w:space="0" w:color="000000"/>
              <w:bottom w:val="single" w:sz="4" w:space="0" w:color="000000"/>
              <w:right w:val="single" w:sz="4" w:space="0" w:color="000000"/>
            </w:tcBorders>
            <w:vAlign w:val="center"/>
          </w:tcPr>
          <w:p w14:paraId="40D65CC6" w14:textId="77777777" w:rsidR="00442E7B" w:rsidRDefault="00171721">
            <w:pPr>
              <w:pStyle w:val="Predeterminado"/>
              <w:spacing w:before="40" w:after="40" w:line="240" w:lineRule="auto"/>
              <w:jc w:val="center"/>
            </w:pPr>
            <w:r>
              <w:rPr>
                <w:rStyle w:val="Ninguno"/>
                <w:rFonts w:cs="Arial"/>
                <w:sz w:val="18"/>
                <w:szCs w:val="18"/>
              </w:rPr>
              <w:t>324</w:t>
            </w:r>
          </w:p>
        </w:tc>
      </w:tr>
      <w:tr w:rsidR="00442E7B" w14:paraId="40D65CCF" w14:textId="77777777">
        <w:trPr>
          <w:cantSplit/>
          <w:jc w:val="center"/>
        </w:trPr>
        <w:tc>
          <w:tcPr>
            <w:tcW w:w="2700" w:type="dxa"/>
            <w:tcBorders>
              <w:top w:val="single" w:sz="4" w:space="0" w:color="000000"/>
              <w:left w:val="single" w:sz="4" w:space="0" w:color="000000"/>
              <w:bottom w:val="single" w:sz="4" w:space="0" w:color="000000"/>
              <w:right w:val="single" w:sz="4" w:space="0" w:color="000000"/>
            </w:tcBorders>
            <w:vAlign w:val="center"/>
          </w:tcPr>
          <w:p w14:paraId="40D65CC8" w14:textId="77777777" w:rsidR="00442E7B" w:rsidRDefault="00171721">
            <w:pPr>
              <w:pStyle w:val="Predeterminado"/>
              <w:spacing w:before="40" w:after="40" w:line="240" w:lineRule="auto"/>
            </w:pPr>
            <w:r>
              <w:rPr>
                <w:rStyle w:val="Ninguno"/>
                <w:rFonts w:cs="Arial"/>
                <w:sz w:val="18"/>
                <w:szCs w:val="18"/>
              </w:rPr>
              <w:t>Mora de 8 a 30 días</w:t>
            </w:r>
          </w:p>
        </w:tc>
        <w:tc>
          <w:tcPr>
            <w:tcW w:w="1100" w:type="dxa"/>
            <w:tcBorders>
              <w:top w:val="single" w:sz="4" w:space="0" w:color="000000"/>
              <w:left w:val="single" w:sz="4" w:space="0" w:color="000000"/>
              <w:bottom w:val="single" w:sz="4" w:space="0" w:color="000000"/>
              <w:right w:val="single" w:sz="4" w:space="0" w:color="000000"/>
            </w:tcBorders>
            <w:vAlign w:val="center"/>
          </w:tcPr>
          <w:p w14:paraId="40D65CC9" w14:textId="77777777" w:rsidR="00442E7B" w:rsidRDefault="00171721">
            <w:pPr>
              <w:pStyle w:val="Predeterminado"/>
              <w:spacing w:before="40" w:after="40" w:line="240" w:lineRule="auto"/>
              <w:jc w:val="center"/>
            </w:pPr>
            <w:r>
              <w:rPr>
                <w:rStyle w:val="Ninguno"/>
                <w:rFonts w:cs="Arial"/>
                <w:sz w:val="18"/>
                <w:szCs w:val="18"/>
              </w:rPr>
              <w:t>0,9598</w:t>
            </w:r>
          </w:p>
        </w:tc>
        <w:tc>
          <w:tcPr>
            <w:tcW w:w="1100" w:type="dxa"/>
            <w:tcBorders>
              <w:top w:val="single" w:sz="4" w:space="0" w:color="000000"/>
              <w:left w:val="single" w:sz="4" w:space="0" w:color="000000"/>
              <w:bottom w:val="single" w:sz="4" w:space="0" w:color="000000"/>
              <w:right w:val="single" w:sz="4" w:space="0" w:color="000000"/>
            </w:tcBorders>
            <w:vAlign w:val="center"/>
          </w:tcPr>
          <w:p w14:paraId="40D65CCA" w14:textId="77777777" w:rsidR="00442E7B" w:rsidRDefault="00171721">
            <w:pPr>
              <w:pStyle w:val="Predeterminado"/>
              <w:spacing w:before="40" w:after="40" w:line="240" w:lineRule="auto"/>
              <w:jc w:val="center"/>
            </w:pPr>
            <w:r>
              <w:rPr>
                <w:rStyle w:val="Ninguno"/>
                <w:rFonts w:cs="Arial"/>
                <w:sz w:val="18"/>
                <w:szCs w:val="18"/>
              </w:rPr>
              <w:t>0,9556</w:t>
            </w:r>
          </w:p>
        </w:tc>
        <w:tc>
          <w:tcPr>
            <w:tcW w:w="1100" w:type="dxa"/>
            <w:tcBorders>
              <w:top w:val="single" w:sz="4" w:space="0" w:color="000000"/>
              <w:left w:val="single" w:sz="4" w:space="0" w:color="000000"/>
              <w:bottom w:val="single" w:sz="4" w:space="0" w:color="000000"/>
              <w:right w:val="single" w:sz="4" w:space="0" w:color="000000"/>
            </w:tcBorders>
            <w:vAlign w:val="center"/>
          </w:tcPr>
          <w:p w14:paraId="40D65CCB" w14:textId="77777777" w:rsidR="00442E7B" w:rsidRDefault="00171721">
            <w:pPr>
              <w:pStyle w:val="Predeterminado"/>
              <w:spacing w:before="40" w:after="40" w:line="240" w:lineRule="auto"/>
              <w:jc w:val="center"/>
            </w:pPr>
            <w:r>
              <w:rPr>
                <w:rStyle w:val="Ninguno"/>
                <w:rFonts w:cs="Arial"/>
                <w:sz w:val="18"/>
                <w:szCs w:val="18"/>
              </w:rPr>
              <w:t>0,9577</w:t>
            </w:r>
          </w:p>
        </w:tc>
        <w:tc>
          <w:tcPr>
            <w:tcW w:w="1100" w:type="dxa"/>
            <w:tcBorders>
              <w:top w:val="single" w:sz="4" w:space="0" w:color="000000"/>
              <w:left w:val="single" w:sz="4" w:space="0" w:color="000000"/>
              <w:bottom w:val="single" w:sz="4" w:space="0" w:color="000000"/>
              <w:right w:val="single" w:sz="4" w:space="0" w:color="000000"/>
            </w:tcBorders>
            <w:vAlign w:val="center"/>
          </w:tcPr>
          <w:p w14:paraId="40D65CCC" w14:textId="77777777" w:rsidR="00442E7B" w:rsidRDefault="00171721">
            <w:pPr>
              <w:pStyle w:val="Predeterminado"/>
              <w:spacing w:before="40" w:after="40" w:line="240" w:lineRule="auto"/>
              <w:jc w:val="center"/>
            </w:pPr>
            <w:r>
              <w:rPr>
                <w:rStyle w:val="Ninguno"/>
                <w:rFonts w:cs="Arial"/>
                <w:sz w:val="18"/>
                <w:szCs w:val="18"/>
              </w:rPr>
              <w:t>0,999</w:t>
            </w:r>
          </w:p>
        </w:tc>
        <w:tc>
          <w:tcPr>
            <w:tcW w:w="1100" w:type="dxa"/>
            <w:tcBorders>
              <w:top w:val="single" w:sz="4" w:space="0" w:color="000000"/>
              <w:left w:val="single" w:sz="4" w:space="0" w:color="000000"/>
              <w:bottom w:val="single" w:sz="4" w:space="0" w:color="000000"/>
              <w:right w:val="single" w:sz="4" w:space="0" w:color="000000"/>
            </w:tcBorders>
            <w:vAlign w:val="center"/>
          </w:tcPr>
          <w:p w14:paraId="40D65CCD" w14:textId="77777777" w:rsidR="00442E7B" w:rsidRDefault="00171721">
            <w:pPr>
              <w:pStyle w:val="Predeterminado"/>
              <w:spacing w:before="40" w:after="40" w:line="240" w:lineRule="auto"/>
              <w:jc w:val="center"/>
            </w:pPr>
            <w:r>
              <w:rPr>
                <w:rStyle w:val="Ninguno"/>
                <w:rFonts w:cs="Arial"/>
                <w:sz w:val="18"/>
                <w:szCs w:val="18"/>
              </w:rPr>
              <w:t>0,993</w:t>
            </w:r>
          </w:p>
        </w:tc>
        <w:tc>
          <w:tcPr>
            <w:tcW w:w="1050" w:type="dxa"/>
            <w:tcBorders>
              <w:top w:val="single" w:sz="4" w:space="0" w:color="000000"/>
              <w:left w:val="single" w:sz="4" w:space="0" w:color="000000"/>
              <w:bottom w:val="single" w:sz="4" w:space="0" w:color="000000"/>
              <w:right w:val="single" w:sz="4" w:space="0" w:color="000000"/>
            </w:tcBorders>
            <w:vAlign w:val="center"/>
          </w:tcPr>
          <w:p w14:paraId="40D65CCE" w14:textId="77777777" w:rsidR="00442E7B" w:rsidRDefault="00171721">
            <w:pPr>
              <w:pStyle w:val="Predeterminado"/>
              <w:spacing w:before="40" w:after="40" w:line="240" w:lineRule="auto"/>
              <w:jc w:val="center"/>
            </w:pPr>
            <w:r>
              <w:rPr>
                <w:rStyle w:val="Ninguno"/>
                <w:rFonts w:cs="Arial"/>
                <w:sz w:val="18"/>
                <w:szCs w:val="18"/>
              </w:rPr>
              <w:t>225</w:t>
            </w:r>
          </w:p>
        </w:tc>
      </w:tr>
      <w:tr w:rsidR="00442E7B" w14:paraId="40D65CD7" w14:textId="77777777">
        <w:trPr>
          <w:cantSplit/>
          <w:jc w:val="center"/>
        </w:trPr>
        <w:tc>
          <w:tcPr>
            <w:tcW w:w="2700" w:type="dxa"/>
            <w:tcBorders>
              <w:top w:val="single" w:sz="4" w:space="0" w:color="000000"/>
              <w:left w:val="single" w:sz="4" w:space="0" w:color="000000"/>
              <w:bottom w:val="single" w:sz="4" w:space="0" w:color="000000"/>
              <w:right w:val="single" w:sz="4" w:space="0" w:color="000000"/>
            </w:tcBorders>
            <w:vAlign w:val="center"/>
          </w:tcPr>
          <w:p w14:paraId="40D65CD0" w14:textId="77777777" w:rsidR="00442E7B" w:rsidRDefault="00171721">
            <w:pPr>
              <w:pStyle w:val="Predeterminado"/>
              <w:spacing w:before="40" w:after="40" w:line="240" w:lineRule="auto"/>
            </w:pPr>
            <w:r>
              <w:rPr>
                <w:rStyle w:val="Ninguno"/>
                <w:rFonts w:cs="Arial"/>
                <w:sz w:val="18"/>
                <w:szCs w:val="18"/>
              </w:rPr>
              <w:t>Mora de 31 a 60 días</w:t>
            </w:r>
          </w:p>
        </w:tc>
        <w:tc>
          <w:tcPr>
            <w:tcW w:w="1100" w:type="dxa"/>
            <w:tcBorders>
              <w:top w:val="single" w:sz="4" w:space="0" w:color="000000"/>
              <w:left w:val="single" w:sz="4" w:space="0" w:color="000000"/>
              <w:bottom w:val="single" w:sz="4" w:space="0" w:color="000000"/>
              <w:right w:val="single" w:sz="4" w:space="0" w:color="000000"/>
            </w:tcBorders>
            <w:vAlign w:val="center"/>
          </w:tcPr>
          <w:p w14:paraId="40D65CD1" w14:textId="77777777" w:rsidR="00442E7B" w:rsidRDefault="00171721">
            <w:pPr>
              <w:pStyle w:val="Predeterminado"/>
              <w:spacing w:before="40" w:after="40" w:line="240" w:lineRule="auto"/>
              <w:jc w:val="center"/>
            </w:pPr>
            <w:r>
              <w:rPr>
                <w:rStyle w:val="Ninguno"/>
                <w:rFonts w:cs="Arial"/>
                <w:sz w:val="18"/>
                <w:szCs w:val="18"/>
              </w:rPr>
              <w:t>0,9931</w:t>
            </w:r>
          </w:p>
        </w:tc>
        <w:tc>
          <w:tcPr>
            <w:tcW w:w="1100" w:type="dxa"/>
            <w:tcBorders>
              <w:top w:val="single" w:sz="4" w:space="0" w:color="000000"/>
              <w:left w:val="single" w:sz="4" w:space="0" w:color="000000"/>
              <w:bottom w:val="single" w:sz="4" w:space="0" w:color="000000"/>
              <w:right w:val="single" w:sz="4" w:space="0" w:color="000000"/>
            </w:tcBorders>
            <w:vAlign w:val="center"/>
          </w:tcPr>
          <w:p w14:paraId="40D65CD2" w14:textId="77777777" w:rsidR="00442E7B" w:rsidRDefault="00171721">
            <w:pPr>
              <w:pStyle w:val="Predeterminado"/>
              <w:spacing w:before="40" w:after="40" w:line="240" w:lineRule="auto"/>
              <w:jc w:val="center"/>
            </w:pPr>
            <w:r>
              <w:rPr>
                <w:rStyle w:val="Ninguno"/>
                <w:rFonts w:cs="Arial"/>
                <w:sz w:val="18"/>
                <w:szCs w:val="18"/>
              </w:rPr>
              <w:t>0,9862</w:t>
            </w:r>
          </w:p>
        </w:tc>
        <w:tc>
          <w:tcPr>
            <w:tcW w:w="1100" w:type="dxa"/>
            <w:tcBorders>
              <w:top w:val="single" w:sz="4" w:space="0" w:color="000000"/>
              <w:left w:val="single" w:sz="4" w:space="0" w:color="000000"/>
              <w:bottom w:val="single" w:sz="4" w:space="0" w:color="000000"/>
              <w:right w:val="single" w:sz="4" w:space="0" w:color="000000"/>
            </w:tcBorders>
            <w:vAlign w:val="center"/>
          </w:tcPr>
          <w:p w14:paraId="40D65CD3" w14:textId="77777777" w:rsidR="00442E7B" w:rsidRDefault="00171721">
            <w:pPr>
              <w:pStyle w:val="Predeterminado"/>
              <w:spacing w:before="40" w:after="40" w:line="240" w:lineRule="auto"/>
              <w:jc w:val="center"/>
            </w:pPr>
            <w:r>
              <w:rPr>
                <w:rStyle w:val="Ninguno"/>
                <w:rFonts w:cs="Arial"/>
                <w:sz w:val="18"/>
                <w:szCs w:val="18"/>
              </w:rPr>
              <w:t>0,9896</w:t>
            </w:r>
          </w:p>
        </w:tc>
        <w:tc>
          <w:tcPr>
            <w:tcW w:w="1100" w:type="dxa"/>
            <w:tcBorders>
              <w:top w:val="single" w:sz="4" w:space="0" w:color="000000"/>
              <w:left w:val="single" w:sz="4" w:space="0" w:color="000000"/>
              <w:bottom w:val="single" w:sz="4" w:space="0" w:color="000000"/>
              <w:right w:val="single" w:sz="4" w:space="0" w:color="000000"/>
            </w:tcBorders>
            <w:vAlign w:val="center"/>
          </w:tcPr>
          <w:p w14:paraId="40D65CD4" w14:textId="77777777" w:rsidR="00442E7B" w:rsidRDefault="00171721">
            <w:pPr>
              <w:pStyle w:val="Predeterminado"/>
              <w:spacing w:before="40" w:after="40" w:line="240" w:lineRule="auto"/>
              <w:jc w:val="center"/>
            </w:pPr>
            <w:r>
              <w:rPr>
                <w:rStyle w:val="Ninguno"/>
                <w:rFonts w:cs="Arial"/>
                <w:sz w:val="18"/>
                <w:szCs w:val="18"/>
              </w:rPr>
              <w:t>1,000</w:t>
            </w:r>
          </w:p>
        </w:tc>
        <w:tc>
          <w:tcPr>
            <w:tcW w:w="1100" w:type="dxa"/>
            <w:tcBorders>
              <w:top w:val="single" w:sz="4" w:space="0" w:color="000000"/>
              <w:left w:val="single" w:sz="4" w:space="0" w:color="000000"/>
              <w:bottom w:val="single" w:sz="4" w:space="0" w:color="000000"/>
              <w:right w:val="single" w:sz="4" w:space="0" w:color="000000"/>
            </w:tcBorders>
            <w:vAlign w:val="center"/>
          </w:tcPr>
          <w:p w14:paraId="40D65CD5" w14:textId="77777777" w:rsidR="00442E7B" w:rsidRDefault="00171721">
            <w:pPr>
              <w:pStyle w:val="Predeterminado"/>
              <w:spacing w:before="40" w:after="40" w:line="240" w:lineRule="auto"/>
              <w:jc w:val="center"/>
            </w:pPr>
            <w:r>
              <w:rPr>
                <w:rStyle w:val="Ninguno"/>
                <w:rFonts w:cs="Arial"/>
                <w:sz w:val="18"/>
                <w:szCs w:val="18"/>
              </w:rPr>
              <w:t>1,000</w:t>
            </w:r>
          </w:p>
        </w:tc>
        <w:tc>
          <w:tcPr>
            <w:tcW w:w="1050" w:type="dxa"/>
            <w:tcBorders>
              <w:top w:val="single" w:sz="4" w:space="0" w:color="000000"/>
              <w:left w:val="single" w:sz="4" w:space="0" w:color="000000"/>
              <w:bottom w:val="single" w:sz="4" w:space="0" w:color="000000"/>
              <w:right w:val="single" w:sz="4" w:space="0" w:color="000000"/>
            </w:tcBorders>
            <w:vAlign w:val="center"/>
          </w:tcPr>
          <w:p w14:paraId="40D65CD6" w14:textId="77777777" w:rsidR="00442E7B" w:rsidRDefault="00171721">
            <w:pPr>
              <w:pStyle w:val="Predeterminado"/>
              <w:spacing w:before="40" w:after="40" w:line="240" w:lineRule="auto"/>
              <w:jc w:val="center"/>
            </w:pPr>
            <w:r>
              <w:rPr>
                <w:rStyle w:val="Ninguno"/>
                <w:rFonts w:cs="Arial"/>
                <w:sz w:val="18"/>
                <w:szCs w:val="18"/>
              </w:rPr>
              <w:t>145</w:t>
            </w:r>
          </w:p>
        </w:tc>
      </w:tr>
      <w:tr w:rsidR="00442E7B" w14:paraId="40D65CDF" w14:textId="77777777">
        <w:trPr>
          <w:cantSplit/>
          <w:jc w:val="center"/>
        </w:trPr>
        <w:tc>
          <w:tcPr>
            <w:tcW w:w="2700" w:type="dxa"/>
            <w:tcBorders>
              <w:top w:val="single" w:sz="4" w:space="0" w:color="000000"/>
              <w:left w:val="single" w:sz="4" w:space="0" w:color="000000"/>
              <w:bottom w:val="single" w:sz="4" w:space="0" w:color="000000"/>
              <w:right w:val="single" w:sz="4" w:space="0" w:color="000000"/>
            </w:tcBorders>
            <w:vAlign w:val="center"/>
          </w:tcPr>
          <w:p w14:paraId="40D65CD8" w14:textId="77777777" w:rsidR="00442E7B" w:rsidRDefault="00171721">
            <w:pPr>
              <w:pStyle w:val="Predeterminado"/>
              <w:spacing w:before="40" w:after="40" w:line="240" w:lineRule="auto"/>
            </w:pPr>
            <w:r>
              <w:rPr>
                <w:rStyle w:val="Ninguno"/>
                <w:rFonts w:cs="Arial"/>
                <w:sz w:val="18"/>
                <w:szCs w:val="18"/>
              </w:rPr>
              <w:t>Mora de 61 a 90 días</w:t>
            </w:r>
          </w:p>
        </w:tc>
        <w:tc>
          <w:tcPr>
            <w:tcW w:w="1100" w:type="dxa"/>
            <w:tcBorders>
              <w:top w:val="single" w:sz="4" w:space="0" w:color="000000"/>
              <w:left w:val="single" w:sz="4" w:space="0" w:color="000000"/>
              <w:bottom w:val="single" w:sz="4" w:space="0" w:color="000000"/>
              <w:right w:val="single" w:sz="4" w:space="0" w:color="000000"/>
            </w:tcBorders>
            <w:vAlign w:val="center"/>
          </w:tcPr>
          <w:p w14:paraId="40D65CD9" w14:textId="77777777" w:rsidR="00442E7B" w:rsidRDefault="00171721">
            <w:pPr>
              <w:pStyle w:val="Predeterminado"/>
              <w:spacing w:before="40" w:after="40" w:line="240" w:lineRule="auto"/>
              <w:jc w:val="center"/>
            </w:pPr>
            <w:r>
              <w:rPr>
                <w:rStyle w:val="Ninguno"/>
                <w:rFonts w:cs="Arial"/>
                <w:sz w:val="18"/>
                <w:szCs w:val="18"/>
              </w:rPr>
              <w:t>0,9825</w:t>
            </w:r>
          </w:p>
        </w:tc>
        <w:tc>
          <w:tcPr>
            <w:tcW w:w="1100" w:type="dxa"/>
            <w:tcBorders>
              <w:top w:val="single" w:sz="4" w:space="0" w:color="000000"/>
              <w:left w:val="single" w:sz="4" w:space="0" w:color="000000"/>
              <w:bottom w:val="single" w:sz="4" w:space="0" w:color="000000"/>
              <w:right w:val="single" w:sz="4" w:space="0" w:color="000000"/>
            </w:tcBorders>
            <w:vAlign w:val="center"/>
          </w:tcPr>
          <w:p w14:paraId="40D65CDA" w14:textId="77777777" w:rsidR="00442E7B" w:rsidRDefault="00171721">
            <w:pPr>
              <w:pStyle w:val="Predeterminado"/>
              <w:spacing w:before="40" w:after="40" w:line="240" w:lineRule="auto"/>
              <w:jc w:val="center"/>
            </w:pPr>
            <w:r>
              <w:rPr>
                <w:rStyle w:val="Ninguno"/>
                <w:rFonts w:cs="Arial"/>
                <w:sz w:val="18"/>
                <w:szCs w:val="18"/>
              </w:rPr>
              <w:t>1,0000</w:t>
            </w:r>
          </w:p>
        </w:tc>
        <w:tc>
          <w:tcPr>
            <w:tcW w:w="1100" w:type="dxa"/>
            <w:tcBorders>
              <w:top w:val="single" w:sz="4" w:space="0" w:color="000000"/>
              <w:left w:val="single" w:sz="4" w:space="0" w:color="000000"/>
              <w:bottom w:val="single" w:sz="4" w:space="0" w:color="000000"/>
              <w:right w:val="single" w:sz="4" w:space="0" w:color="000000"/>
            </w:tcBorders>
            <w:vAlign w:val="center"/>
          </w:tcPr>
          <w:p w14:paraId="40D65CDB" w14:textId="77777777" w:rsidR="00442E7B" w:rsidRDefault="00171721">
            <w:pPr>
              <w:pStyle w:val="Predeterminado"/>
              <w:spacing w:before="40" w:after="40" w:line="240" w:lineRule="auto"/>
              <w:jc w:val="center"/>
            </w:pPr>
            <w:r>
              <w:rPr>
                <w:rStyle w:val="Ninguno"/>
                <w:rFonts w:cs="Arial"/>
                <w:sz w:val="18"/>
                <w:szCs w:val="18"/>
              </w:rPr>
              <w:t>0,9912</w:t>
            </w:r>
          </w:p>
        </w:tc>
        <w:tc>
          <w:tcPr>
            <w:tcW w:w="1100" w:type="dxa"/>
            <w:tcBorders>
              <w:top w:val="single" w:sz="4" w:space="0" w:color="000000"/>
              <w:left w:val="single" w:sz="4" w:space="0" w:color="000000"/>
              <w:bottom w:val="single" w:sz="4" w:space="0" w:color="000000"/>
              <w:right w:val="single" w:sz="4" w:space="0" w:color="000000"/>
            </w:tcBorders>
            <w:vAlign w:val="center"/>
          </w:tcPr>
          <w:p w14:paraId="40D65CDC" w14:textId="77777777" w:rsidR="00442E7B" w:rsidRDefault="00171721">
            <w:pPr>
              <w:pStyle w:val="Predeterminado"/>
              <w:spacing w:before="40" w:after="40" w:line="240" w:lineRule="auto"/>
              <w:jc w:val="center"/>
            </w:pPr>
            <w:r>
              <w:rPr>
                <w:rStyle w:val="Ninguno"/>
                <w:rFonts w:cs="Arial"/>
                <w:sz w:val="18"/>
                <w:szCs w:val="18"/>
              </w:rPr>
              <w:t>1,000</w:t>
            </w:r>
          </w:p>
        </w:tc>
        <w:tc>
          <w:tcPr>
            <w:tcW w:w="1100" w:type="dxa"/>
            <w:tcBorders>
              <w:top w:val="single" w:sz="4" w:space="0" w:color="000000"/>
              <w:left w:val="single" w:sz="4" w:space="0" w:color="000000"/>
              <w:bottom w:val="single" w:sz="4" w:space="0" w:color="000000"/>
              <w:right w:val="single" w:sz="4" w:space="0" w:color="000000"/>
            </w:tcBorders>
            <w:vAlign w:val="center"/>
          </w:tcPr>
          <w:p w14:paraId="40D65CDD" w14:textId="77777777" w:rsidR="00442E7B" w:rsidRDefault="00171721">
            <w:pPr>
              <w:pStyle w:val="Predeterminado"/>
              <w:spacing w:before="40" w:after="40" w:line="240" w:lineRule="auto"/>
              <w:jc w:val="center"/>
            </w:pPr>
            <w:r>
              <w:rPr>
                <w:rStyle w:val="Ninguno"/>
                <w:rFonts w:cs="Arial"/>
                <w:sz w:val="18"/>
                <w:szCs w:val="18"/>
              </w:rPr>
              <w:t>1,000</w:t>
            </w:r>
          </w:p>
        </w:tc>
        <w:tc>
          <w:tcPr>
            <w:tcW w:w="1050" w:type="dxa"/>
            <w:tcBorders>
              <w:top w:val="single" w:sz="4" w:space="0" w:color="000000"/>
              <w:left w:val="single" w:sz="4" w:space="0" w:color="000000"/>
              <w:bottom w:val="single" w:sz="4" w:space="0" w:color="000000"/>
              <w:right w:val="single" w:sz="4" w:space="0" w:color="000000"/>
            </w:tcBorders>
            <w:vAlign w:val="center"/>
          </w:tcPr>
          <w:p w14:paraId="40D65CDE" w14:textId="77777777" w:rsidR="00442E7B" w:rsidRDefault="00171721">
            <w:pPr>
              <w:pStyle w:val="Predeterminado"/>
              <w:spacing w:before="40" w:after="40" w:line="240" w:lineRule="auto"/>
              <w:jc w:val="center"/>
            </w:pPr>
            <w:r>
              <w:rPr>
                <w:rStyle w:val="Ninguno"/>
                <w:rFonts w:cs="Arial"/>
                <w:sz w:val="18"/>
                <w:szCs w:val="18"/>
              </w:rPr>
              <w:t>112</w:t>
            </w:r>
          </w:p>
        </w:tc>
      </w:tr>
      <w:tr w:rsidR="00442E7B" w14:paraId="40D65CE7" w14:textId="77777777">
        <w:trPr>
          <w:cantSplit/>
          <w:jc w:val="center"/>
        </w:trPr>
        <w:tc>
          <w:tcPr>
            <w:tcW w:w="2700" w:type="dxa"/>
            <w:tcBorders>
              <w:top w:val="single" w:sz="4" w:space="0" w:color="000000"/>
              <w:left w:val="single" w:sz="4" w:space="0" w:color="000000"/>
              <w:bottom w:val="single" w:sz="4" w:space="0" w:color="000000"/>
              <w:right w:val="single" w:sz="4" w:space="0" w:color="000000"/>
            </w:tcBorders>
            <w:vAlign w:val="center"/>
          </w:tcPr>
          <w:p w14:paraId="40D65CE0" w14:textId="77777777" w:rsidR="00442E7B" w:rsidRDefault="00171721">
            <w:pPr>
              <w:pStyle w:val="Predeterminado"/>
              <w:spacing w:before="40" w:after="40" w:line="240" w:lineRule="auto"/>
            </w:pPr>
            <w:r>
              <w:rPr>
                <w:rStyle w:val="Ninguno"/>
                <w:rFonts w:cs="Arial"/>
                <w:sz w:val="18"/>
                <w:szCs w:val="18"/>
              </w:rPr>
              <w:t>Mora de más de 90 días</w:t>
            </w:r>
          </w:p>
        </w:tc>
        <w:tc>
          <w:tcPr>
            <w:tcW w:w="1100" w:type="dxa"/>
            <w:tcBorders>
              <w:top w:val="single" w:sz="4" w:space="0" w:color="000000"/>
              <w:left w:val="single" w:sz="4" w:space="0" w:color="000000"/>
              <w:bottom w:val="single" w:sz="4" w:space="0" w:color="000000"/>
              <w:right w:val="single" w:sz="4" w:space="0" w:color="000000"/>
            </w:tcBorders>
            <w:vAlign w:val="center"/>
          </w:tcPr>
          <w:p w14:paraId="40D65CE1" w14:textId="77777777" w:rsidR="00442E7B" w:rsidRDefault="00171721">
            <w:pPr>
              <w:pStyle w:val="Predeterminado"/>
              <w:spacing w:before="40" w:after="40" w:line="240" w:lineRule="auto"/>
              <w:jc w:val="center"/>
            </w:pPr>
            <w:r>
              <w:rPr>
                <w:rStyle w:val="Ninguno"/>
                <w:rFonts w:cs="Arial"/>
                <w:sz w:val="18"/>
                <w:szCs w:val="18"/>
              </w:rPr>
              <w:t>1,0000</w:t>
            </w:r>
          </w:p>
        </w:tc>
        <w:tc>
          <w:tcPr>
            <w:tcW w:w="1100" w:type="dxa"/>
            <w:tcBorders>
              <w:top w:val="single" w:sz="4" w:space="0" w:color="000000"/>
              <w:left w:val="single" w:sz="4" w:space="0" w:color="000000"/>
              <w:bottom w:val="single" w:sz="4" w:space="0" w:color="000000"/>
              <w:right w:val="single" w:sz="4" w:space="0" w:color="000000"/>
            </w:tcBorders>
            <w:vAlign w:val="center"/>
          </w:tcPr>
          <w:p w14:paraId="40D65CE2" w14:textId="77777777" w:rsidR="00442E7B" w:rsidRDefault="00171721">
            <w:pPr>
              <w:pStyle w:val="Predeterminado"/>
              <w:spacing w:before="40" w:after="40" w:line="240" w:lineRule="auto"/>
              <w:jc w:val="center"/>
            </w:pPr>
            <w:r>
              <w:rPr>
                <w:rStyle w:val="Ninguno"/>
                <w:rFonts w:cs="Arial"/>
                <w:sz w:val="18"/>
                <w:szCs w:val="18"/>
              </w:rPr>
              <w:t>1,0000</w:t>
            </w:r>
          </w:p>
        </w:tc>
        <w:tc>
          <w:tcPr>
            <w:tcW w:w="1100" w:type="dxa"/>
            <w:tcBorders>
              <w:top w:val="single" w:sz="4" w:space="0" w:color="000000"/>
              <w:left w:val="single" w:sz="4" w:space="0" w:color="000000"/>
              <w:bottom w:val="single" w:sz="4" w:space="0" w:color="000000"/>
              <w:right w:val="single" w:sz="4" w:space="0" w:color="000000"/>
            </w:tcBorders>
            <w:vAlign w:val="center"/>
          </w:tcPr>
          <w:p w14:paraId="40D65CE3" w14:textId="77777777" w:rsidR="00442E7B" w:rsidRDefault="00171721">
            <w:pPr>
              <w:pStyle w:val="Predeterminado"/>
              <w:spacing w:before="40" w:after="40" w:line="240" w:lineRule="auto"/>
              <w:jc w:val="center"/>
            </w:pPr>
            <w:r>
              <w:rPr>
                <w:rStyle w:val="Ninguno"/>
                <w:rFonts w:cs="Arial"/>
                <w:sz w:val="18"/>
                <w:szCs w:val="18"/>
              </w:rPr>
              <w:t>1,0000</w:t>
            </w:r>
          </w:p>
        </w:tc>
        <w:tc>
          <w:tcPr>
            <w:tcW w:w="1100" w:type="dxa"/>
            <w:tcBorders>
              <w:top w:val="single" w:sz="4" w:space="0" w:color="000000"/>
              <w:left w:val="single" w:sz="4" w:space="0" w:color="000000"/>
              <w:bottom w:val="single" w:sz="4" w:space="0" w:color="000000"/>
              <w:right w:val="single" w:sz="4" w:space="0" w:color="000000"/>
            </w:tcBorders>
            <w:vAlign w:val="center"/>
          </w:tcPr>
          <w:p w14:paraId="40D65CE4" w14:textId="77777777" w:rsidR="00442E7B" w:rsidRDefault="00171721">
            <w:pPr>
              <w:pStyle w:val="Predeterminado"/>
              <w:spacing w:before="40" w:after="40" w:line="240" w:lineRule="auto"/>
              <w:jc w:val="center"/>
            </w:pPr>
            <w:r>
              <w:rPr>
                <w:rStyle w:val="Ninguno"/>
                <w:rFonts w:cs="Arial"/>
                <w:sz w:val="18"/>
                <w:szCs w:val="18"/>
              </w:rPr>
              <w:t>1,000</w:t>
            </w:r>
          </w:p>
        </w:tc>
        <w:tc>
          <w:tcPr>
            <w:tcW w:w="1100" w:type="dxa"/>
            <w:tcBorders>
              <w:top w:val="single" w:sz="4" w:space="0" w:color="000000"/>
              <w:left w:val="single" w:sz="4" w:space="0" w:color="000000"/>
              <w:bottom w:val="single" w:sz="4" w:space="0" w:color="000000"/>
              <w:right w:val="single" w:sz="4" w:space="0" w:color="000000"/>
            </w:tcBorders>
            <w:vAlign w:val="center"/>
          </w:tcPr>
          <w:p w14:paraId="40D65CE5" w14:textId="77777777" w:rsidR="00442E7B" w:rsidRDefault="00171721">
            <w:pPr>
              <w:pStyle w:val="Predeterminado"/>
              <w:spacing w:before="40" w:after="40" w:line="240" w:lineRule="auto"/>
              <w:jc w:val="center"/>
            </w:pPr>
            <w:r>
              <w:rPr>
                <w:rStyle w:val="Ninguno"/>
                <w:rFonts w:cs="Arial"/>
                <w:sz w:val="18"/>
                <w:szCs w:val="18"/>
              </w:rPr>
              <w:t>1,000</w:t>
            </w:r>
          </w:p>
        </w:tc>
        <w:tc>
          <w:tcPr>
            <w:tcW w:w="1050" w:type="dxa"/>
            <w:tcBorders>
              <w:top w:val="single" w:sz="4" w:space="0" w:color="000000"/>
              <w:left w:val="single" w:sz="4" w:space="0" w:color="000000"/>
              <w:bottom w:val="single" w:sz="4" w:space="0" w:color="000000"/>
              <w:right w:val="single" w:sz="4" w:space="0" w:color="000000"/>
            </w:tcBorders>
            <w:vAlign w:val="center"/>
          </w:tcPr>
          <w:p w14:paraId="40D65CE6" w14:textId="77777777" w:rsidR="00442E7B" w:rsidRDefault="00171721">
            <w:pPr>
              <w:pStyle w:val="Predeterminado"/>
              <w:spacing w:before="40" w:after="40" w:line="240" w:lineRule="auto"/>
              <w:jc w:val="center"/>
            </w:pPr>
            <w:r>
              <w:rPr>
                <w:rStyle w:val="Ninguno"/>
                <w:rFonts w:cs="Arial"/>
                <w:sz w:val="18"/>
                <w:szCs w:val="18"/>
              </w:rPr>
              <w:t>97</w:t>
            </w:r>
          </w:p>
        </w:tc>
      </w:tr>
      <w:tr w:rsidR="00442E7B" w14:paraId="40D65CEF" w14:textId="77777777">
        <w:trPr>
          <w:cantSplit/>
          <w:jc w:val="center"/>
        </w:trPr>
        <w:tc>
          <w:tcPr>
            <w:tcW w:w="2700" w:type="dxa"/>
            <w:tcBorders>
              <w:top w:val="single" w:sz="4" w:space="0" w:color="000000"/>
              <w:left w:val="single" w:sz="4" w:space="0" w:color="000000"/>
              <w:bottom w:val="single" w:sz="4" w:space="0" w:color="000000"/>
              <w:right w:val="single" w:sz="4" w:space="0" w:color="000000"/>
            </w:tcBorders>
            <w:vAlign w:val="center"/>
          </w:tcPr>
          <w:p w14:paraId="40D65CE8" w14:textId="77777777" w:rsidR="00442E7B" w:rsidRDefault="00171721">
            <w:pPr>
              <w:pStyle w:val="Predeterminado"/>
              <w:keepNext/>
              <w:spacing w:before="40" w:after="40" w:line="240" w:lineRule="auto"/>
            </w:pPr>
            <w:r>
              <w:rPr>
                <w:rStyle w:val="Ninguno"/>
                <w:rFonts w:cs="Arial"/>
                <w:b/>
                <w:bCs/>
                <w:sz w:val="18"/>
                <w:szCs w:val="18"/>
              </w:rPr>
              <w:t>Promedio macro</w:t>
            </w:r>
          </w:p>
        </w:tc>
        <w:tc>
          <w:tcPr>
            <w:tcW w:w="1100" w:type="dxa"/>
            <w:tcBorders>
              <w:top w:val="single" w:sz="4" w:space="0" w:color="000000"/>
              <w:left w:val="single" w:sz="4" w:space="0" w:color="000000"/>
              <w:bottom w:val="single" w:sz="4" w:space="0" w:color="000000"/>
              <w:right w:val="single" w:sz="4" w:space="0" w:color="000000"/>
            </w:tcBorders>
            <w:vAlign w:val="center"/>
          </w:tcPr>
          <w:p w14:paraId="40D65CE9" w14:textId="77777777" w:rsidR="00442E7B" w:rsidRDefault="00171721">
            <w:pPr>
              <w:pStyle w:val="Predeterminado"/>
              <w:keepNext/>
              <w:spacing w:before="40" w:after="40" w:line="240" w:lineRule="auto"/>
              <w:jc w:val="center"/>
            </w:pPr>
            <w:r>
              <w:rPr>
                <w:rStyle w:val="Ninguno"/>
                <w:rFonts w:cs="Arial"/>
                <w:b/>
                <w:bCs/>
                <w:sz w:val="18"/>
                <w:szCs w:val="18"/>
              </w:rPr>
              <w:t>0,9753</w:t>
            </w:r>
          </w:p>
        </w:tc>
        <w:tc>
          <w:tcPr>
            <w:tcW w:w="1100" w:type="dxa"/>
            <w:tcBorders>
              <w:top w:val="single" w:sz="4" w:space="0" w:color="000000"/>
              <w:left w:val="single" w:sz="4" w:space="0" w:color="000000"/>
              <w:bottom w:val="single" w:sz="4" w:space="0" w:color="000000"/>
              <w:right w:val="single" w:sz="4" w:space="0" w:color="000000"/>
            </w:tcBorders>
            <w:vAlign w:val="center"/>
          </w:tcPr>
          <w:p w14:paraId="40D65CEA" w14:textId="77777777" w:rsidR="00442E7B" w:rsidRDefault="00171721">
            <w:pPr>
              <w:pStyle w:val="Predeterminado"/>
              <w:keepNext/>
              <w:spacing w:before="40" w:after="40" w:line="240" w:lineRule="auto"/>
              <w:jc w:val="center"/>
            </w:pPr>
            <w:r>
              <w:rPr>
                <w:rStyle w:val="Ninguno"/>
                <w:rFonts w:cs="Arial"/>
                <w:b/>
                <w:bCs/>
                <w:sz w:val="18"/>
                <w:szCs w:val="18"/>
              </w:rPr>
              <w:t>0,9808</w:t>
            </w:r>
          </w:p>
        </w:tc>
        <w:tc>
          <w:tcPr>
            <w:tcW w:w="1100" w:type="dxa"/>
            <w:tcBorders>
              <w:top w:val="single" w:sz="4" w:space="0" w:color="000000"/>
              <w:left w:val="single" w:sz="4" w:space="0" w:color="000000"/>
              <w:bottom w:val="single" w:sz="4" w:space="0" w:color="000000"/>
              <w:right w:val="single" w:sz="4" w:space="0" w:color="000000"/>
            </w:tcBorders>
            <w:vAlign w:val="center"/>
          </w:tcPr>
          <w:p w14:paraId="40D65CEB" w14:textId="77777777" w:rsidR="00442E7B" w:rsidRDefault="00171721">
            <w:pPr>
              <w:pStyle w:val="Predeterminado"/>
              <w:keepNext/>
              <w:spacing w:before="40" w:after="40" w:line="240" w:lineRule="auto"/>
              <w:jc w:val="center"/>
            </w:pPr>
            <w:r>
              <w:rPr>
                <w:rStyle w:val="Ninguno"/>
                <w:rFonts w:cs="Arial"/>
                <w:b/>
                <w:bCs/>
                <w:sz w:val="18"/>
                <w:szCs w:val="18"/>
              </w:rPr>
              <w:t>0,9780</w:t>
            </w:r>
          </w:p>
        </w:tc>
        <w:tc>
          <w:tcPr>
            <w:tcW w:w="1100" w:type="dxa"/>
            <w:tcBorders>
              <w:top w:val="single" w:sz="4" w:space="0" w:color="000000"/>
              <w:left w:val="single" w:sz="4" w:space="0" w:color="000000"/>
              <w:bottom w:val="single" w:sz="4" w:space="0" w:color="000000"/>
              <w:right w:val="single" w:sz="4" w:space="0" w:color="000000"/>
            </w:tcBorders>
            <w:vAlign w:val="center"/>
          </w:tcPr>
          <w:p w14:paraId="40D65CEC" w14:textId="77777777" w:rsidR="00442E7B" w:rsidRDefault="00171721">
            <w:pPr>
              <w:pStyle w:val="Predeterminado"/>
              <w:keepNext/>
              <w:spacing w:before="40" w:after="40" w:line="240" w:lineRule="auto"/>
              <w:jc w:val="center"/>
            </w:pPr>
            <w:r>
              <w:rPr>
                <w:rStyle w:val="Ninguno"/>
                <w:rFonts w:cs="Arial"/>
                <w:b/>
                <w:bCs/>
                <w:sz w:val="18"/>
                <w:szCs w:val="18"/>
              </w:rPr>
              <w:t>0,9995</w:t>
            </w:r>
          </w:p>
        </w:tc>
        <w:tc>
          <w:tcPr>
            <w:tcW w:w="1100" w:type="dxa"/>
            <w:tcBorders>
              <w:top w:val="single" w:sz="4" w:space="0" w:color="000000"/>
              <w:left w:val="single" w:sz="4" w:space="0" w:color="000000"/>
              <w:bottom w:val="single" w:sz="4" w:space="0" w:color="000000"/>
              <w:right w:val="single" w:sz="4" w:space="0" w:color="000000"/>
            </w:tcBorders>
            <w:vAlign w:val="center"/>
          </w:tcPr>
          <w:p w14:paraId="40D65CED" w14:textId="77777777" w:rsidR="00442E7B" w:rsidRDefault="00171721">
            <w:pPr>
              <w:pStyle w:val="Predeterminado"/>
              <w:keepNext/>
              <w:spacing w:before="40" w:after="40" w:line="240" w:lineRule="auto"/>
              <w:jc w:val="center"/>
            </w:pPr>
            <w:r>
              <w:rPr>
                <w:rStyle w:val="Ninguno"/>
                <w:rFonts w:cs="Arial"/>
                <w:b/>
                <w:bCs/>
                <w:sz w:val="18"/>
                <w:szCs w:val="18"/>
              </w:rPr>
              <w:t>0,995</w:t>
            </w:r>
          </w:p>
        </w:tc>
        <w:tc>
          <w:tcPr>
            <w:tcW w:w="1050" w:type="dxa"/>
            <w:tcBorders>
              <w:top w:val="single" w:sz="4" w:space="0" w:color="000000"/>
              <w:left w:val="single" w:sz="4" w:space="0" w:color="000000"/>
              <w:bottom w:val="single" w:sz="4" w:space="0" w:color="000000"/>
              <w:right w:val="single" w:sz="4" w:space="0" w:color="000000"/>
            </w:tcBorders>
            <w:vAlign w:val="center"/>
          </w:tcPr>
          <w:p w14:paraId="40D65CEE" w14:textId="77777777" w:rsidR="00442E7B" w:rsidRDefault="00171721">
            <w:pPr>
              <w:pStyle w:val="Predeterminado"/>
              <w:keepNext/>
              <w:spacing w:before="40" w:after="40" w:line="240" w:lineRule="auto"/>
              <w:jc w:val="center"/>
            </w:pPr>
            <w:r>
              <w:rPr>
                <w:rStyle w:val="Ninguno"/>
                <w:rFonts w:cs="Arial"/>
                <w:b/>
                <w:bCs/>
                <w:sz w:val="18"/>
                <w:szCs w:val="18"/>
              </w:rPr>
              <w:t>3.225</w:t>
            </w:r>
          </w:p>
        </w:tc>
      </w:tr>
    </w:tbl>
    <w:p w14:paraId="40D65CF0" w14:textId="77777777" w:rsidR="00442E7B" w:rsidRDefault="00171721">
      <w:pPr>
        <w:pStyle w:val="Cuerpo"/>
        <w:keepNext/>
        <w:spacing w:after="0"/>
        <w:jc w:val="center"/>
        <w:rPr>
          <w:sz w:val="20"/>
          <w:szCs w:val="20"/>
        </w:rPr>
      </w:pPr>
      <w:r>
        <w:rPr>
          <w:rStyle w:val="Ninguno"/>
          <w:rFonts w:cs="Arial"/>
          <w:b/>
          <w:bCs/>
          <w:sz w:val="20"/>
          <w:szCs w:val="20"/>
        </w:rPr>
        <w:t>Tabla 9. Desempeño de HistGradientBoosting por categoría de mora en el conjunto de prueba</w:t>
      </w:r>
    </w:p>
    <w:p w14:paraId="40D65CF1" w14:textId="77777777" w:rsidR="00442E7B" w:rsidRDefault="00171721">
      <w:pPr>
        <w:pStyle w:val="Cuerpo"/>
        <w:jc w:val="center"/>
        <w:rPr>
          <w:sz w:val="20"/>
          <w:szCs w:val="20"/>
        </w:rPr>
      </w:pPr>
      <w:r>
        <w:rPr>
          <w:rStyle w:val="Ninguno"/>
          <w:rFonts w:cs="Arial"/>
          <w:i/>
          <w:iCs/>
          <w:sz w:val="20"/>
          <w:szCs w:val="20"/>
        </w:rPr>
        <w:t>Fuente: elaboración propia</w:t>
      </w:r>
    </w:p>
    <w:p w14:paraId="40D65CF2" w14:textId="77777777" w:rsidR="00442E7B" w:rsidRDefault="00171721">
      <w:pPr>
        <w:pStyle w:val="Cuerpo"/>
        <w:jc w:val="both"/>
        <w:rPr>
          <w:sz w:val="24"/>
          <w:szCs w:val="24"/>
        </w:rPr>
      </w:pPr>
      <w:r>
        <w:rPr>
          <w:rStyle w:val="Ninguno"/>
          <w:rFonts w:cs="Arial"/>
          <w:sz w:val="24"/>
          <w:szCs w:val="24"/>
        </w:rPr>
        <w:t>Las categorías de mora avanzada (31 a 60, 61 a 90 y más de 90 días) se clasificaron con un F1 igual o superior a 0,99, mientras que las categorías de mora temprana concentran la mayor dificultad: «1 a 7 días» (F1 = 0,935; AP = 0,984) y «8 a 30 días» (F1 = 0,958). Este comportamiento es esperable, pues la frontera entre un cliente al día y uno con pocos días de atraso es la más difusa. La matriz de confusión (Figura 6) muestra que, de los 3.225 casos, solo 46 fueron mal clasificados (1,43 %) y que todos los errores ocurrieron entre categorías adyacentes —por ejemplo, 18 clientes al día clasificados en mora de 1 a 7 días y 9 clientes de 8 a 30 días clasificados en 1 a 7 días—; en ningún caso el modelo confundió una mora grave con un cliente al día. Desde la perspectiva de la gestión de cobranza, este patrón es favorable: los errores no alteran sustancialmente la priorización y los falsos positivos en mora temprana se traducen en gestiones preventivas de bajo costo. Las curvas ROC por categoría (Figura 7) confirman una capacidad de discriminación prácticamente perfecta en todas las clases.</w:t>
      </w:r>
    </w:p>
    <w:p w14:paraId="40D65CF3" w14:textId="77777777" w:rsidR="00442E7B" w:rsidRDefault="00171721">
      <w:pPr>
        <w:pStyle w:val="Cuerpo"/>
        <w:keepNext/>
        <w:spacing w:before="120" w:after="60"/>
        <w:jc w:val="center"/>
      </w:pPr>
      <w:r>
        <w:rPr>
          <w:noProof/>
        </w:rPr>
        <w:lastRenderedPageBreak/>
        <w:drawing>
          <wp:inline distT="0" distB="0" distL="0" distR="0" wp14:anchorId="40D65E52" wp14:editId="40D65E53">
            <wp:extent cx="4600000" cy="3680000"/>
            <wp:effectExtent l="0" t="0" r="0" b="0"/>
            <wp:docPr id="503" name="04_matriz_confusion_conteos.png" descr="04_matriz_confusion_conte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04_matriz_confusion_conteos.png"/>
                    <pic:cNvPicPr/>
                  </pic:nvPicPr>
                  <pic:blipFill>
                    <a:blip r:embed="rId25"/>
                    <a:stretch>
                      <a:fillRect/>
                    </a:stretch>
                  </pic:blipFill>
                  <pic:spPr>
                    <a:xfrm>
                      <a:off x="0" y="0"/>
                      <a:ext cx="4600000" cy="3680000"/>
                    </a:xfrm>
                    <a:prstGeom prst="rect">
                      <a:avLst/>
                    </a:prstGeom>
                  </pic:spPr>
                </pic:pic>
              </a:graphicData>
            </a:graphic>
          </wp:inline>
        </w:drawing>
      </w:r>
    </w:p>
    <w:p w14:paraId="40D65CF4" w14:textId="77777777" w:rsidR="00442E7B" w:rsidRDefault="00171721">
      <w:pPr>
        <w:pStyle w:val="Cuerpo"/>
        <w:jc w:val="center"/>
        <w:rPr>
          <w:sz w:val="20"/>
          <w:szCs w:val="20"/>
        </w:rPr>
      </w:pPr>
      <w:r>
        <w:rPr>
          <w:rStyle w:val="Ninguno"/>
          <w:rFonts w:cs="Arial"/>
          <w:i/>
          <w:iCs/>
          <w:sz w:val="20"/>
          <w:szCs w:val="20"/>
        </w:rPr>
        <w:t>Figura 6. Matriz de confusión del modelo seleccionado en el conjunto de prueba (conteos). Elaboración propia.</w:t>
      </w:r>
    </w:p>
    <w:p w14:paraId="40D65CF5" w14:textId="77777777" w:rsidR="00442E7B" w:rsidRDefault="00171721">
      <w:pPr>
        <w:pStyle w:val="Cuerpo"/>
        <w:keepNext/>
        <w:spacing w:before="120" w:after="60"/>
        <w:jc w:val="center"/>
      </w:pPr>
      <w:r>
        <w:rPr>
          <w:noProof/>
        </w:rPr>
        <w:drawing>
          <wp:inline distT="0" distB="0" distL="0" distR="0" wp14:anchorId="40D65E54" wp14:editId="40D65E55">
            <wp:extent cx="4600000" cy="3577777"/>
            <wp:effectExtent l="0" t="0" r="0" b="0"/>
            <wp:docPr id="504" name="06_curvas_ROC_test.png" descr="06_curvas_ROC_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06_curvas_ROC_test.png"/>
                    <pic:cNvPicPr/>
                  </pic:nvPicPr>
                  <pic:blipFill>
                    <a:blip r:embed="rId26"/>
                    <a:stretch>
                      <a:fillRect/>
                    </a:stretch>
                  </pic:blipFill>
                  <pic:spPr>
                    <a:xfrm>
                      <a:off x="0" y="0"/>
                      <a:ext cx="4600000" cy="3577777"/>
                    </a:xfrm>
                    <a:prstGeom prst="rect">
                      <a:avLst/>
                    </a:prstGeom>
                  </pic:spPr>
                </pic:pic>
              </a:graphicData>
            </a:graphic>
          </wp:inline>
        </w:drawing>
      </w:r>
    </w:p>
    <w:p w14:paraId="40D65CF6" w14:textId="77777777" w:rsidR="00442E7B" w:rsidRDefault="00171721">
      <w:pPr>
        <w:pStyle w:val="Cuerpo"/>
        <w:jc w:val="center"/>
        <w:rPr>
          <w:sz w:val="20"/>
          <w:szCs w:val="20"/>
        </w:rPr>
      </w:pPr>
      <w:r>
        <w:rPr>
          <w:rStyle w:val="Ninguno"/>
          <w:rFonts w:cs="Arial"/>
          <w:i/>
          <w:iCs/>
          <w:sz w:val="20"/>
          <w:szCs w:val="20"/>
        </w:rPr>
        <w:t>Figura 7. Curvas ROC uno contra resto por categoría en el conjunto de prueba. Elaboración propia.</w:t>
      </w:r>
    </w:p>
    <w:p w14:paraId="40D65CF7" w14:textId="77777777" w:rsidR="00442E7B" w:rsidRDefault="00171721">
      <w:pPr>
        <w:pStyle w:val="Cuerpo"/>
        <w:keepNext/>
        <w:spacing w:after="120"/>
        <w:rPr>
          <w:sz w:val="24"/>
          <w:szCs w:val="24"/>
        </w:rPr>
      </w:pPr>
      <w:r>
        <w:rPr>
          <w:rStyle w:val="Ninguno"/>
          <w:rFonts w:cs="Arial"/>
          <w:b/>
          <w:bCs/>
          <w:sz w:val="24"/>
          <w:szCs w:val="24"/>
        </w:rPr>
        <w:lastRenderedPageBreak/>
        <w:t>Principales hallazgos: variables explicativas</w:t>
      </w:r>
    </w:p>
    <w:p w14:paraId="40D65CF8" w14:textId="77777777" w:rsidR="00442E7B" w:rsidRDefault="00171721">
      <w:pPr>
        <w:pStyle w:val="Cuerpo"/>
        <w:jc w:val="both"/>
        <w:rPr>
          <w:sz w:val="24"/>
          <w:szCs w:val="24"/>
        </w:rPr>
      </w:pPr>
      <w:r>
        <w:rPr>
          <w:rStyle w:val="Ninguno"/>
          <w:rFonts w:cs="Arial"/>
          <w:sz w:val="24"/>
          <w:szCs w:val="24"/>
        </w:rPr>
        <w:t>El análisis SHAP sobre una muestra de 800 registros de prueba (Figura 8) y la importancia por permutación en validación coinciden en que el desempeño se concentra en pocas variables del historial de pago: la clasificación de riesgo SBS (clasif_sbs), la mora máxima de los últimos tres meses (mora_max_3m), el número de atrasos entre los 6 y 12 meses previos (atrasos_6m_12m) y el puntaje crediticio (score), seguidas de la mora máxima a 6 y 12 meses. Al permutar aleatoriamente clasif_sbs, el F1 macro en validación cae 0,39; con mora_max_3m cae 0,14 y con atrasos_6m_12m, 0,09, mientras que el aporte de las variables sociodemográficas y de ingreso es marginal. Este hallazgo es coherente con los criterios expresados por el Área de Recuperación —recurrencia, frecuencia de atrasos y evolución del atraso entre meses— (N. Gutiérrez, comunicación personal, 4 de septiembre de 2026) y aporta a los gestores una explicación verificable de cada predicción (Bussmann et al., 2021; Bücker et al., 2022).</w:t>
      </w:r>
    </w:p>
    <w:p w14:paraId="40D65CF9" w14:textId="77777777" w:rsidR="00442E7B" w:rsidRDefault="00171721">
      <w:pPr>
        <w:pStyle w:val="Cuerpo"/>
        <w:keepNext/>
        <w:spacing w:before="120" w:after="60"/>
        <w:jc w:val="center"/>
      </w:pPr>
      <w:r>
        <w:rPr>
          <w:noProof/>
        </w:rPr>
        <w:drawing>
          <wp:inline distT="0" distB="0" distL="0" distR="0" wp14:anchorId="40D65E56" wp14:editId="40D65E57">
            <wp:extent cx="5396230" cy="3237738"/>
            <wp:effectExtent l="0" t="0" r="0" b="0"/>
            <wp:docPr id="505" name="08_shap_global.png" descr="08_shap_glob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 name="08_shap_global.png"/>
                    <pic:cNvPicPr/>
                  </pic:nvPicPr>
                  <pic:blipFill>
                    <a:blip r:embed="rId27"/>
                    <a:stretch>
                      <a:fillRect/>
                    </a:stretch>
                  </pic:blipFill>
                  <pic:spPr>
                    <a:xfrm>
                      <a:off x="0" y="0"/>
                      <a:ext cx="5396230" cy="3237738"/>
                    </a:xfrm>
                    <a:prstGeom prst="rect">
                      <a:avLst/>
                    </a:prstGeom>
                  </pic:spPr>
                </pic:pic>
              </a:graphicData>
            </a:graphic>
          </wp:inline>
        </w:drawing>
      </w:r>
    </w:p>
    <w:p w14:paraId="40D65CFA" w14:textId="77777777" w:rsidR="00442E7B" w:rsidRDefault="00171721">
      <w:pPr>
        <w:pStyle w:val="Cuerpo"/>
        <w:jc w:val="center"/>
        <w:rPr>
          <w:sz w:val="20"/>
          <w:szCs w:val="20"/>
        </w:rPr>
      </w:pPr>
      <w:r>
        <w:rPr>
          <w:rStyle w:val="Ninguno"/>
          <w:rFonts w:cs="Arial"/>
          <w:i/>
          <w:iCs/>
          <w:sz w:val="20"/>
          <w:szCs w:val="20"/>
        </w:rPr>
        <w:t>Figura 8. Importancia global SHAP de las diez variables más influyentes, desagregada por categoría de mora. Elaboración propia.</w:t>
      </w:r>
    </w:p>
    <w:p w14:paraId="40D65CFB" w14:textId="77777777" w:rsidR="00442E7B" w:rsidRDefault="00171721">
      <w:pPr>
        <w:pStyle w:val="Cuerpo"/>
        <w:keepNext/>
        <w:spacing w:after="120"/>
        <w:rPr>
          <w:sz w:val="24"/>
          <w:szCs w:val="24"/>
        </w:rPr>
      </w:pPr>
      <w:r>
        <w:rPr>
          <w:rStyle w:val="Ninguno"/>
          <w:rFonts w:cs="Arial"/>
          <w:b/>
          <w:bCs/>
          <w:sz w:val="24"/>
          <w:szCs w:val="24"/>
        </w:rPr>
        <w:t>Análisis de sensibilidad y validez de los resultados</w:t>
      </w:r>
    </w:p>
    <w:p w14:paraId="40D65CFC" w14:textId="77777777" w:rsidR="00442E7B" w:rsidRDefault="00171721">
      <w:pPr>
        <w:pStyle w:val="Cuerpo"/>
        <w:jc w:val="both"/>
        <w:rPr>
          <w:sz w:val="24"/>
          <w:szCs w:val="24"/>
        </w:rPr>
      </w:pPr>
      <w:r>
        <w:rPr>
          <w:rStyle w:val="Ninguno"/>
          <w:rFonts w:cs="Arial"/>
          <w:sz w:val="24"/>
          <w:szCs w:val="24"/>
        </w:rPr>
        <w:t xml:space="preserve">Los valores cercanos a la perfección exigen una interpretación prudente. La clasificación de riesgo SBS se asigna regulatoriamente en función de los días de morosidad y, en el conjunto de datos, las categorías A1 y A2 corresponden exclusivamente a clientes al día, la D solo a mora de 61 a 90 días y la E solo a mora mayor a 90 días; además, la mora máxima de los últimos tres meses incluye el mes del corte. En consecuencia, ambas variables contienen información contemporánea a la etiqueta y el modelo, más que anticipar la </w:t>
      </w:r>
      <w:r>
        <w:rPr>
          <w:rStyle w:val="Ninguno"/>
          <w:rFonts w:cs="Arial"/>
          <w:sz w:val="24"/>
          <w:szCs w:val="24"/>
        </w:rPr>
        <w:lastRenderedPageBreak/>
        <w:t>mora futura, reconoce con gran precisión el estado vigente del cliente, fenómeno conocido como fuga de información (Kaufman et al., 2012). Para dimensionar su efecto, se reentrenaron HistGradientBoosting y la regresión logística con la misma configuración, excluyendo progresivamente estas variables (Tabla 10).</w:t>
      </w:r>
    </w:p>
    <w:tbl>
      <w:tblPr>
        <w:tblStyle w:val="TableNormal"/>
        <w:tblW w:w="9350" w:type="dxa"/>
        <w:jc w:val="center"/>
        <w:tblInd w:w="0" w:type="dxa"/>
        <w:tblLayout w:type="fixed"/>
        <w:tblCellMar>
          <w:top w:w="60" w:type="dxa"/>
          <w:left w:w="80" w:type="dxa"/>
          <w:bottom w:w="60" w:type="dxa"/>
          <w:right w:w="80" w:type="dxa"/>
        </w:tblCellMar>
        <w:tblLook w:val="04A0" w:firstRow="1" w:lastRow="0" w:firstColumn="1" w:lastColumn="0" w:noHBand="0" w:noVBand="1"/>
      </w:tblPr>
      <w:tblGrid>
        <w:gridCol w:w="3550"/>
        <w:gridCol w:w="1100"/>
        <w:gridCol w:w="1550"/>
        <w:gridCol w:w="1550"/>
        <w:gridCol w:w="1600"/>
      </w:tblGrid>
      <w:tr w:rsidR="00442E7B" w:rsidRPr="00786476" w14:paraId="40D65D02" w14:textId="77777777">
        <w:trPr>
          <w:cantSplit/>
          <w:tblHeader/>
          <w:jc w:val="center"/>
        </w:trPr>
        <w:tc>
          <w:tcPr>
            <w:tcW w:w="355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0D65CFD" w14:textId="77777777" w:rsidR="00442E7B" w:rsidRDefault="00171721">
            <w:pPr>
              <w:pStyle w:val="Predeterminado"/>
              <w:spacing w:before="40" w:after="40" w:line="240" w:lineRule="auto"/>
              <w:jc w:val="center"/>
            </w:pPr>
            <w:r>
              <w:rPr>
                <w:rStyle w:val="Ninguno"/>
                <w:rFonts w:cs="Arial"/>
                <w:b/>
                <w:bCs/>
                <w:sz w:val="18"/>
                <w:szCs w:val="18"/>
              </w:rPr>
              <w:t>Escenario</w:t>
            </w:r>
          </w:p>
        </w:tc>
        <w:tc>
          <w:tcPr>
            <w:tcW w:w="11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0D65CFE" w14:textId="77777777" w:rsidR="00442E7B" w:rsidRDefault="00171721">
            <w:pPr>
              <w:pStyle w:val="Predeterminado"/>
              <w:spacing w:before="40" w:after="40" w:line="240" w:lineRule="auto"/>
              <w:jc w:val="center"/>
            </w:pPr>
            <w:r>
              <w:rPr>
                <w:rStyle w:val="Ninguno"/>
                <w:rFonts w:cs="Arial"/>
                <w:b/>
                <w:bCs/>
                <w:sz w:val="18"/>
                <w:szCs w:val="18"/>
              </w:rPr>
              <w:t>Variables</w:t>
            </w:r>
          </w:p>
        </w:tc>
        <w:tc>
          <w:tcPr>
            <w:tcW w:w="155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0D65CFF" w14:textId="77777777" w:rsidR="00442E7B" w:rsidRDefault="00171721">
            <w:pPr>
              <w:pStyle w:val="Predeterminado"/>
              <w:spacing w:before="40" w:after="40" w:line="240" w:lineRule="auto"/>
              <w:jc w:val="center"/>
            </w:pPr>
            <w:r>
              <w:rPr>
                <w:rStyle w:val="Ninguno"/>
                <w:rFonts w:cs="Arial"/>
                <w:b/>
                <w:bCs/>
                <w:sz w:val="18"/>
                <w:szCs w:val="18"/>
              </w:rPr>
              <w:t>HGB: F1 macro validación</w:t>
            </w:r>
          </w:p>
        </w:tc>
        <w:tc>
          <w:tcPr>
            <w:tcW w:w="155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0D65D00" w14:textId="77777777" w:rsidR="00442E7B" w:rsidRDefault="00171721">
            <w:pPr>
              <w:pStyle w:val="Predeterminado"/>
              <w:spacing w:before="40" w:after="40" w:line="240" w:lineRule="auto"/>
              <w:jc w:val="center"/>
            </w:pPr>
            <w:r>
              <w:rPr>
                <w:rStyle w:val="Ninguno"/>
                <w:rFonts w:cs="Arial"/>
                <w:b/>
                <w:bCs/>
                <w:sz w:val="18"/>
                <w:szCs w:val="18"/>
              </w:rPr>
              <w:t>HGB: F1 macro prueba</w:t>
            </w:r>
          </w:p>
        </w:tc>
        <w:tc>
          <w:tcPr>
            <w:tcW w:w="16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0D65D01" w14:textId="77777777" w:rsidR="00442E7B" w:rsidRDefault="00171721">
            <w:pPr>
              <w:pStyle w:val="Predeterminado"/>
              <w:spacing w:before="40" w:after="40" w:line="240" w:lineRule="auto"/>
              <w:jc w:val="center"/>
            </w:pPr>
            <w:r>
              <w:rPr>
                <w:rStyle w:val="Ninguno"/>
                <w:rFonts w:cs="Arial"/>
                <w:b/>
                <w:bCs/>
                <w:sz w:val="18"/>
                <w:szCs w:val="18"/>
              </w:rPr>
              <w:t>Reg. logística: F1 macro prueba</w:t>
            </w:r>
          </w:p>
        </w:tc>
      </w:tr>
      <w:tr w:rsidR="00442E7B" w14:paraId="40D65D08" w14:textId="77777777">
        <w:trPr>
          <w:cantSplit/>
          <w:jc w:val="center"/>
        </w:trPr>
        <w:tc>
          <w:tcPr>
            <w:tcW w:w="3550" w:type="dxa"/>
            <w:tcBorders>
              <w:top w:val="single" w:sz="4" w:space="0" w:color="000000"/>
              <w:left w:val="single" w:sz="4" w:space="0" w:color="000000"/>
              <w:bottom w:val="single" w:sz="4" w:space="0" w:color="000000"/>
              <w:right w:val="single" w:sz="4" w:space="0" w:color="000000"/>
            </w:tcBorders>
            <w:vAlign w:val="center"/>
          </w:tcPr>
          <w:p w14:paraId="40D65D03" w14:textId="77777777" w:rsidR="00442E7B" w:rsidRDefault="00171721">
            <w:pPr>
              <w:pStyle w:val="Predeterminado"/>
              <w:spacing w:before="40" w:after="40" w:line="240" w:lineRule="auto"/>
            </w:pPr>
            <w:r>
              <w:rPr>
                <w:rStyle w:val="Ninguno"/>
                <w:rFonts w:cs="Arial"/>
                <w:sz w:val="18"/>
                <w:szCs w:val="18"/>
              </w:rPr>
              <w:t>A. Modelo completo</w:t>
            </w:r>
          </w:p>
        </w:tc>
        <w:tc>
          <w:tcPr>
            <w:tcW w:w="1100" w:type="dxa"/>
            <w:tcBorders>
              <w:top w:val="single" w:sz="4" w:space="0" w:color="000000"/>
              <w:left w:val="single" w:sz="4" w:space="0" w:color="000000"/>
              <w:bottom w:val="single" w:sz="4" w:space="0" w:color="000000"/>
              <w:right w:val="single" w:sz="4" w:space="0" w:color="000000"/>
            </w:tcBorders>
            <w:vAlign w:val="center"/>
          </w:tcPr>
          <w:p w14:paraId="40D65D04" w14:textId="77777777" w:rsidR="00442E7B" w:rsidRDefault="00171721">
            <w:pPr>
              <w:pStyle w:val="Predeterminado"/>
              <w:spacing w:before="40" w:after="40" w:line="240" w:lineRule="auto"/>
              <w:jc w:val="center"/>
            </w:pPr>
            <w:r>
              <w:rPr>
                <w:rStyle w:val="Ninguno"/>
                <w:rFonts w:cs="Arial"/>
                <w:sz w:val="18"/>
                <w:szCs w:val="18"/>
              </w:rPr>
              <w:t>31</w:t>
            </w:r>
          </w:p>
        </w:tc>
        <w:tc>
          <w:tcPr>
            <w:tcW w:w="1550" w:type="dxa"/>
            <w:tcBorders>
              <w:top w:val="single" w:sz="4" w:space="0" w:color="000000"/>
              <w:left w:val="single" w:sz="4" w:space="0" w:color="000000"/>
              <w:bottom w:val="single" w:sz="4" w:space="0" w:color="000000"/>
              <w:right w:val="single" w:sz="4" w:space="0" w:color="000000"/>
            </w:tcBorders>
            <w:vAlign w:val="center"/>
          </w:tcPr>
          <w:p w14:paraId="40D65D05" w14:textId="77777777" w:rsidR="00442E7B" w:rsidRDefault="00171721">
            <w:pPr>
              <w:pStyle w:val="Predeterminado"/>
              <w:spacing w:before="40" w:after="40" w:line="240" w:lineRule="auto"/>
              <w:jc w:val="center"/>
            </w:pPr>
            <w:r>
              <w:rPr>
                <w:rStyle w:val="Ninguno"/>
                <w:rFonts w:cs="Arial"/>
                <w:sz w:val="18"/>
                <w:szCs w:val="18"/>
              </w:rPr>
              <w:t>0,978</w:t>
            </w:r>
          </w:p>
        </w:tc>
        <w:tc>
          <w:tcPr>
            <w:tcW w:w="1550" w:type="dxa"/>
            <w:tcBorders>
              <w:top w:val="single" w:sz="4" w:space="0" w:color="000000"/>
              <w:left w:val="single" w:sz="4" w:space="0" w:color="000000"/>
              <w:bottom w:val="single" w:sz="4" w:space="0" w:color="000000"/>
              <w:right w:val="single" w:sz="4" w:space="0" w:color="000000"/>
            </w:tcBorders>
            <w:vAlign w:val="center"/>
          </w:tcPr>
          <w:p w14:paraId="40D65D06" w14:textId="77777777" w:rsidR="00442E7B" w:rsidRDefault="00171721">
            <w:pPr>
              <w:pStyle w:val="Predeterminado"/>
              <w:spacing w:before="40" w:after="40" w:line="240" w:lineRule="auto"/>
              <w:jc w:val="center"/>
            </w:pPr>
            <w:r>
              <w:rPr>
                <w:rStyle w:val="Ninguno"/>
                <w:rFonts w:cs="Arial"/>
                <w:sz w:val="18"/>
                <w:szCs w:val="18"/>
              </w:rPr>
              <w:t>0,978</w:t>
            </w:r>
          </w:p>
        </w:tc>
        <w:tc>
          <w:tcPr>
            <w:tcW w:w="1600" w:type="dxa"/>
            <w:tcBorders>
              <w:top w:val="single" w:sz="4" w:space="0" w:color="000000"/>
              <w:left w:val="single" w:sz="4" w:space="0" w:color="000000"/>
              <w:bottom w:val="single" w:sz="4" w:space="0" w:color="000000"/>
              <w:right w:val="single" w:sz="4" w:space="0" w:color="000000"/>
            </w:tcBorders>
            <w:vAlign w:val="center"/>
          </w:tcPr>
          <w:p w14:paraId="40D65D07" w14:textId="77777777" w:rsidR="00442E7B" w:rsidRDefault="00171721">
            <w:pPr>
              <w:pStyle w:val="Predeterminado"/>
              <w:spacing w:before="40" w:after="40" w:line="240" w:lineRule="auto"/>
              <w:jc w:val="center"/>
            </w:pPr>
            <w:r>
              <w:rPr>
                <w:rStyle w:val="Ninguno"/>
                <w:rFonts w:cs="Arial"/>
                <w:sz w:val="18"/>
                <w:szCs w:val="18"/>
              </w:rPr>
              <w:t>0,959</w:t>
            </w:r>
          </w:p>
        </w:tc>
      </w:tr>
      <w:tr w:rsidR="00442E7B" w14:paraId="40D65D0E" w14:textId="77777777">
        <w:trPr>
          <w:cantSplit/>
          <w:jc w:val="center"/>
        </w:trPr>
        <w:tc>
          <w:tcPr>
            <w:tcW w:w="3550" w:type="dxa"/>
            <w:tcBorders>
              <w:top w:val="single" w:sz="4" w:space="0" w:color="000000"/>
              <w:left w:val="single" w:sz="4" w:space="0" w:color="000000"/>
              <w:bottom w:val="single" w:sz="4" w:space="0" w:color="000000"/>
              <w:right w:val="single" w:sz="4" w:space="0" w:color="000000"/>
            </w:tcBorders>
            <w:vAlign w:val="center"/>
          </w:tcPr>
          <w:p w14:paraId="40D65D09" w14:textId="77777777" w:rsidR="00442E7B" w:rsidRDefault="00171721">
            <w:pPr>
              <w:pStyle w:val="Predeterminado"/>
              <w:spacing w:before="40" w:after="40" w:line="240" w:lineRule="auto"/>
            </w:pPr>
            <w:r>
              <w:rPr>
                <w:rStyle w:val="Ninguno"/>
                <w:rFonts w:cs="Arial"/>
                <w:sz w:val="18"/>
                <w:szCs w:val="18"/>
              </w:rPr>
              <w:t>B. Sin clasif_sbs</w:t>
            </w:r>
          </w:p>
        </w:tc>
        <w:tc>
          <w:tcPr>
            <w:tcW w:w="1100" w:type="dxa"/>
            <w:tcBorders>
              <w:top w:val="single" w:sz="4" w:space="0" w:color="000000"/>
              <w:left w:val="single" w:sz="4" w:space="0" w:color="000000"/>
              <w:bottom w:val="single" w:sz="4" w:space="0" w:color="000000"/>
              <w:right w:val="single" w:sz="4" w:space="0" w:color="000000"/>
            </w:tcBorders>
            <w:vAlign w:val="center"/>
          </w:tcPr>
          <w:p w14:paraId="40D65D0A" w14:textId="77777777" w:rsidR="00442E7B" w:rsidRDefault="00171721">
            <w:pPr>
              <w:pStyle w:val="Predeterminado"/>
              <w:spacing w:before="40" w:after="40" w:line="240" w:lineRule="auto"/>
              <w:jc w:val="center"/>
            </w:pPr>
            <w:r>
              <w:rPr>
                <w:rStyle w:val="Ninguno"/>
                <w:rFonts w:cs="Arial"/>
                <w:sz w:val="18"/>
                <w:szCs w:val="18"/>
              </w:rPr>
              <w:t>30</w:t>
            </w:r>
          </w:p>
        </w:tc>
        <w:tc>
          <w:tcPr>
            <w:tcW w:w="1550" w:type="dxa"/>
            <w:tcBorders>
              <w:top w:val="single" w:sz="4" w:space="0" w:color="000000"/>
              <w:left w:val="single" w:sz="4" w:space="0" w:color="000000"/>
              <w:bottom w:val="single" w:sz="4" w:space="0" w:color="000000"/>
              <w:right w:val="single" w:sz="4" w:space="0" w:color="000000"/>
            </w:tcBorders>
            <w:vAlign w:val="center"/>
          </w:tcPr>
          <w:p w14:paraId="40D65D0B" w14:textId="77777777" w:rsidR="00442E7B" w:rsidRDefault="00171721">
            <w:pPr>
              <w:pStyle w:val="Predeterminado"/>
              <w:spacing w:before="40" w:after="40" w:line="240" w:lineRule="auto"/>
              <w:jc w:val="center"/>
            </w:pPr>
            <w:r>
              <w:rPr>
                <w:rStyle w:val="Ninguno"/>
                <w:rFonts w:cs="Arial"/>
                <w:sz w:val="18"/>
                <w:szCs w:val="18"/>
              </w:rPr>
              <w:t>0,884</w:t>
            </w:r>
          </w:p>
        </w:tc>
        <w:tc>
          <w:tcPr>
            <w:tcW w:w="1550" w:type="dxa"/>
            <w:tcBorders>
              <w:top w:val="single" w:sz="4" w:space="0" w:color="000000"/>
              <w:left w:val="single" w:sz="4" w:space="0" w:color="000000"/>
              <w:bottom w:val="single" w:sz="4" w:space="0" w:color="000000"/>
              <w:right w:val="single" w:sz="4" w:space="0" w:color="000000"/>
            </w:tcBorders>
            <w:vAlign w:val="center"/>
          </w:tcPr>
          <w:p w14:paraId="40D65D0C" w14:textId="77777777" w:rsidR="00442E7B" w:rsidRDefault="00171721">
            <w:pPr>
              <w:pStyle w:val="Predeterminado"/>
              <w:spacing w:before="40" w:after="40" w:line="240" w:lineRule="auto"/>
              <w:jc w:val="center"/>
            </w:pPr>
            <w:r>
              <w:rPr>
                <w:rStyle w:val="Ninguno"/>
                <w:rFonts w:cs="Arial"/>
                <w:sz w:val="18"/>
                <w:szCs w:val="18"/>
              </w:rPr>
              <w:t>0,874</w:t>
            </w:r>
          </w:p>
        </w:tc>
        <w:tc>
          <w:tcPr>
            <w:tcW w:w="1600" w:type="dxa"/>
            <w:tcBorders>
              <w:top w:val="single" w:sz="4" w:space="0" w:color="000000"/>
              <w:left w:val="single" w:sz="4" w:space="0" w:color="000000"/>
              <w:bottom w:val="single" w:sz="4" w:space="0" w:color="000000"/>
              <w:right w:val="single" w:sz="4" w:space="0" w:color="000000"/>
            </w:tcBorders>
            <w:vAlign w:val="center"/>
          </w:tcPr>
          <w:p w14:paraId="40D65D0D" w14:textId="77777777" w:rsidR="00442E7B" w:rsidRDefault="00171721">
            <w:pPr>
              <w:pStyle w:val="Predeterminado"/>
              <w:spacing w:before="40" w:after="40" w:line="240" w:lineRule="auto"/>
              <w:jc w:val="center"/>
            </w:pPr>
            <w:r>
              <w:rPr>
                <w:rStyle w:val="Ninguno"/>
                <w:rFonts w:cs="Arial"/>
                <w:sz w:val="18"/>
                <w:szCs w:val="18"/>
              </w:rPr>
              <w:t>0,817</w:t>
            </w:r>
          </w:p>
        </w:tc>
      </w:tr>
      <w:tr w:rsidR="00442E7B" w14:paraId="40D65D14" w14:textId="77777777">
        <w:trPr>
          <w:cantSplit/>
          <w:jc w:val="center"/>
        </w:trPr>
        <w:tc>
          <w:tcPr>
            <w:tcW w:w="3550" w:type="dxa"/>
            <w:tcBorders>
              <w:top w:val="single" w:sz="4" w:space="0" w:color="000000"/>
              <w:left w:val="single" w:sz="4" w:space="0" w:color="000000"/>
              <w:bottom w:val="single" w:sz="4" w:space="0" w:color="000000"/>
              <w:right w:val="single" w:sz="4" w:space="0" w:color="000000"/>
            </w:tcBorders>
            <w:vAlign w:val="center"/>
          </w:tcPr>
          <w:p w14:paraId="40D65D0F" w14:textId="77777777" w:rsidR="00442E7B" w:rsidRDefault="00171721">
            <w:pPr>
              <w:pStyle w:val="Predeterminado"/>
              <w:spacing w:before="40" w:after="40" w:line="240" w:lineRule="auto"/>
            </w:pPr>
            <w:r>
              <w:rPr>
                <w:rStyle w:val="Ninguno"/>
                <w:rFonts w:cs="Arial"/>
                <w:sz w:val="18"/>
                <w:szCs w:val="18"/>
              </w:rPr>
              <w:t>C. Sin clasif_sbs ni mora_max_3m</w:t>
            </w:r>
          </w:p>
        </w:tc>
        <w:tc>
          <w:tcPr>
            <w:tcW w:w="1100" w:type="dxa"/>
            <w:tcBorders>
              <w:top w:val="single" w:sz="4" w:space="0" w:color="000000"/>
              <w:left w:val="single" w:sz="4" w:space="0" w:color="000000"/>
              <w:bottom w:val="single" w:sz="4" w:space="0" w:color="000000"/>
              <w:right w:val="single" w:sz="4" w:space="0" w:color="000000"/>
            </w:tcBorders>
            <w:vAlign w:val="center"/>
          </w:tcPr>
          <w:p w14:paraId="40D65D10" w14:textId="77777777" w:rsidR="00442E7B" w:rsidRDefault="00171721">
            <w:pPr>
              <w:pStyle w:val="Predeterminado"/>
              <w:spacing w:before="40" w:after="40" w:line="240" w:lineRule="auto"/>
              <w:jc w:val="center"/>
            </w:pPr>
            <w:r>
              <w:rPr>
                <w:rStyle w:val="Ninguno"/>
                <w:rFonts w:cs="Arial"/>
                <w:sz w:val="18"/>
                <w:szCs w:val="18"/>
              </w:rPr>
              <w:t>29</w:t>
            </w:r>
          </w:p>
        </w:tc>
        <w:tc>
          <w:tcPr>
            <w:tcW w:w="1550" w:type="dxa"/>
            <w:tcBorders>
              <w:top w:val="single" w:sz="4" w:space="0" w:color="000000"/>
              <w:left w:val="single" w:sz="4" w:space="0" w:color="000000"/>
              <w:bottom w:val="single" w:sz="4" w:space="0" w:color="000000"/>
              <w:right w:val="single" w:sz="4" w:space="0" w:color="000000"/>
            </w:tcBorders>
            <w:vAlign w:val="center"/>
          </w:tcPr>
          <w:p w14:paraId="40D65D11" w14:textId="77777777" w:rsidR="00442E7B" w:rsidRDefault="00171721">
            <w:pPr>
              <w:pStyle w:val="Predeterminado"/>
              <w:spacing w:before="40" w:after="40" w:line="240" w:lineRule="auto"/>
              <w:jc w:val="center"/>
            </w:pPr>
            <w:r>
              <w:rPr>
                <w:rStyle w:val="Ninguno"/>
                <w:rFonts w:cs="Arial"/>
                <w:sz w:val="18"/>
                <w:szCs w:val="18"/>
              </w:rPr>
              <w:t>0,789</w:t>
            </w:r>
          </w:p>
        </w:tc>
        <w:tc>
          <w:tcPr>
            <w:tcW w:w="1550" w:type="dxa"/>
            <w:tcBorders>
              <w:top w:val="single" w:sz="4" w:space="0" w:color="000000"/>
              <w:left w:val="single" w:sz="4" w:space="0" w:color="000000"/>
              <w:bottom w:val="single" w:sz="4" w:space="0" w:color="000000"/>
              <w:right w:val="single" w:sz="4" w:space="0" w:color="000000"/>
            </w:tcBorders>
            <w:vAlign w:val="center"/>
          </w:tcPr>
          <w:p w14:paraId="40D65D12" w14:textId="77777777" w:rsidR="00442E7B" w:rsidRDefault="00171721">
            <w:pPr>
              <w:pStyle w:val="Predeterminado"/>
              <w:spacing w:before="40" w:after="40" w:line="240" w:lineRule="auto"/>
              <w:jc w:val="center"/>
            </w:pPr>
            <w:r>
              <w:rPr>
                <w:rStyle w:val="Ninguno"/>
                <w:rFonts w:cs="Arial"/>
                <w:sz w:val="18"/>
                <w:szCs w:val="18"/>
              </w:rPr>
              <w:t>0,819</w:t>
            </w:r>
          </w:p>
        </w:tc>
        <w:tc>
          <w:tcPr>
            <w:tcW w:w="1600" w:type="dxa"/>
            <w:tcBorders>
              <w:top w:val="single" w:sz="4" w:space="0" w:color="000000"/>
              <w:left w:val="single" w:sz="4" w:space="0" w:color="000000"/>
              <w:bottom w:val="single" w:sz="4" w:space="0" w:color="000000"/>
              <w:right w:val="single" w:sz="4" w:space="0" w:color="000000"/>
            </w:tcBorders>
            <w:vAlign w:val="center"/>
          </w:tcPr>
          <w:p w14:paraId="40D65D13" w14:textId="77777777" w:rsidR="00442E7B" w:rsidRDefault="00171721">
            <w:pPr>
              <w:pStyle w:val="Predeterminado"/>
              <w:spacing w:before="40" w:after="40" w:line="240" w:lineRule="auto"/>
              <w:jc w:val="center"/>
            </w:pPr>
            <w:r>
              <w:rPr>
                <w:rStyle w:val="Ninguno"/>
                <w:rFonts w:cs="Arial"/>
                <w:sz w:val="18"/>
                <w:szCs w:val="18"/>
              </w:rPr>
              <w:t>0,744</w:t>
            </w:r>
          </w:p>
        </w:tc>
      </w:tr>
      <w:tr w:rsidR="00442E7B" w14:paraId="40D65D1A" w14:textId="77777777">
        <w:trPr>
          <w:cantSplit/>
          <w:jc w:val="center"/>
        </w:trPr>
        <w:tc>
          <w:tcPr>
            <w:tcW w:w="3550" w:type="dxa"/>
            <w:tcBorders>
              <w:top w:val="single" w:sz="4" w:space="0" w:color="000000"/>
              <w:left w:val="single" w:sz="4" w:space="0" w:color="000000"/>
              <w:bottom w:val="single" w:sz="4" w:space="0" w:color="000000"/>
              <w:right w:val="single" w:sz="4" w:space="0" w:color="000000"/>
            </w:tcBorders>
            <w:vAlign w:val="center"/>
          </w:tcPr>
          <w:p w14:paraId="40D65D15" w14:textId="77777777" w:rsidR="00442E7B" w:rsidRDefault="00171721">
            <w:pPr>
              <w:pStyle w:val="Predeterminado"/>
              <w:keepNext/>
              <w:spacing w:before="40" w:after="40" w:line="240" w:lineRule="auto"/>
            </w:pPr>
            <w:r>
              <w:rPr>
                <w:rStyle w:val="Ninguno"/>
                <w:rFonts w:cs="Arial"/>
                <w:sz w:val="18"/>
                <w:szCs w:val="18"/>
              </w:rPr>
              <w:t>D. Sin clasif_sbs ni mora_max_3m/6m/12m</w:t>
            </w:r>
          </w:p>
        </w:tc>
        <w:tc>
          <w:tcPr>
            <w:tcW w:w="1100" w:type="dxa"/>
            <w:tcBorders>
              <w:top w:val="single" w:sz="4" w:space="0" w:color="000000"/>
              <w:left w:val="single" w:sz="4" w:space="0" w:color="000000"/>
              <w:bottom w:val="single" w:sz="4" w:space="0" w:color="000000"/>
              <w:right w:val="single" w:sz="4" w:space="0" w:color="000000"/>
            </w:tcBorders>
            <w:vAlign w:val="center"/>
          </w:tcPr>
          <w:p w14:paraId="40D65D16" w14:textId="77777777" w:rsidR="00442E7B" w:rsidRDefault="00171721">
            <w:pPr>
              <w:pStyle w:val="Predeterminado"/>
              <w:keepNext/>
              <w:spacing w:before="40" w:after="40" w:line="240" w:lineRule="auto"/>
              <w:jc w:val="center"/>
            </w:pPr>
            <w:r>
              <w:rPr>
                <w:rStyle w:val="Ninguno"/>
                <w:rFonts w:cs="Arial"/>
                <w:sz w:val="18"/>
                <w:szCs w:val="18"/>
              </w:rPr>
              <w:t>27</w:t>
            </w:r>
          </w:p>
        </w:tc>
        <w:tc>
          <w:tcPr>
            <w:tcW w:w="1550" w:type="dxa"/>
            <w:tcBorders>
              <w:top w:val="single" w:sz="4" w:space="0" w:color="000000"/>
              <w:left w:val="single" w:sz="4" w:space="0" w:color="000000"/>
              <w:bottom w:val="single" w:sz="4" w:space="0" w:color="000000"/>
              <w:right w:val="single" w:sz="4" w:space="0" w:color="000000"/>
            </w:tcBorders>
            <w:vAlign w:val="center"/>
          </w:tcPr>
          <w:p w14:paraId="40D65D17" w14:textId="77777777" w:rsidR="00442E7B" w:rsidRDefault="00171721">
            <w:pPr>
              <w:pStyle w:val="Predeterminado"/>
              <w:keepNext/>
              <w:spacing w:before="40" w:after="40" w:line="240" w:lineRule="auto"/>
              <w:jc w:val="center"/>
            </w:pPr>
            <w:r>
              <w:rPr>
                <w:rStyle w:val="Ninguno"/>
                <w:rFonts w:cs="Arial"/>
                <w:sz w:val="18"/>
                <w:szCs w:val="18"/>
              </w:rPr>
              <w:t>0,634</w:t>
            </w:r>
          </w:p>
        </w:tc>
        <w:tc>
          <w:tcPr>
            <w:tcW w:w="1550" w:type="dxa"/>
            <w:tcBorders>
              <w:top w:val="single" w:sz="4" w:space="0" w:color="000000"/>
              <w:left w:val="single" w:sz="4" w:space="0" w:color="000000"/>
              <w:bottom w:val="single" w:sz="4" w:space="0" w:color="000000"/>
              <w:right w:val="single" w:sz="4" w:space="0" w:color="000000"/>
            </w:tcBorders>
            <w:vAlign w:val="center"/>
          </w:tcPr>
          <w:p w14:paraId="40D65D18" w14:textId="77777777" w:rsidR="00442E7B" w:rsidRDefault="00171721">
            <w:pPr>
              <w:pStyle w:val="Predeterminado"/>
              <w:keepNext/>
              <w:spacing w:before="40" w:after="40" w:line="240" w:lineRule="auto"/>
              <w:jc w:val="center"/>
            </w:pPr>
            <w:r>
              <w:rPr>
                <w:rStyle w:val="Ninguno"/>
                <w:rFonts w:cs="Arial"/>
                <w:sz w:val="18"/>
                <w:szCs w:val="18"/>
              </w:rPr>
              <w:t>0,596</w:t>
            </w:r>
          </w:p>
        </w:tc>
        <w:tc>
          <w:tcPr>
            <w:tcW w:w="1600" w:type="dxa"/>
            <w:tcBorders>
              <w:top w:val="single" w:sz="4" w:space="0" w:color="000000"/>
              <w:left w:val="single" w:sz="4" w:space="0" w:color="000000"/>
              <w:bottom w:val="single" w:sz="4" w:space="0" w:color="000000"/>
              <w:right w:val="single" w:sz="4" w:space="0" w:color="000000"/>
            </w:tcBorders>
            <w:vAlign w:val="center"/>
          </w:tcPr>
          <w:p w14:paraId="40D65D19" w14:textId="77777777" w:rsidR="00442E7B" w:rsidRDefault="00171721">
            <w:pPr>
              <w:pStyle w:val="Predeterminado"/>
              <w:keepNext/>
              <w:spacing w:before="40" w:after="40" w:line="240" w:lineRule="auto"/>
              <w:jc w:val="center"/>
            </w:pPr>
            <w:r>
              <w:rPr>
                <w:rStyle w:val="Ninguno"/>
                <w:rFonts w:cs="Arial"/>
                <w:sz w:val="18"/>
                <w:szCs w:val="18"/>
              </w:rPr>
              <w:t>0,571</w:t>
            </w:r>
          </w:p>
        </w:tc>
      </w:tr>
    </w:tbl>
    <w:p w14:paraId="40D65D1B" w14:textId="77777777" w:rsidR="00442E7B" w:rsidRDefault="00171721">
      <w:pPr>
        <w:pStyle w:val="Cuerpo"/>
        <w:keepNext/>
        <w:spacing w:after="0"/>
        <w:jc w:val="center"/>
        <w:rPr>
          <w:sz w:val="20"/>
          <w:szCs w:val="20"/>
        </w:rPr>
      </w:pPr>
      <w:r>
        <w:rPr>
          <w:rStyle w:val="Ninguno"/>
          <w:rFonts w:cs="Arial"/>
          <w:b/>
          <w:bCs/>
          <w:sz w:val="20"/>
          <w:szCs w:val="20"/>
        </w:rPr>
        <w:t>Tabla 10. Análisis de sensibilidad: desempeño al excluir variables contemporáneas a la etiqueta</w:t>
      </w:r>
    </w:p>
    <w:p w14:paraId="40D65D1C" w14:textId="77777777" w:rsidR="00442E7B" w:rsidRDefault="00171721">
      <w:pPr>
        <w:pStyle w:val="Cuerpo"/>
        <w:jc w:val="center"/>
        <w:rPr>
          <w:sz w:val="20"/>
          <w:szCs w:val="20"/>
        </w:rPr>
      </w:pPr>
      <w:r>
        <w:rPr>
          <w:rStyle w:val="Ninguno"/>
          <w:rFonts w:cs="Arial"/>
          <w:i/>
          <w:iCs/>
          <w:sz w:val="20"/>
          <w:szCs w:val="20"/>
        </w:rPr>
        <w:t>Fuente: elaboración propia</w:t>
      </w:r>
    </w:p>
    <w:p w14:paraId="40D65D1D" w14:textId="77777777" w:rsidR="00442E7B" w:rsidRDefault="00171721">
      <w:pPr>
        <w:pStyle w:val="Cuerpo"/>
        <w:jc w:val="both"/>
        <w:rPr>
          <w:sz w:val="24"/>
          <w:szCs w:val="24"/>
        </w:rPr>
      </w:pPr>
      <w:r>
        <w:rPr>
          <w:rStyle w:val="Ninguno"/>
          <w:rFonts w:cs="Arial"/>
          <w:sz w:val="24"/>
          <w:szCs w:val="24"/>
        </w:rPr>
        <w:t>Sin la clasificación SBS, el F1 macro en prueba de HistGradientBoosting desciende a 0,874 y, sin ninguna variable de mora máxima reciente, a 0,596; aun así, el modelo seleccionado supera a la regresión logística en todos los escenarios (entre 1,9 y 7,5 puntos porcentuales), lo que respalda la elección del algoritmo con independencia del conjunto de variables. Estos resultados indican que el desempeño reportado debe entenderse como una cota superior obtenida sobre datos sintéticos y que, para un uso predictivo real, las variables deben medirse al cierre del mes anterior y la etiqueta debe corresponder a la categoría de mora futura (mora_h90), como plantea el objetivo específico 1.</w:t>
      </w:r>
    </w:p>
    <w:p w14:paraId="40D65D1E" w14:textId="77777777" w:rsidR="00442E7B" w:rsidRDefault="00171721">
      <w:pPr>
        <w:pStyle w:val="Cuerpo"/>
        <w:keepNext/>
        <w:spacing w:after="120"/>
        <w:rPr>
          <w:sz w:val="24"/>
          <w:szCs w:val="24"/>
        </w:rPr>
      </w:pPr>
      <w:r>
        <w:rPr>
          <w:rStyle w:val="Ninguno"/>
          <w:rFonts w:cs="Arial"/>
          <w:b/>
          <w:bCs/>
          <w:sz w:val="24"/>
          <w:szCs w:val="24"/>
        </w:rPr>
        <w:t>Auditoría de equidad</w:t>
      </w:r>
    </w:p>
    <w:p w14:paraId="40D65D1F" w14:textId="77777777" w:rsidR="00442E7B" w:rsidRDefault="00171721">
      <w:pPr>
        <w:pStyle w:val="Cuerpo"/>
        <w:jc w:val="both"/>
        <w:rPr>
          <w:sz w:val="24"/>
          <w:szCs w:val="24"/>
        </w:rPr>
      </w:pPr>
      <w:r>
        <w:rPr>
          <w:rStyle w:val="Ninguno"/>
          <w:rFonts w:cs="Arial"/>
          <w:sz w:val="24"/>
          <w:szCs w:val="24"/>
        </w:rPr>
        <w:t>Siguiendo el criterio de igualdad de oportunidades (Hardt et al., 2016), se compararon la tasa de verdaderos positivos (TVP) en la detección de mora —cualquier categoría distinta de «al día»— y la tasa de falsos positivos (TFP) entre subgrupos del conjunto de prueba (Tabla 11). Las brechas máximas de TVP fueron de 2,7 puntos porcentuales por zona, 1,4 por nivel educativo y 2,6 por grupo de edad, todas por debajo del umbral de 5 puntos. La mayor TFP se observó en el grupo sin instrucción (3,8 %), cuyo tamaño muestral es reducido (48 registros), por lo que se recomienda monitorearla con datos reales.</w:t>
      </w:r>
    </w:p>
    <w:tbl>
      <w:tblPr>
        <w:tblStyle w:val="TableNormal"/>
        <w:tblW w:w="9250" w:type="dxa"/>
        <w:jc w:val="center"/>
        <w:tblInd w:w="0" w:type="dxa"/>
        <w:tblLayout w:type="fixed"/>
        <w:tblCellMar>
          <w:top w:w="60" w:type="dxa"/>
          <w:left w:w="80" w:type="dxa"/>
          <w:bottom w:w="60" w:type="dxa"/>
          <w:right w:w="80" w:type="dxa"/>
        </w:tblCellMar>
        <w:tblLook w:val="04A0" w:firstRow="1" w:lastRow="0" w:firstColumn="1" w:lastColumn="0" w:noHBand="0" w:noVBand="1"/>
      </w:tblPr>
      <w:tblGrid>
        <w:gridCol w:w="1900"/>
        <w:gridCol w:w="2350"/>
        <w:gridCol w:w="1000"/>
        <w:gridCol w:w="1350"/>
        <w:gridCol w:w="1350"/>
        <w:gridCol w:w="1300"/>
      </w:tblGrid>
      <w:tr w:rsidR="00442E7B" w14:paraId="40D65D26" w14:textId="77777777">
        <w:trPr>
          <w:cantSplit/>
          <w:tblHeader/>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0D65D20" w14:textId="77777777" w:rsidR="00442E7B" w:rsidRDefault="00171721">
            <w:pPr>
              <w:pStyle w:val="Predeterminado"/>
              <w:spacing w:before="40" w:after="40" w:line="240" w:lineRule="auto"/>
              <w:jc w:val="center"/>
            </w:pPr>
            <w:r>
              <w:rPr>
                <w:rStyle w:val="Ninguno"/>
                <w:rFonts w:cs="Arial"/>
                <w:b/>
                <w:bCs/>
                <w:sz w:val="18"/>
                <w:szCs w:val="18"/>
              </w:rPr>
              <w:t>Dimensión</w:t>
            </w:r>
          </w:p>
        </w:tc>
        <w:tc>
          <w:tcPr>
            <w:tcW w:w="235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0D65D21" w14:textId="77777777" w:rsidR="00442E7B" w:rsidRDefault="00171721">
            <w:pPr>
              <w:pStyle w:val="Predeterminado"/>
              <w:spacing w:before="40" w:after="40" w:line="240" w:lineRule="auto"/>
              <w:jc w:val="center"/>
            </w:pPr>
            <w:r>
              <w:rPr>
                <w:rStyle w:val="Ninguno"/>
                <w:rFonts w:cs="Arial"/>
                <w:b/>
                <w:bCs/>
                <w:sz w:val="18"/>
                <w:szCs w:val="18"/>
              </w:rPr>
              <w:t>Subgrupo</w:t>
            </w:r>
          </w:p>
        </w:tc>
        <w:tc>
          <w:tcPr>
            <w:tcW w:w="10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0D65D22" w14:textId="77777777" w:rsidR="00442E7B" w:rsidRDefault="00171721">
            <w:pPr>
              <w:pStyle w:val="Predeterminado"/>
              <w:spacing w:before="40" w:after="40" w:line="240" w:lineRule="auto"/>
              <w:jc w:val="center"/>
            </w:pPr>
            <w:r>
              <w:rPr>
                <w:rStyle w:val="Ninguno"/>
                <w:rFonts w:cs="Arial"/>
                <w:b/>
                <w:bCs/>
                <w:sz w:val="18"/>
                <w:szCs w:val="18"/>
              </w:rPr>
              <w:t>n</w:t>
            </w:r>
          </w:p>
        </w:tc>
        <w:tc>
          <w:tcPr>
            <w:tcW w:w="135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0D65D23" w14:textId="77777777" w:rsidR="00442E7B" w:rsidRDefault="00171721">
            <w:pPr>
              <w:pStyle w:val="Predeterminado"/>
              <w:spacing w:before="40" w:after="40" w:line="240" w:lineRule="auto"/>
              <w:jc w:val="center"/>
            </w:pPr>
            <w:r>
              <w:rPr>
                <w:rStyle w:val="Ninguno"/>
                <w:rFonts w:cs="Arial"/>
                <w:b/>
                <w:bCs/>
                <w:sz w:val="18"/>
                <w:szCs w:val="18"/>
              </w:rPr>
              <w:t>F1 macro</w:t>
            </w:r>
          </w:p>
        </w:tc>
        <w:tc>
          <w:tcPr>
            <w:tcW w:w="135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0D65D24" w14:textId="77777777" w:rsidR="00442E7B" w:rsidRDefault="00171721">
            <w:pPr>
              <w:pStyle w:val="Predeterminado"/>
              <w:spacing w:before="40" w:after="40" w:line="240" w:lineRule="auto"/>
              <w:jc w:val="center"/>
            </w:pPr>
            <w:r>
              <w:rPr>
                <w:rStyle w:val="Ninguno"/>
                <w:rFonts w:cs="Arial"/>
                <w:b/>
                <w:bCs/>
                <w:sz w:val="18"/>
                <w:szCs w:val="18"/>
              </w:rPr>
              <w:t>TVP mora</w:t>
            </w:r>
          </w:p>
        </w:tc>
        <w:tc>
          <w:tcPr>
            <w:tcW w:w="13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0D65D25" w14:textId="77777777" w:rsidR="00442E7B" w:rsidRDefault="00171721">
            <w:pPr>
              <w:pStyle w:val="Predeterminado"/>
              <w:spacing w:before="40" w:after="40" w:line="240" w:lineRule="auto"/>
              <w:jc w:val="center"/>
            </w:pPr>
            <w:r>
              <w:rPr>
                <w:rStyle w:val="Ninguno"/>
                <w:rFonts w:cs="Arial"/>
                <w:b/>
                <w:bCs/>
                <w:sz w:val="18"/>
                <w:szCs w:val="18"/>
              </w:rPr>
              <w:t>TFP</w:t>
            </w:r>
          </w:p>
        </w:tc>
      </w:tr>
      <w:tr w:rsidR="00442E7B" w14:paraId="40D65D2D"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vAlign w:val="center"/>
          </w:tcPr>
          <w:p w14:paraId="40D65D27" w14:textId="77777777" w:rsidR="00442E7B" w:rsidRDefault="00171721">
            <w:pPr>
              <w:pStyle w:val="Predeterminado"/>
              <w:spacing w:before="40" w:after="40" w:line="240" w:lineRule="auto"/>
            </w:pPr>
            <w:r>
              <w:rPr>
                <w:rStyle w:val="Ninguno"/>
                <w:rFonts w:cs="Arial"/>
                <w:sz w:val="18"/>
                <w:szCs w:val="18"/>
              </w:rPr>
              <w:t>Zona</w:t>
            </w:r>
          </w:p>
        </w:tc>
        <w:tc>
          <w:tcPr>
            <w:tcW w:w="2350" w:type="dxa"/>
            <w:tcBorders>
              <w:top w:val="single" w:sz="4" w:space="0" w:color="000000"/>
              <w:left w:val="single" w:sz="4" w:space="0" w:color="000000"/>
              <w:bottom w:val="single" w:sz="4" w:space="0" w:color="000000"/>
              <w:right w:val="single" w:sz="4" w:space="0" w:color="000000"/>
            </w:tcBorders>
            <w:vAlign w:val="center"/>
          </w:tcPr>
          <w:p w14:paraId="40D65D28" w14:textId="77777777" w:rsidR="00442E7B" w:rsidRDefault="00171721">
            <w:pPr>
              <w:pStyle w:val="Predeterminado"/>
              <w:spacing w:before="40" w:after="40" w:line="240" w:lineRule="auto"/>
            </w:pPr>
            <w:r>
              <w:rPr>
                <w:rStyle w:val="Ninguno"/>
                <w:rFonts w:cs="Arial"/>
                <w:sz w:val="18"/>
                <w:szCs w:val="18"/>
              </w:rPr>
              <w:t>Quito</w:t>
            </w:r>
          </w:p>
        </w:tc>
        <w:tc>
          <w:tcPr>
            <w:tcW w:w="1000" w:type="dxa"/>
            <w:tcBorders>
              <w:top w:val="single" w:sz="4" w:space="0" w:color="000000"/>
              <w:left w:val="single" w:sz="4" w:space="0" w:color="000000"/>
              <w:bottom w:val="single" w:sz="4" w:space="0" w:color="000000"/>
              <w:right w:val="single" w:sz="4" w:space="0" w:color="000000"/>
            </w:tcBorders>
            <w:vAlign w:val="center"/>
          </w:tcPr>
          <w:p w14:paraId="40D65D29" w14:textId="77777777" w:rsidR="00442E7B" w:rsidRDefault="00171721">
            <w:pPr>
              <w:pStyle w:val="Predeterminado"/>
              <w:spacing w:before="40" w:after="40" w:line="240" w:lineRule="auto"/>
              <w:jc w:val="center"/>
            </w:pPr>
            <w:r>
              <w:rPr>
                <w:rStyle w:val="Ninguno"/>
                <w:rFonts w:cs="Arial"/>
                <w:sz w:val="18"/>
                <w:szCs w:val="18"/>
              </w:rPr>
              <w:t>1.766</w:t>
            </w:r>
          </w:p>
        </w:tc>
        <w:tc>
          <w:tcPr>
            <w:tcW w:w="1350" w:type="dxa"/>
            <w:tcBorders>
              <w:top w:val="single" w:sz="4" w:space="0" w:color="000000"/>
              <w:left w:val="single" w:sz="4" w:space="0" w:color="000000"/>
              <w:bottom w:val="single" w:sz="4" w:space="0" w:color="000000"/>
              <w:right w:val="single" w:sz="4" w:space="0" w:color="000000"/>
            </w:tcBorders>
            <w:vAlign w:val="center"/>
          </w:tcPr>
          <w:p w14:paraId="40D65D2A" w14:textId="77777777" w:rsidR="00442E7B" w:rsidRDefault="00171721">
            <w:pPr>
              <w:pStyle w:val="Predeterminado"/>
              <w:spacing w:before="40" w:after="40" w:line="240" w:lineRule="auto"/>
              <w:jc w:val="center"/>
            </w:pPr>
            <w:r>
              <w:rPr>
                <w:rStyle w:val="Ninguno"/>
                <w:rFonts w:cs="Arial"/>
                <w:sz w:val="18"/>
                <w:szCs w:val="18"/>
              </w:rPr>
              <w:t>0,981</w:t>
            </w:r>
          </w:p>
        </w:tc>
        <w:tc>
          <w:tcPr>
            <w:tcW w:w="1350" w:type="dxa"/>
            <w:tcBorders>
              <w:top w:val="single" w:sz="4" w:space="0" w:color="000000"/>
              <w:left w:val="single" w:sz="4" w:space="0" w:color="000000"/>
              <w:bottom w:val="single" w:sz="4" w:space="0" w:color="000000"/>
              <w:right w:val="single" w:sz="4" w:space="0" w:color="000000"/>
            </w:tcBorders>
            <w:vAlign w:val="center"/>
          </w:tcPr>
          <w:p w14:paraId="40D65D2B" w14:textId="77777777" w:rsidR="00442E7B" w:rsidRDefault="00171721">
            <w:pPr>
              <w:pStyle w:val="Predeterminado"/>
              <w:spacing w:before="40" w:after="40" w:line="240" w:lineRule="auto"/>
              <w:jc w:val="center"/>
            </w:pPr>
            <w:r>
              <w:rPr>
                <w:rStyle w:val="Ninguno"/>
                <w:rFonts w:cs="Arial"/>
                <w:sz w:val="18"/>
                <w:szCs w:val="18"/>
              </w:rPr>
              <w:t>0,996</w:t>
            </w:r>
          </w:p>
        </w:tc>
        <w:tc>
          <w:tcPr>
            <w:tcW w:w="1300" w:type="dxa"/>
            <w:tcBorders>
              <w:top w:val="single" w:sz="4" w:space="0" w:color="000000"/>
              <w:left w:val="single" w:sz="4" w:space="0" w:color="000000"/>
              <w:bottom w:val="single" w:sz="4" w:space="0" w:color="000000"/>
              <w:right w:val="single" w:sz="4" w:space="0" w:color="000000"/>
            </w:tcBorders>
            <w:vAlign w:val="center"/>
          </w:tcPr>
          <w:p w14:paraId="40D65D2C" w14:textId="77777777" w:rsidR="00442E7B" w:rsidRDefault="00171721">
            <w:pPr>
              <w:pStyle w:val="Predeterminado"/>
              <w:spacing w:before="40" w:after="40" w:line="240" w:lineRule="auto"/>
              <w:jc w:val="center"/>
            </w:pPr>
            <w:r>
              <w:rPr>
                <w:rStyle w:val="Ninguno"/>
                <w:rFonts w:cs="Arial"/>
                <w:sz w:val="18"/>
                <w:szCs w:val="18"/>
              </w:rPr>
              <w:t>0,009</w:t>
            </w:r>
          </w:p>
        </w:tc>
      </w:tr>
      <w:tr w:rsidR="00442E7B" w14:paraId="40D65D34"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vAlign w:val="center"/>
          </w:tcPr>
          <w:p w14:paraId="40D65D2E" w14:textId="77777777" w:rsidR="00442E7B" w:rsidRDefault="00442E7B">
            <w:pPr>
              <w:pStyle w:val="Predeterminado"/>
              <w:spacing w:before="40" w:after="40" w:line="240" w:lineRule="auto"/>
            </w:pPr>
          </w:p>
        </w:tc>
        <w:tc>
          <w:tcPr>
            <w:tcW w:w="2350" w:type="dxa"/>
            <w:tcBorders>
              <w:top w:val="single" w:sz="4" w:space="0" w:color="000000"/>
              <w:left w:val="single" w:sz="4" w:space="0" w:color="000000"/>
              <w:bottom w:val="single" w:sz="4" w:space="0" w:color="000000"/>
              <w:right w:val="single" w:sz="4" w:space="0" w:color="000000"/>
            </w:tcBorders>
            <w:vAlign w:val="center"/>
          </w:tcPr>
          <w:p w14:paraId="40D65D2F" w14:textId="77777777" w:rsidR="00442E7B" w:rsidRDefault="00171721">
            <w:pPr>
              <w:pStyle w:val="Predeterminado"/>
              <w:spacing w:before="40" w:after="40" w:line="240" w:lineRule="auto"/>
            </w:pPr>
            <w:r>
              <w:rPr>
                <w:rStyle w:val="Ninguno"/>
                <w:rFonts w:cs="Arial"/>
                <w:sz w:val="18"/>
                <w:szCs w:val="18"/>
              </w:rPr>
              <w:t>Guayaquil</w:t>
            </w:r>
          </w:p>
        </w:tc>
        <w:tc>
          <w:tcPr>
            <w:tcW w:w="1000" w:type="dxa"/>
            <w:tcBorders>
              <w:top w:val="single" w:sz="4" w:space="0" w:color="000000"/>
              <w:left w:val="single" w:sz="4" w:space="0" w:color="000000"/>
              <w:bottom w:val="single" w:sz="4" w:space="0" w:color="000000"/>
              <w:right w:val="single" w:sz="4" w:space="0" w:color="000000"/>
            </w:tcBorders>
            <w:vAlign w:val="center"/>
          </w:tcPr>
          <w:p w14:paraId="40D65D30" w14:textId="77777777" w:rsidR="00442E7B" w:rsidRDefault="00171721">
            <w:pPr>
              <w:pStyle w:val="Predeterminado"/>
              <w:spacing w:before="40" w:after="40" w:line="240" w:lineRule="auto"/>
              <w:jc w:val="center"/>
            </w:pPr>
            <w:r>
              <w:rPr>
                <w:rStyle w:val="Ninguno"/>
                <w:rFonts w:cs="Arial"/>
                <w:sz w:val="18"/>
                <w:szCs w:val="18"/>
              </w:rPr>
              <w:t>755</w:t>
            </w:r>
          </w:p>
        </w:tc>
        <w:tc>
          <w:tcPr>
            <w:tcW w:w="1350" w:type="dxa"/>
            <w:tcBorders>
              <w:top w:val="single" w:sz="4" w:space="0" w:color="000000"/>
              <w:left w:val="single" w:sz="4" w:space="0" w:color="000000"/>
              <w:bottom w:val="single" w:sz="4" w:space="0" w:color="000000"/>
              <w:right w:val="single" w:sz="4" w:space="0" w:color="000000"/>
            </w:tcBorders>
            <w:vAlign w:val="center"/>
          </w:tcPr>
          <w:p w14:paraId="40D65D31" w14:textId="77777777" w:rsidR="00442E7B" w:rsidRDefault="00171721">
            <w:pPr>
              <w:pStyle w:val="Predeterminado"/>
              <w:spacing w:before="40" w:after="40" w:line="240" w:lineRule="auto"/>
              <w:jc w:val="center"/>
            </w:pPr>
            <w:r>
              <w:rPr>
                <w:rStyle w:val="Ninguno"/>
                <w:rFonts w:cs="Arial"/>
                <w:sz w:val="18"/>
                <w:szCs w:val="18"/>
              </w:rPr>
              <w:t>0,965</w:t>
            </w:r>
          </w:p>
        </w:tc>
        <w:tc>
          <w:tcPr>
            <w:tcW w:w="1350" w:type="dxa"/>
            <w:tcBorders>
              <w:top w:val="single" w:sz="4" w:space="0" w:color="000000"/>
              <w:left w:val="single" w:sz="4" w:space="0" w:color="000000"/>
              <w:bottom w:val="single" w:sz="4" w:space="0" w:color="000000"/>
              <w:right w:val="single" w:sz="4" w:space="0" w:color="000000"/>
            </w:tcBorders>
            <w:vAlign w:val="center"/>
          </w:tcPr>
          <w:p w14:paraId="40D65D32" w14:textId="77777777" w:rsidR="00442E7B" w:rsidRDefault="00171721">
            <w:pPr>
              <w:pStyle w:val="Predeterminado"/>
              <w:spacing w:before="40" w:after="40" w:line="240" w:lineRule="auto"/>
              <w:jc w:val="center"/>
            </w:pPr>
            <w:r>
              <w:rPr>
                <w:rStyle w:val="Ninguno"/>
                <w:rFonts w:cs="Arial"/>
                <w:sz w:val="18"/>
                <w:szCs w:val="18"/>
              </w:rPr>
              <w:t>0,995</w:t>
            </w:r>
          </w:p>
        </w:tc>
        <w:tc>
          <w:tcPr>
            <w:tcW w:w="1300" w:type="dxa"/>
            <w:tcBorders>
              <w:top w:val="single" w:sz="4" w:space="0" w:color="000000"/>
              <w:left w:val="single" w:sz="4" w:space="0" w:color="000000"/>
              <w:bottom w:val="single" w:sz="4" w:space="0" w:color="000000"/>
              <w:right w:val="single" w:sz="4" w:space="0" w:color="000000"/>
            </w:tcBorders>
            <w:vAlign w:val="center"/>
          </w:tcPr>
          <w:p w14:paraId="40D65D33" w14:textId="77777777" w:rsidR="00442E7B" w:rsidRDefault="00171721">
            <w:pPr>
              <w:pStyle w:val="Predeterminado"/>
              <w:spacing w:before="40" w:after="40" w:line="240" w:lineRule="auto"/>
              <w:jc w:val="center"/>
            </w:pPr>
            <w:r>
              <w:rPr>
                <w:rStyle w:val="Ninguno"/>
                <w:rFonts w:cs="Arial"/>
                <w:sz w:val="18"/>
                <w:szCs w:val="18"/>
              </w:rPr>
              <w:t>0,013</w:t>
            </w:r>
          </w:p>
        </w:tc>
      </w:tr>
      <w:tr w:rsidR="00442E7B" w14:paraId="40D65D3B"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vAlign w:val="center"/>
          </w:tcPr>
          <w:p w14:paraId="40D65D35" w14:textId="77777777" w:rsidR="00442E7B" w:rsidRDefault="00442E7B">
            <w:pPr>
              <w:pStyle w:val="Predeterminado"/>
              <w:spacing w:before="40" w:after="40" w:line="240" w:lineRule="auto"/>
            </w:pPr>
          </w:p>
        </w:tc>
        <w:tc>
          <w:tcPr>
            <w:tcW w:w="2350" w:type="dxa"/>
            <w:tcBorders>
              <w:top w:val="single" w:sz="4" w:space="0" w:color="000000"/>
              <w:left w:val="single" w:sz="4" w:space="0" w:color="000000"/>
              <w:bottom w:val="single" w:sz="4" w:space="0" w:color="000000"/>
              <w:right w:val="single" w:sz="4" w:space="0" w:color="000000"/>
            </w:tcBorders>
            <w:vAlign w:val="center"/>
          </w:tcPr>
          <w:p w14:paraId="40D65D36" w14:textId="77777777" w:rsidR="00442E7B" w:rsidRDefault="00171721">
            <w:pPr>
              <w:pStyle w:val="Predeterminado"/>
              <w:spacing w:before="40" w:after="40" w:line="240" w:lineRule="auto"/>
            </w:pPr>
            <w:r>
              <w:rPr>
                <w:rStyle w:val="Ninguno"/>
                <w:rFonts w:cs="Arial"/>
                <w:sz w:val="18"/>
                <w:szCs w:val="18"/>
              </w:rPr>
              <w:t>Ambato</w:t>
            </w:r>
          </w:p>
        </w:tc>
        <w:tc>
          <w:tcPr>
            <w:tcW w:w="1000" w:type="dxa"/>
            <w:tcBorders>
              <w:top w:val="single" w:sz="4" w:space="0" w:color="000000"/>
              <w:left w:val="single" w:sz="4" w:space="0" w:color="000000"/>
              <w:bottom w:val="single" w:sz="4" w:space="0" w:color="000000"/>
              <w:right w:val="single" w:sz="4" w:space="0" w:color="000000"/>
            </w:tcBorders>
            <w:vAlign w:val="center"/>
          </w:tcPr>
          <w:p w14:paraId="40D65D37" w14:textId="77777777" w:rsidR="00442E7B" w:rsidRDefault="00171721">
            <w:pPr>
              <w:pStyle w:val="Predeterminado"/>
              <w:spacing w:before="40" w:after="40" w:line="240" w:lineRule="auto"/>
              <w:jc w:val="center"/>
            </w:pPr>
            <w:r>
              <w:rPr>
                <w:rStyle w:val="Ninguno"/>
                <w:rFonts w:cs="Arial"/>
                <w:sz w:val="18"/>
                <w:szCs w:val="18"/>
              </w:rPr>
              <w:t>402</w:t>
            </w:r>
          </w:p>
        </w:tc>
        <w:tc>
          <w:tcPr>
            <w:tcW w:w="1350" w:type="dxa"/>
            <w:tcBorders>
              <w:top w:val="single" w:sz="4" w:space="0" w:color="000000"/>
              <w:left w:val="single" w:sz="4" w:space="0" w:color="000000"/>
              <w:bottom w:val="single" w:sz="4" w:space="0" w:color="000000"/>
              <w:right w:val="single" w:sz="4" w:space="0" w:color="000000"/>
            </w:tcBorders>
            <w:vAlign w:val="center"/>
          </w:tcPr>
          <w:p w14:paraId="40D65D38" w14:textId="77777777" w:rsidR="00442E7B" w:rsidRDefault="00171721">
            <w:pPr>
              <w:pStyle w:val="Predeterminado"/>
              <w:spacing w:before="40" w:after="40" w:line="240" w:lineRule="auto"/>
              <w:jc w:val="center"/>
            </w:pPr>
            <w:r>
              <w:rPr>
                <w:rStyle w:val="Ninguno"/>
                <w:rFonts w:cs="Arial"/>
                <w:sz w:val="18"/>
                <w:szCs w:val="18"/>
              </w:rPr>
              <w:t>0,974</w:t>
            </w:r>
          </w:p>
        </w:tc>
        <w:tc>
          <w:tcPr>
            <w:tcW w:w="1350" w:type="dxa"/>
            <w:tcBorders>
              <w:top w:val="single" w:sz="4" w:space="0" w:color="000000"/>
              <w:left w:val="single" w:sz="4" w:space="0" w:color="000000"/>
              <w:bottom w:val="single" w:sz="4" w:space="0" w:color="000000"/>
              <w:right w:val="single" w:sz="4" w:space="0" w:color="000000"/>
            </w:tcBorders>
            <w:vAlign w:val="center"/>
          </w:tcPr>
          <w:p w14:paraId="40D65D39" w14:textId="77777777" w:rsidR="00442E7B" w:rsidRDefault="00171721">
            <w:pPr>
              <w:pStyle w:val="Predeterminado"/>
              <w:spacing w:before="40" w:after="40" w:line="240" w:lineRule="auto"/>
              <w:jc w:val="center"/>
            </w:pPr>
            <w:r>
              <w:rPr>
                <w:rStyle w:val="Ninguno"/>
                <w:rFonts w:cs="Arial"/>
                <w:sz w:val="18"/>
                <w:szCs w:val="18"/>
              </w:rPr>
              <w:t>0,973</w:t>
            </w:r>
          </w:p>
        </w:tc>
        <w:tc>
          <w:tcPr>
            <w:tcW w:w="1300" w:type="dxa"/>
            <w:tcBorders>
              <w:top w:val="single" w:sz="4" w:space="0" w:color="000000"/>
              <w:left w:val="single" w:sz="4" w:space="0" w:color="000000"/>
              <w:bottom w:val="single" w:sz="4" w:space="0" w:color="000000"/>
              <w:right w:val="single" w:sz="4" w:space="0" w:color="000000"/>
            </w:tcBorders>
            <w:vAlign w:val="center"/>
          </w:tcPr>
          <w:p w14:paraId="40D65D3A" w14:textId="77777777" w:rsidR="00442E7B" w:rsidRDefault="00171721">
            <w:pPr>
              <w:pStyle w:val="Predeterminado"/>
              <w:spacing w:before="40" w:after="40" w:line="240" w:lineRule="auto"/>
              <w:jc w:val="center"/>
            </w:pPr>
            <w:r>
              <w:rPr>
                <w:rStyle w:val="Ninguno"/>
                <w:rFonts w:cs="Arial"/>
                <w:sz w:val="18"/>
                <w:szCs w:val="18"/>
              </w:rPr>
              <w:t>0,000</w:t>
            </w:r>
          </w:p>
        </w:tc>
      </w:tr>
      <w:tr w:rsidR="00442E7B" w14:paraId="40D65D42"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vAlign w:val="center"/>
          </w:tcPr>
          <w:p w14:paraId="40D65D3C" w14:textId="77777777" w:rsidR="00442E7B" w:rsidRDefault="00442E7B">
            <w:pPr>
              <w:pStyle w:val="Predeterminado"/>
              <w:spacing w:before="40" w:after="40" w:line="240" w:lineRule="auto"/>
            </w:pPr>
          </w:p>
        </w:tc>
        <w:tc>
          <w:tcPr>
            <w:tcW w:w="2350" w:type="dxa"/>
            <w:tcBorders>
              <w:top w:val="single" w:sz="4" w:space="0" w:color="000000"/>
              <w:left w:val="single" w:sz="4" w:space="0" w:color="000000"/>
              <w:bottom w:val="single" w:sz="4" w:space="0" w:color="000000"/>
              <w:right w:val="single" w:sz="4" w:space="0" w:color="000000"/>
            </w:tcBorders>
            <w:vAlign w:val="center"/>
          </w:tcPr>
          <w:p w14:paraId="40D65D3D" w14:textId="77777777" w:rsidR="00442E7B" w:rsidRDefault="00171721">
            <w:pPr>
              <w:pStyle w:val="Predeterminado"/>
              <w:spacing w:before="40" w:after="40" w:line="240" w:lineRule="auto"/>
            </w:pPr>
            <w:r>
              <w:rPr>
                <w:rStyle w:val="Ninguno"/>
                <w:rFonts w:cs="Arial"/>
                <w:sz w:val="18"/>
                <w:szCs w:val="18"/>
              </w:rPr>
              <w:t>Ibarra</w:t>
            </w:r>
          </w:p>
        </w:tc>
        <w:tc>
          <w:tcPr>
            <w:tcW w:w="1000" w:type="dxa"/>
            <w:tcBorders>
              <w:top w:val="single" w:sz="4" w:space="0" w:color="000000"/>
              <w:left w:val="single" w:sz="4" w:space="0" w:color="000000"/>
              <w:bottom w:val="single" w:sz="4" w:space="0" w:color="000000"/>
              <w:right w:val="single" w:sz="4" w:space="0" w:color="000000"/>
            </w:tcBorders>
            <w:vAlign w:val="center"/>
          </w:tcPr>
          <w:p w14:paraId="40D65D3E" w14:textId="77777777" w:rsidR="00442E7B" w:rsidRDefault="00171721">
            <w:pPr>
              <w:pStyle w:val="Predeterminado"/>
              <w:spacing w:before="40" w:after="40" w:line="240" w:lineRule="auto"/>
              <w:jc w:val="center"/>
            </w:pPr>
            <w:r>
              <w:rPr>
                <w:rStyle w:val="Ninguno"/>
                <w:rFonts w:cs="Arial"/>
                <w:sz w:val="18"/>
                <w:szCs w:val="18"/>
              </w:rPr>
              <w:t>242</w:t>
            </w:r>
          </w:p>
        </w:tc>
        <w:tc>
          <w:tcPr>
            <w:tcW w:w="1350" w:type="dxa"/>
            <w:tcBorders>
              <w:top w:val="single" w:sz="4" w:space="0" w:color="000000"/>
              <w:left w:val="single" w:sz="4" w:space="0" w:color="000000"/>
              <w:bottom w:val="single" w:sz="4" w:space="0" w:color="000000"/>
              <w:right w:val="single" w:sz="4" w:space="0" w:color="000000"/>
            </w:tcBorders>
            <w:vAlign w:val="center"/>
          </w:tcPr>
          <w:p w14:paraId="40D65D3F" w14:textId="77777777" w:rsidR="00442E7B" w:rsidRDefault="00171721">
            <w:pPr>
              <w:pStyle w:val="Predeterminado"/>
              <w:spacing w:before="40" w:after="40" w:line="240" w:lineRule="auto"/>
              <w:jc w:val="center"/>
            </w:pPr>
            <w:r>
              <w:rPr>
                <w:rStyle w:val="Ninguno"/>
                <w:rFonts w:cs="Arial"/>
                <w:sz w:val="18"/>
                <w:szCs w:val="18"/>
              </w:rPr>
              <w:t>0,988</w:t>
            </w:r>
          </w:p>
        </w:tc>
        <w:tc>
          <w:tcPr>
            <w:tcW w:w="1350" w:type="dxa"/>
            <w:tcBorders>
              <w:top w:val="single" w:sz="4" w:space="0" w:color="000000"/>
              <w:left w:val="single" w:sz="4" w:space="0" w:color="000000"/>
              <w:bottom w:val="single" w:sz="4" w:space="0" w:color="000000"/>
              <w:right w:val="single" w:sz="4" w:space="0" w:color="000000"/>
            </w:tcBorders>
            <w:vAlign w:val="center"/>
          </w:tcPr>
          <w:p w14:paraId="40D65D40" w14:textId="77777777" w:rsidR="00442E7B" w:rsidRDefault="00171721">
            <w:pPr>
              <w:pStyle w:val="Predeterminado"/>
              <w:spacing w:before="40" w:after="40" w:line="240" w:lineRule="auto"/>
              <w:jc w:val="center"/>
            </w:pPr>
            <w:r>
              <w:rPr>
                <w:rStyle w:val="Ninguno"/>
                <w:rFonts w:cs="Arial"/>
                <w:sz w:val="18"/>
                <w:szCs w:val="18"/>
              </w:rPr>
              <w:t>0,985</w:t>
            </w:r>
          </w:p>
        </w:tc>
        <w:tc>
          <w:tcPr>
            <w:tcW w:w="1300" w:type="dxa"/>
            <w:tcBorders>
              <w:top w:val="single" w:sz="4" w:space="0" w:color="000000"/>
              <w:left w:val="single" w:sz="4" w:space="0" w:color="000000"/>
              <w:bottom w:val="single" w:sz="4" w:space="0" w:color="000000"/>
              <w:right w:val="single" w:sz="4" w:space="0" w:color="000000"/>
            </w:tcBorders>
            <w:vAlign w:val="center"/>
          </w:tcPr>
          <w:p w14:paraId="40D65D41" w14:textId="77777777" w:rsidR="00442E7B" w:rsidRDefault="00171721">
            <w:pPr>
              <w:pStyle w:val="Predeterminado"/>
              <w:spacing w:before="40" w:after="40" w:line="240" w:lineRule="auto"/>
              <w:jc w:val="center"/>
            </w:pPr>
            <w:r>
              <w:rPr>
                <w:rStyle w:val="Ninguno"/>
                <w:rFonts w:cs="Arial"/>
                <w:sz w:val="18"/>
                <w:szCs w:val="18"/>
              </w:rPr>
              <w:t>0,000</w:t>
            </w:r>
          </w:p>
        </w:tc>
      </w:tr>
      <w:tr w:rsidR="00442E7B" w14:paraId="40D65D49"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vAlign w:val="center"/>
          </w:tcPr>
          <w:p w14:paraId="40D65D43" w14:textId="77777777" w:rsidR="00442E7B" w:rsidRDefault="00442E7B">
            <w:pPr>
              <w:pStyle w:val="Predeterminado"/>
              <w:spacing w:before="40" w:after="40" w:line="240" w:lineRule="auto"/>
            </w:pPr>
          </w:p>
        </w:tc>
        <w:tc>
          <w:tcPr>
            <w:tcW w:w="2350" w:type="dxa"/>
            <w:tcBorders>
              <w:top w:val="single" w:sz="4" w:space="0" w:color="000000"/>
              <w:left w:val="single" w:sz="4" w:space="0" w:color="000000"/>
              <w:bottom w:val="single" w:sz="4" w:space="0" w:color="000000"/>
              <w:right w:val="single" w:sz="4" w:space="0" w:color="000000"/>
            </w:tcBorders>
            <w:vAlign w:val="center"/>
          </w:tcPr>
          <w:p w14:paraId="40D65D44" w14:textId="77777777" w:rsidR="00442E7B" w:rsidRDefault="00171721">
            <w:pPr>
              <w:pStyle w:val="Predeterminado"/>
              <w:spacing w:before="40" w:after="40" w:line="240" w:lineRule="auto"/>
            </w:pPr>
            <w:r>
              <w:rPr>
                <w:rStyle w:val="Ninguno"/>
                <w:rFonts w:cs="Arial"/>
                <w:sz w:val="18"/>
                <w:szCs w:val="18"/>
              </w:rPr>
              <w:t>Cuenca</w:t>
            </w:r>
          </w:p>
        </w:tc>
        <w:tc>
          <w:tcPr>
            <w:tcW w:w="1000" w:type="dxa"/>
            <w:tcBorders>
              <w:top w:val="single" w:sz="4" w:space="0" w:color="000000"/>
              <w:left w:val="single" w:sz="4" w:space="0" w:color="000000"/>
              <w:bottom w:val="single" w:sz="4" w:space="0" w:color="000000"/>
              <w:right w:val="single" w:sz="4" w:space="0" w:color="000000"/>
            </w:tcBorders>
            <w:vAlign w:val="center"/>
          </w:tcPr>
          <w:p w14:paraId="40D65D45" w14:textId="77777777" w:rsidR="00442E7B" w:rsidRDefault="00171721">
            <w:pPr>
              <w:pStyle w:val="Predeterminado"/>
              <w:spacing w:before="40" w:after="40" w:line="240" w:lineRule="auto"/>
              <w:jc w:val="center"/>
            </w:pPr>
            <w:r>
              <w:rPr>
                <w:rStyle w:val="Ninguno"/>
                <w:rFonts w:cs="Arial"/>
                <w:sz w:val="18"/>
                <w:szCs w:val="18"/>
              </w:rPr>
              <w:t>28</w:t>
            </w:r>
          </w:p>
        </w:tc>
        <w:tc>
          <w:tcPr>
            <w:tcW w:w="1350" w:type="dxa"/>
            <w:tcBorders>
              <w:top w:val="single" w:sz="4" w:space="0" w:color="000000"/>
              <w:left w:val="single" w:sz="4" w:space="0" w:color="000000"/>
              <w:bottom w:val="single" w:sz="4" w:space="0" w:color="000000"/>
              <w:right w:val="single" w:sz="4" w:space="0" w:color="000000"/>
            </w:tcBorders>
            <w:vAlign w:val="center"/>
          </w:tcPr>
          <w:p w14:paraId="40D65D46" w14:textId="77777777" w:rsidR="00442E7B" w:rsidRDefault="00171721">
            <w:pPr>
              <w:pStyle w:val="Predeterminado"/>
              <w:spacing w:before="40" w:after="40" w:line="240" w:lineRule="auto"/>
              <w:jc w:val="center"/>
            </w:pPr>
            <w:r>
              <w:rPr>
                <w:rStyle w:val="Ninguno"/>
                <w:rFonts w:cs="Arial"/>
                <w:sz w:val="18"/>
                <w:szCs w:val="18"/>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40D65D47" w14:textId="77777777" w:rsidR="00442E7B" w:rsidRDefault="00171721">
            <w:pPr>
              <w:pStyle w:val="Predeterminado"/>
              <w:spacing w:before="40" w:after="40" w:line="240" w:lineRule="auto"/>
              <w:jc w:val="center"/>
            </w:pPr>
            <w:r>
              <w:rPr>
                <w:rStyle w:val="Ninguno"/>
                <w:rFonts w:cs="Arial"/>
                <w:sz w:val="18"/>
                <w:szCs w:val="18"/>
              </w:rPr>
              <w:t>1,000</w:t>
            </w:r>
          </w:p>
        </w:tc>
        <w:tc>
          <w:tcPr>
            <w:tcW w:w="1300" w:type="dxa"/>
            <w:tcBorders>
              <w:top w:val="single" w:sz="4" w:space="0" w:color="000000"/>
              <w:left w:val="single" w:sz="4" w:space="0" w:color="000000"/>
              <w:bottom w:val="single" w:sz="4" w:space="0" w:color="000000"/>
              <w:right w:val="single" w:sz="4" w:space="0" w:color="000000"/>
            </w:tcBorders>
            <w:vAlign w:val="center"/>
          </w:tcPr>
          <w:p w14:paraId="40D65D48" w14:textId="77777777" w:rsidR="00442E7B" w:rsidRDefault="00171721">
            <w:pPr>
              <w:pStyle w:val="Predeterminado"/>
              <w:spacing w:before="40" w:after="40" w:line="240" w:lineRule="auto"/>
              <w:jc w:val="center"/>
            </w:pPr>
            <w:r>
              <w:rPr>
                <w:rStyle w:val="Ninguno"/>
                <w:rFonts w:cs="Arial"/>
                <w:sz w:val="18"/>
                <w:szCs w:val="18"/>
              </w:rPr>
              <w:t>0,000</w:t>
            </w:r>
          </w:p>
        </w:tc>
      </w:tr>
      <w:tr w:rsidR="00442E7B" w14:paraId="40D65D50"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vAlign w:val="center"/>
          </w:tcPr>
          <w:p w14:paraId="40D65D4A" w14:textId="77777777" w:rsidR="00442E7B" w:rsidRDefault="00442E7B">
            <w:pPr>
              <w:pStyle w:val="Predeterminado"/>
              <w:spacing w:before="40" w:after="40" w:line="240" w:lineRule="auto"/>
            </w:pPr>
          </w:p>
        </w:tc>
        <w:tc>
          <w:tcPr>
            <w:tcW w:w="2350" w:type="dxa"/>
            <w:tcBorders>
              <w:top w:val="single" w:sz="4" w:space="0" w:color="000000"/>
              <w:left w:val="single" w:sz="4" w:space="0" w:color="000000"/>
              <w:bottom w:val="single" w:sz="4" w:space="0" w:color="000000"/>
              <w:right w:val="single" w:sz="4" w:space="0" w:color="000000"/>
            </w:tcBorders>
            <w:vAlign w:val="center"/>
          </w:tcPr>
          <w:p w14:paraId="40D65D4B" w14:textId="77777777" w:rsidR="00442E7B" w:rsidRDefault="00171721">
            <w:pPr>
              <w:pStyle w:val="Predeterminado"/>
              <w:spacing w:before="40" w:after="40" w:line="240" w:lineRule="auto"/>
            </w:pPr>
            <w:r>
              <w:rPr>
                <w:rStyle w:val="Ninguno"/>
                <w:rFonts w:cs="Arial"/>
                <w:sz w:val="18"/>
                <w:szCs w:val="18"/>
              </w:rPr>
              <w:t>Santo Domingo</w:t>
            </w:r>
          </w:p>
        </w:tc>
        <w:tc>
          <w:tcPr>
            <w:tcW w:w="1000" w:type="dxa"/>
            <w:tcBorders>
              <w:top w:val="single" w:sz="4" w:space="0" w:color="000000"/>
              <w:left w:val="single" w:sz="4" w:space="0" w:color="000000"/>
              <w:bottom w:val="single" w:sz="4" w:space="0" w:color="000000"/>
              <w:right w:val="single" w:sz="4" w:space="0" w:color="000000"/>
            </w:tcBorders>
            <w:vAlign w:val="center"/>
          </w:tcPr>
          <w:p w14:paraId="40D65D4C" w14:textId="77777777" w:rsidR="00442E7B" w:rsidRDefault="00171721">
            <w:pPr>
              <w:pStyle w:val="Predeterminado"/>
              <w:spacing w:before="40" w:after="40" w:line="240" w:lineRule="auto"/>
              <w:jc w:val="center"/>
            </w:pPr>
            <w:r>
              <w:rPr>
                <w:rStyle w:val="Ninguno"/>
                <w:rFonts w:cs="Arial"/>
                <w:sz w:val="18"/>
                <w:szCs w:val="18"/>
              </w:rPr>
              <w:t>32</w:t>
            </w:r>
          </w:p>
        </w:tc>
        <w:tc>
          <w:tcPr>
            <w:tcW w:w="1350" w:type="dxa"/>
            <w:tcBorders>
              <w:top w:val="single" w:sz="4" w:space="0" w:color="000000"/>
              <w:left w:val="single" w:sz="4" w:space="0" w:color="000000"/>
              <w:bottom w:val="single" w:sz="4" w:space="0" w:color="000000"/>
              <w:right w:val="single" w:sz="4" w:space="0" w:color="000000"/>
            </w:tcBorders>
            <w:vAlign w:val="center"/>
          </w:tcPr>
          <w:p w14:paraId="40D65D4D" w14:textId="77777777" w:rsidR="00442E7B" w:rsidRDefault="00171721">
            <w:pPr>
              <w:pStyle w:val="Predeterminado"/>
              <w:spacing w:before="40" w:after="40" w:line="240" w:lineRule="auto"/>
              <w:jc w:val="center"/>
            </w:pPr>
            <w:r>
              <w:rPr>
                <w:rStyle w:val="Ninguno"/>
                <w:rFonts w:cs="Arial"/>
                <w:sz w:val="18"/>
                <w:szCs w:val="18"/>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40D65D4E" w14:textId="77777777" w:rsidR="00442E7B" w:rsidRDefault="00171721">
            <w:pPr>
              <w:pStyle w:val="Predeterminado"/>
              <w:spacing w:before="40" w:after="40" w:line="240" w:lineRule="auto"/>
              <w:jc w:val="center"/>
            </w:pPr>
            <w:r>
              <w:rPr>
                <w:rStyle w:val="Ninguno"/>
                <w:rFonts w:cs="Arial"/>
                <w:sz w:val="18"/>
                <w:szCs w:val="18"/>
              </w:rPr>
              <w:t>1,000</w:t>
            </w:r>
          </w:p>
        </w:tc>
        <w:tc>
          <w:tcPr>
            <w:tcW w:w="1300" w:type="dxa"/>
            <w:tcBorders>
              <w:top w:val="single" w:sz="4" w:space="0" w:color="000000"/>
              <w:left w:val="single" w:sz="4" w:space="0" w:color="000000"/>
              <w:bottom w:val="single" w:sz="4" w:space="0" w:color="000000"/>
              <w:right w:val="single" w:sz="4" w:space="0" w:color="000000"/>
            </w:tcBorders>
            <w:vAlign w:val="center"/>
          </w:tcPr>
          <w:p w14:paraId="40D65D4F" w14:textId="77777777" w:rsidR="00442E7B" w:rsidRDefault="00171721">
            <w:pPr>
              <w:pStyle w:val="Predeterminado"/>
              <w:spacing w:before="40" w:after="40" w:line="240" w:lineRule="auto"/>
              <w:jc w:val="center"/>
            </w:pPr>
            <w:r>
              <w:rPr>
                <w:rStyle w:val="Ninguno"/>
                <w:rFonts w:cs="Arial"/>
                <w:sz w:val="18"/>
                <w:szCs w:val="18"/>
              </w:rPr>
              <w:t>0,000</w:t>
            </w:r>
          </w:p>
        </w:tc>
      </w:tr>
      <w:tr w:rsidR="00442E7B" w14:paraId="40D65D57"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vAlign w:val="center"/>
          </w:tcPr>
          <w:p w14:paraId="40D65D51" w14:textId="77777777" w:rsidR="00442E7B" w:rsidRDefault="00171721">
            <w:pPr>
              <w:pStyle w:val="Predeterminado"/>
              <w:spacing w:before="40" w:after="40" w:line="240" w:lineRule="auto"/>
            </w:pPr>
            <w:r>
              <w:rPr>
                <w:rStyle w:val="Ninguno"/>
                <w:rFonts w:cs="Arial"/>
                <w:sz w:val="18"/>
                <w:szCs w:val="18"/>
              </w:rPr>
              <w:t>Nivel educativo</w:t>
            </w:r>
          </w:p>
        </w:tc>
        <w:tc>
          <w:tcPr>
            <w:tcW w:w="2350" w:type="dxa"/>
            <w:tcBorders>
              <w:top w:val="single" w:sz="4" w:space="0" w:color="000000"/>
              <w:left w:val="single" w:sz="4" w:space="0" w:color="000000"/>
              <w:bottom w:val="single" w:sz="4" w:space="0" w:color="000000"/>
              <w:right w:val="single" w:sz="4" w:space="0" w:color="000000"/>
            </w:tcBorders>
            <w:vAlign w:val="center"/>
          </w:tcPr>
          <w:p w14:paraId="40D65D52" w14:textId="77777777" w:rsidR="00442E7B" w:rsidRDefault="00171721">
            <w:pPr>
              <w:pStyle w:val="Predeterminado"/>
              <w:spacing w:before="40" w:after="40" w:line="240" w:lineRule="auto"/>
            </w:pPr>
            <w:r>
              <w:rPr>
                <w:rStyle w:val="Ninguno"/>
                <w:rFonts w:cs="Arial"/>
                <w:sz w:val="18"/>
                <w:szCs w:val="18"/>
              </w:rPr>
              <w:t>Sin instrucción</w:t>
            </w:r>
          </w:p>
        </w:tc>
        <w:tc>
          <w:tcPr>
            <w:tcW w:w="1000" w:type="dxa"/>
            <w:tcBorders>
              <w:top w:val="single" w:sz="4" w:space="0" w:color="000000"/>
              <w:left w:val="single" w:sz="4" w:space="0" w:color="000000"/>
              <w:bottom w:val="single" w:sz="4" w:space="0" w:color="000000"/>
              <w:right w:val="single" w:sz="4" w:space="0" w:color="000000"/>
            </w:tcBorders>
            <w:vAlign w:val="center"/>
          </w:tcPr>
          <w:p w14:paraId="40D65D53" w14:textId="77777777" w:rsidR="00442E7B" w:rsidRDefault="00171721">
            <w:pPr>
              <w:pStyle w:val="Predeterminado"/>
              <w:spacing w:before="40" w:after="40" w:line="240" w:lineRule="auto"/>
              <w:jc w:val="center"/>
            </w:pPr>
            <w:r>
              <w:rPr>
                <w:rStyle w:val="Ninguno"/>
                <w:rFonts w:cs="Arial"/>
                <w:sz w:val="18"/>
                <w:szCs w:val="18"/>
              </w:rPr>
              <w:t>48</w:t>
            </w:r>
          </w:p>
        </w:tc>
        <w:tc>
          <w:tcPr>
            <w:tcW w:w="1350" w:type="dxa"/>
            <w:tcBorders>
              <w:top w:val="single" w:sz="4" w:space="0" w:color="000000"/>
              <w:left w:val="single" w:sz="4" w:space="0" w:color="000000"/>
              <w:bottom w:val="single" w:sz="4" w:space="0" w:color="000000"/>
              <w:right w:val="single" w:sz="4" w:space="0" w:color="000000"/>
            </w:tcBorders>
            <w:vAlign w:val="center"/>
          </w:tcPr>
          <w:p w14:paraId="40D65D54" w14:textId="77777777" w:rsidR="00442E7B" w:rsidRDefault="00171721">
            <w:pPr>
              <w:pStyle w:val="Predeterminado"/>
              <w:spacing w:before="40" w:after="40" w:line="240" w:lineRule="auto"/>
              <w:jc w:val="center"/>
            </w:pPr>
            <w:r>
              <w:rPr>
                <w:rStyle w:val="Ninguno"/>
                <w:rFonts w:cs="Arial"/>
                <w:sz w:val="18"/>
                <w:szCs w:val="18"/>
              </w:rPr>
              <w:t>0,954</w:t>
            </w:r>
          </w:p>
        </w:tc>
        <w:tc>
          <w:tcPr>
            <w:tcW w:w="1350" w:type="dxa"/>
            <w:tcBorders>
              <w:top w:val="single" w:sz="4" w:space="0" w:color="000000"/>
              <w:left w:val="single" w:sz="4" w:space="0" w:color="000000"/>
              <w:bottom w:val="single" w:sz="4" w:space="0" w:color="000000"/>
              <w:right w:val="single" w:sz="4" w:space="0" w:color="000000"/>
            </w:tcBorders>
            <w:vAlign w:val="center"/>
          </w:tcPr>
          <w:p w14:paraId="40D65D55" w14:textId="77777777" w:rsidR="00442E7B" w:rsidRDefault="00171721">
            <w:pPr>
              <w:pStyle w:val="Predeterminado"/>
              <w:spacing w:before="40" w:after="40" w:line="240" w:lineRule="auto"/>
              <w:jc w:val="center"/>
            </w:pPr>
            <w:r>
              <w:rPr>
                <w:rStyle w:val="Ninguno"/>
                <w:rFonts w:cs="Arial"/>
                <w:sz w:val="18"/>
                <w:szCs w:val="18"/>
              </w:rPr>
              <w:t>1,000</w:t>
            </w:r>
          </w:p>
        </w:tc>
        <w:tc>
          <w:tcPr>
            <w:tcW w:w="1300" w:type="dxa"/>
            <w:tcBorders>
              <w:top w:val="single" w:sz="4" w:space="0" w:color="000000"/>
              <w:left w:val="single" w:sz="4" w:space="0" w:color="000000"/>
              <w:bottom w:val="single" w:sz="4" w:space="0" w:color="000000"/>
              <w:right w:val="single" w:sz="4" w:space="0" w:color="000000"/>
            </w:tcBorders>
            <w:vAlign w:val="center"/>
          </w:tcPr>
          <w:p w14:paraId="40D65D56" w14:textId="77777777" w:rsidR="00442E7B" w:rsidRDefault="00171721">
            <w:pPr>
              <w:pStyle w:val="Predeterminado"/>
              <w:spacing w:before="40" w:after="40" w:line="240" w:lineRule="auto"/>
              <w:jc w:val="center"/>
            </w:pPr>
            <w:r>
              <w:rPr>
                <w:rStyle w:val="Ninguno"/>
                <w:rFonts w:cs="Arial"/>
                <w:sz w:val="18"/>
                <w:szCs w:val="18"/>
              </w:rPr>
              <w:t>0,038</w:t>
            </w:r>
          </w:p>
        </w:tc>
      </w:tr>
      <w:tr w:rsidR="00442E7B" w14:paraId="40D65D5E"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vAlign w:val="center"/>
          </w:tcPr>
          <w:p w14:paraId="40D65D58" w14:textId="77777777" w:rsidR="00442E7B" w:rsidRDefault="00442E7B">
            <w:pPr>
              <w:pStyle w:val="Predeterminado"/>
              <w:spacing w:before="40" w:after="40" w:line="240" w:lineRule="auto"/>
            </w:pPr>
          </w:p>
        </w:tc>
        <w:tc>
          <w:tcPr>
            <w:tcW w:w="2350" w:type="dxa"/>
            <w:tcBorders>
              <w:top w:val="single" w:sz="4" w:space="0" w:color="000000"/>
              <w:left w:val="single" w:sz="4" w:space="0" w:color="000000"/>
              <w:bottom w:val="single" w:sz="4" w:space="0" w:color="000000"/>
              <w:right w:val="single" w:sz="4" w:space="0" w:color="000000"/>
            </w:tcBorders>
            <w:vAlign w:val="center"/>
          </w:tcPr>
          <w:p w14:paraId="40D65D59" w14:textId="77777777" w:rsidR="00442E7B" w:rsidRDefault="00171721">
            <w:pPr>
              <w:pStyle w:val="Predeterminado"/>
              <w:spacing w:before="40" w:after="40" w:line="240" w:lineRule="auto"/>
            </w:pPr>
            <w:r>
              <w:rPr>
                <w:rStyle w:val="Ninguno"/>
                <w:rFonts w:cs="Arial"/>
                <w:sz w:val="18"/>
                <w:szCs w:val="18"/>
              </w:rPr>
              <w:t>Primaria</w:t>
            </w:r>
          </w:p>
        </w:tc>
        <w:tc>
          <w:tcPr>
            <w:tcW w:w="1000" w:type="dxa"/>
            <w:tcBorders>
              <w:top w:val="single" w:sz="4" w:space="0" w:color="000000"/>
              <w:left w:val="single" w:sz="4" w:space="0" w:color="000000"/>
              <w:bottom w:val="single" w:sz="4" w:space="0" w:color="000000"/>
              <w:right w:val="single" w:sz="4" w:space="0" w:color="000000"/>
            </w:tcBorders>
            <w:vAlign w:val="center"/>
          </w:tcPr>
          <w:p w14:paraId="40D65D5A" w14:textId="77777777" w:rsidR="00442E7B" w:rsidRDefault="00171721">
            <w:pPr>
              <w:pStyle w:val="Predeterminado"/>
              <w:spacing w:before="40" w:after="40" w:line="240" w:lineRule="auto"/>
              <w:jc w:val="center"/>
            </w:pPr>
            <w:r>
              <w:rPr>
                <w:rStyle w:val="Ninguno"/>
                <w:rFonts w:cs="Arial"/>
                <w:sz w:val="18"/>
                <w:szCs w:val="18"/>
              </w:rPr>
              <w:t>523</w:t>
            </w:r>
          </w:p>
        </w:tc>
        <w:tc>
          <w:tcPr>
            <w:tcW w:w="1350" w:type="dxa"/>
            <w:tcBorders>
              <w:top w:val="single" w:sz="4" w:space="0" w:color="000000"/>
              <w:left w:val="single" w:sz="4" w:space="0" w:color="000000"/>
              <w:bottom w:val="single" w:sz="4" w:space="0" w:color="000000"/>
              <w:right w:val="single" w:sz="4" w:space="0" w:color="000000"/>
            </w:tcBorders>
            <w:vAlign w:val="center"/>
          </w:tcPr>
          <w:p w14:paraId="40D65D5B" w14:textId="77777777" w:rsidR="00442E7B" w:rsidRDefault="00171721">
            <w:pPr>
              <w:pStyle w:val="Predeterminado"/>
              <w:spacing w:before="40" w:after="40" w:line="240" w:lineRule="auto"/>
              <w:jc w:val="center"/>
            </w:pPr>
            <w:r>
              <w:rPr>
                <w:rStyle w:val="Ninguno"/>
                <w:rFonts w:cs="Arial"/>
                <w:sz w:val="18"/>
                <w:szCs w:val="18"/>
              </w:rPr>
              <w:t>0,988</w:t>
            </w:r>
          </w:p>
        </w:tc>
        <w:tc>
          <w:tcPr>
            <w:tcW w:w="1350" w:type="dxa"/>
            <w:tcBorders>
              <w:top w:val="single" w:sz="4" w:space="0" w:color="000000"/>
              <w:left w:val="single" w:sz="4" w:space="0" w:color="000000"/>
              <w:bottom w:val="single" w:sz="4" w:space="0" w:color="000000"/>
              <w:right w:val="single" w:sz="4" w:space="0" w:color="000000"/>
            </w:tcBorders>
            <w:vAlign w:val="center"/>
          </w:tcPr>
          <w:p w14:paraId="40D65D5C" w14:textId="77777777" w:rsidR="00442E7B" w:rsidRDefault="00171721">
            <w:pPr>
              <w:pStyle w:val="Predeterminado"/>
              <w:spacing w:before="40" w:after="40" w:line="240" w:lineRule="auto"/>
              <w:jc w:val="center"/>
            </w:pPr>
            <w:r>
              <w:rPr>
                <w:rStyle w:val="Ninguno"/>
                <w:rFonts w:cs="Arial"/>
                <w:sz w:val="18"/>
                <w:szCs w:val="18"/>
              </w:rPr>
              <w:t>1,000</w:t>
            </w:r>
          </w:p>
        </w:tc>
        <w:tc>
          <w:tcPr>
            <w:tcW w:w="1300" w:type="dxa"/>
            <w:tcBorders>
              <w:top w:val="single" w:sz="4" w:space="0" w:color="000000"/>
              <w:left w:val="single" w:sz="4" w:space="0" w:color="000000"/>
              <w:bottom w:val="single" w:sz="4" w:space="0" w:color="000000"/>
              <w:right w:val="single" w:sz="4" w:space="0" w:color="000000"/>
            </w:tcBorders>
            <w:vAlign w:val="center"/>
          </w:tcPr>
          <w:p w14:paraId="40D65D5D" w14:textId="77777777" w:rsidR="00442E7B" w:rsidRDefault="00171721">
            <w:pPr>
              <w:pStyle w:val="Predeterminado"/>
              <w:spacing w:before="40" w:after="40" w:line="240" w:lineRule="auto"/>
              <w:jc w:val="center"/>
            </w:pPr>
            <w:r>
              <w:rPr>
                <w:rStyle w:val="Ninguno"/>
                <w:rFonts w:cs="Arial"/>
                <w:sz w:val="18"/>
                <w:szCs w:val="18"/>
              </w:rPr>
              <w:t>0,014</w:t>
            </w:r>
          </w:p>
        </w:tc>
      </w:tr>
      <w:tr w:rsidR="00442E7B" w14:paraId="40D65D65"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vAlign w:val="center"/>
          </w:tcPr>
          <w:p w14:paraId="40D65D5F" w14:textId="77777777" w:rsidR="00442E7B" w:rsidRDefault="00442E7B">
            <w:pPr>
              <w:pStyle w:val="Predeterminado"/>
              <w:spacing w:before="40" w:after="40" w:line="240" w:lineRule="auto"/>
            </w:pPr>
          </w:p>
        </w:tc>
        <w:tc>
          <w:tcPr>
            <w:tcW w:w="2350" w:type="dxa"/>
            <w:tcBorders>
              <w:top w:val="single" w:sz="4" w:space="0" w:color="000000"/>
              <w:left w:val="single" w:sz="4" w:space="0" w:color="000000"/>
              <w:bottom w:val="single" w:sz="4" w:space="0" w:color="000000"/>
              <w:right w:val="single" w:sz="4" w:space="0" w:color="000000"/>
            </w:tcBorders>
            <w:vAlign w:val="center"/>
          </w:tcPr>
          <w:p w14:paraId="40D65D60" w14:textId="77777777" w:rsidR="00442E7B" w:rsidRDefault="00171721">
            <w:pPr>
              <w:pStyle w:val="Predeterminado"/>
              <w:spacing w:before="40" w:after="40" w:line="240" w:lineRule="auto"/>
            </w:pPr>
            <w:r>
              <w:rPr>
                <w:rStyle w:val="Ninguno"/>
                <w:rFonts w:cs="Arial"/>
                <w:sz w:val="18"/>
                <w:szCs w:val="18"/>
              </w:rPr>
              <w:t>Secundaria</w:t>
            </w:r>
          </w:p>
        </w:tc>
        <w:tc>
          <w:tcPr>
            <w:tcW w:w="1000" w:type="dxa"/>
            <w:tcBorders>
              <w:top w:val="single" w:sz="4" w:space="0" w:color="000000"/>
              <w:left w:val="single" w:sz="4" w:space="0" w:color="000000"/>
              <w:bottom w:val="single" w:sz="4" w:space="0" w:color="000000"/>
              <w:right w:val="single" w:sz="4" w:space="0" w:color="000000"/>
            </w:tcBorders>
            <w:vAlign w:val="center"/>
          </w:tcPr>
          <w:p w14:paraId="40D65D61" w14:textId="77777777" w:rsidR="00442E7B" w:rsidRDefault="00171721">
            <w:pPr>
              <w:pStyle w:val="Predeterminado"/>
              <w:spacing w:before="40" w:after="40" w:line="240" w:lineRule="auto"/>
              <w:jc w:val="center"/>
            </w:pPr>
            <w:r>
              <w:rPr>
                <w:rStyle w:val="Ninguno"/>
                <w:rFonts w:cs="Arial"/>
                <w:sz w:val="18"/>
                <w:szCs w:val="18"/>
              </w:rPr>
              <w:t>1.524</w:t>
            </w:r>
          </w:p>
        </w:tc>
        <w:tc>
          <w:tcPr>
            <w:tcW w:w="1350" w:type="dxa"/>
            <w:tcBorders>
              <w:top w:val="single" w:sz="4" w:space="0" w:color="000000"/>
              <w:left w:val="single" w:sz="4" w:space="0" w:color="000000"/>
              <w:bottom w:val="single" w:sz="4" w:space="0" w:color="000000"/>
              <w:right w:val="single" w:sz="4" w:space="0" w:color="000000"/>
            </w:tcBorders>
            <w:vAlign w:val="center"/>
          </w:tcPr>
          <w:p w14:paraId="40D65D62" w14:textId="77777777" w:rsidR="00442E7B" w:rsidRDefault="00171721">
            <w:pPr>
              <w:pStyle w:val="Predeterminado"/>
              <w:spacing w:before="40" w:after="40" w:line="240" w:lineRule="auto"/>
              <w:jc w:val="center"/>
            </w:pPr>
            <w:r>
              <w:rPr>
                <w:rStyle w:val="Ninguno"/>
                <w:rFonts w:cs="Arial"/>
                <w:sz w:val="18"/>
                <w:szCs w:val="18"/>
              </w:rPr>
              <w:t>0,981</w:t>
            </w:r>
          </w:p>
        </w:tc>
        <w:tc>
          <w:tcPr>
            <w:tcW w:w="1350" w:type="dxa"/>
            <w:tcBorders>
              <w:top w:val="single" w:sz="4" w:space="0" w:color="000000"/>
              <w:left w:val="single" w:sz="4" w:space="0" w:color="000000"/>
              <w:bottom w:val="single" w:sz="4" w:space="0" w:color="000000"/>
              <w:right w:val="single" w:sz="4" w:space="0" w:color="000000"/>
            </w:tcBorders>
            <w:vAlign w:val="center"/>
          </w:tcPr>
          <w:p w14:paraId="40D65D63" w14:textId="77777777" w:rsidR="00442E7B" w:rsidRDefault="00171721">
            <w:pPr>
              <w:pStyle w:val="Predeterminado"/>
              <w:spacing w:before="40" w:after="40" w:line="240" w:lineRule="auto"/>
              <w:jc w:val="center"/>
            </w:pPr>
            <w:r>
              <w:rPr>
                <w:rStyle w:val="Ninguno"/>
                <w:rFonts w:cs="Arial"/>
                <w:sz w:val="18"/>
                <w:szCs w:val="18"/>
              </w:rPr>
              <w:t>0,993</w:t>
            </w:r>
          </w:p>
        </w:tc>
        <w:tc>
          <w:tcPr>
            <w:tcW w:w="1300" w:type="dxa"/>
            <w:tcBorders>
              <w:top w:val="single" w:sz="4" w:space="0" w:color="000000"/>
              <w:left w:val="single" w:sz="4" w:space="0" w:color="000000"/>
              <w:bottom w:val="single" w:sz="4" w:space="0" w:color="000000"/>
              <w:right w:val="single" w:sz="4" w:space="0" w:color="000000"/>
            </w:tcBorders>
            <w:vAlign w:val="center"/>
          </w:tcPr>
          <w:p w14:paraId="40D65D64" w14:textId="77777777" w:rsidR="00442E7B" w:rsidRDefault="00171721">
            <w:pPr>
              <w:pStyle w:val="Predeterminado"/>
              <w:spacing w:before="40" w:after="40" w:line="240" w:lineRule="auto"/>
              <w:jc w:val="center"/>
            </w:pPr>
            <w:r>
              <w:rPr>
                <w:rStyle w:val="Ninguno"/>
                <w:rFonts w:cs="Arial"/>
                <w:sz w:val="18"/>
                <w:szCs w:val="18"/>
              </w:rPr>
              <w:t>0,006</w:t>
            </w:r>
          </w:p>
        </w:tc>
      </w:tr>
      <w:tr w:rsidR="00442E7B" w14:paraId="40D65D6C"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vAlign w:val="center"/>
          </w:tcPr>
          <w:p w14:paraId="40D65D66" w14:textId="77777777" w:rsidR="00442E7B" w:rsidRDefault="00442E7B">
            <w:pPr>
              <w:pStyle w:val="Predeterminado"/>
              <w:spacing w:before="40" w:after="40" w:line="240" w:lineRule="auto"/>
            </w:pPr>
          </w:p>
        </w:tc>
        <w:tc>
          <w:tcPr>
            <w:tcW w:w="2350" w:type="dxa"/>
            <w:tcBorders>
              <w:top w:val="single" w:sz="4" w:space="0" w:color="000000"/>
              <w:left w:val="single" w:sz="4" w:space="0" w:color="000000"/>
              <w:bottom w:val="single" w:sz="4" w:space="0" w:color="000000"/>
              <w:right w:val="single" w:sz="4" w:space="0" w:color="000000"/>
            </w:tcBorders>
            <w:vAlign w:val="center"/>
          </w:tcPr>
          <w:p w14:paraId="40D65D67" w14:textId="77777777" w:rsidR="00442E7B" w:rsidRDefault="00171721">
            <w:pPr>
              <w:pStyle w:val="Predeterminado"/>
              <w:spacing w:before="40" w:after="40" w:line="240" w:lineRule="auto"/>
            </w:pPr>
            <w:r>
              <w:rPr>
                <w:rStyle w:val="Ninguno"/>
                <w:rFonts w:cs="Arial"/>
                <w:sz w:val="18"/>
                <w:szCs w:val="18"/>
              </w:rPr>
              <w:t>Técnico/tecnológico</w:t>
            </w:r>
          </w:p>
        </w:tc>
        <w:tc>
          <w:tcPr>
            <w:tcW w:w="1000" w:type="dxa"/>
            <w:tcBorders>
              <w:top w:val="single" w:sz="4" w:space="0" w:color="000000"/>
              <w:left w:val="single" w:sz="4" w:space="0" w:color="000000"/>
              <w:bottom w:val="single" w:sz="4" w:space="0" w:color="000000"/>
              <w:right w:val="single" w:sz="4" w:space="0" w:color="000000"/>
            </w:tcBorders>
            <w:vAlign w:val="center"/>
          </w:tcPr>
          <w:p w14:paraId="40D65D68" w14:textId="77777777" w:rsidR="00442E7B" w:rsidRDefault="00171721">
            <w:pPr>
              <w:pStyle w:val="Predeterminado"/>
              <w:spacing w:before="40" w:after="40" w:line="240" w:lineRule="auto"/>
              <w:jc w:val="center"/>
            </w:pPr>
            <w:r>
              <w:rPr>
                <w:rStyle w:val="Ninguno"/>
                <w:rFonts w:cs="Arial"/>
                <w:sz w:val="18"/>
                <w:szCs w:val="18"/>
              </w:rPr>
              <w:t>480</w:t>
            </w:r>
          </w:p>
        </w:tc>
        <w:tc>
          <w:tcPr>
            <w:tcW w:w="1350" w:type="dxa"/>
            <w:tcBorders>
              <w:top w:val="single" w:sz="4" w:space="0" w:color="000000"/>
              <w:left w:val="single" w:sz="4" w:space="0" w:color="000000"/>
              <w:bottom w:val="single" w:sz="4" w:space="0" w:color="000000"/>
              <w:right w:val="single" w:sz="4" w:space="0" w:color="000000"/>
            </w:tcBorders>
            <w:vAlign w:val="center"/>
          </w:tcPr>
          <w:p w14:paraId="40D65D69" w14:textId="77777777" w:rsidR="00442E7B" w:rsidRDefault="00171721">
            <w:pPr>
              <w:pStyle w:val="Predeterminado"/>
              <w:spacing w:before="40" w:after="40" w:line="240" w:lineRule="auto"/>
              <w:jc w:val="center"/>
            </w:pPr>
            <w:r>
              <w:rPr>
                <w:rStyle w:val="Ninguno"/>
                <w:rFonts w:cs="Arial"/>
                <w:sz w:val="18"/>
                <w:szCs w:val="18"/>
              </w:rPr>
              <w:t>0,970</w:t>
            </w:r>
          </w:p>
        </w:tc>
        <w:tc>
          <w:tcPr>
            <w:tcW w:w="1350" w:type="dxa"/>
            <w:tcBorders>
              <w:top w:val="single" w:sz="4" w:space="0" w:color="000000"/>
              <w:left w:val="single" w:sz="4" w:space="0" w:color="000000"/>
              <w:bottom w:val="single" w:sz="4" w:space="0" w:color="000000"/>
              <w:right w:val="single" w:sz="4" w:space="0" w:color="000000"/>
            </w:tcBorders>
            <w:vAlign w:val="center"/>
          </w:tcPr>
          <w:p w14:paraId="40D65D6A" w14:textId="77777777" w:rsidR="00442E7B" w:rsidRDefault="00171721">
            <w:pPr>
              <w:pStyle w:val="Predeterminado"/>
              <w:spacing w:before="40" w:after="40" w:line="240" w:lineRule="auto"/>
              <w:jc w:val="center"/>
            </w:pPr>
            <w:r>
              <w:rPr>
                <w:rStyle w:val="Ninguno"/>
                <w:rFonts w:cs="Arial"/>
                <w:sz w:val="18"/>
                <w:szCs w:val="18"/>
              </w:rPr>
              <w:t>0,986</w:t>
            </w:r>
          </w:p>
        </w:tc>
        <w:tc>
          <w:tcPr>
            <w:tcW w:w="1300" w:type="dxa"/>
            <w:tcBorders>
              <w:top w:val="single" w:sz="4" w:space="0" w:color="000000"/>
              <w:left w:val="single" w:sz="4" w:space="0" w:color="000000"/>
              <w:bottom w:val="single" w:sz="4" w:space="0" w:color="000000"/>
              <w:right w:val="single" w:sz="4" w:space="0" w:color="000000"/>
            </w:tcBorders>
            <w:vAlign w:val="center"/>
          </w:tcPr>
          <w:p w14:paraId="40D65D6B" w14:textId="77777777" w:rsidR="00442E7B" w:rsidRDefault="00171721">
            <w:pPr>
              <w:pStyle w:val="Predeterminado"/>
              <w:spacing w:before="40" w:after="40" w:line="240" w:lineRule="auto"/>
              <w:jc w:val="center"/>
            </w:pPr>
            <w:r>
              <w:rPr>
                <w:rStyle w:val="Ninguno"/>
                <w:rFonts w:cs="Arial"/>
                <w:sz w:val="18"/>
                <w:szCs w:val="18"/>
              </w:rPr>
              <w:t>0,003</w:t>
            </w:r>
          </w:p>
        </w:tc>
      </w:tr>
      <w:tr w:rsidR="00442E7B" w14:paraId="40D65D73"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vAlign w:val="center"/>
          </w:tcPr>
          <w:p w14:paraId="40D65D6D" w14:textId="77777777" w:rsidR="00442E7B" w:rsidRDefault="00442E7B">
            <w:pPr>
              <w:pStyle w:val="Predeterminado"/>
              <w:spacing w:before="40" w:after="40" w:line="240" w:lineRule="auto"/>
            </w:pPr>
          </w:p>
        </w:tc>
        <w:tc>
          <w:tcPr>
            <w:tcW w:w="2350" w:type="dxa"/>
            <w:tcBorders>
              <w:top w:val="single" w:sz="4" w:space="0" w:color="000000"/>
              <w:left w:val="single" w:sz="4" w:space="0" w:color="000000"/>
              <w:bottom w:val="single" w:sz="4" w:space="0" w:color="000000"/>
              <w:right w:val="single" w:sz="4" w:space="0" w:color="000000"/>
            </w:tcBorders>
            <w:vAlign w:val="center"/>
          </w:tcPr>
          <w:p w14:paraId="40D65D6E" w14:textId="77777777" w:rsidR="00442E7B" w:rsidRDefault="00171721">
            <w:pPr>
              <w:pStyle w:val="Predeterminado"/>
              <w:spacing w:before="40" w:after="40" w:line="240" w:lineRule="auto"/>
            </w:pPr>
            <w:r>
              <w:rPr>
                <w:rStyle w:val="Ninguno"/>
                <w:rFonts w:cs="Arial"/>
                <w:sz w:val="18"/>
                <w:szCs w:val="18"/>
              </w:rPr>
              <w:t>Universitaria</w:t>
            </w:r>
          </w:p>
        </w:tc>
        <w:tc>
          <w:tcPr>
            <w:tcW w:w="1000" w:type="dxa"/>
            <w:tcBorders>
              <w:top w:val="single" w:sz="4" w:space="0" w:color="000000"/>
              <w:left w:val="single" w:sz="4" w:space="0" w:color="000000"/>
              <w:bottom w:val="single" w:sz="4" w:space="0" w:color="000000"/>
              <w:right w:val="single" w:sz="4" w:space="0" w:color="000000"/>
            </w:tcBorders>
            <w:vAlign w:val="center"/>
          </w:tcPr>
          <w:p w14:paraId="40D65D6F" w14:textId="77777777" w:rsidR="00442E7B" w:rsidRDefault="00171721">
            <w:pPr>
              <w:pStyle w:val="Predeterminado"/>
              <w:spacing w:before="40" w:after="40" w:line="240" w:lineRule="auto"/>
              <w:jc w:val="center"/>
            </w:pPr>
            <w:r>
              <w:rPr>
                <w:rStyle w:val="Ninguno"/>
                <w:rFonts w:cs="Arial"/>
                <w:sz w:val="18"/>
                <w:szCs w:val="18"/>
              </w:rPr>
              <w:t>578</w:t>
            </w:r>
          </w:p>
        </w:tc>
        <w:tc>
          <w:tcPr>
            <w:tcW w:w="1350" w:type="dxa"/>
            <w:tcBorders>
              <w:top w:val="single" w:sz="4" w:space="0" w:color="000000"/>
              <w:left w:val="single" w:sz="4" w:space="0" w:color="000000"/>
              <w:bottom w:val="single" w:sz="4" w:space="0" w:color="000000"/>
              <w:right w:val="single" w:sz="4" w:space="0" w:color="000000"/>
            </w:tcBorders>
            <w:vAlign w:val="center"/>
          </w:tcPr>
          <w:p w14:paraId="40D65D70" w14:textId="77777777" w:rsidR="00442E7B" w:rsidRDefault="00171721">
            <w:pPr>
              <w:pStyle w:val="Predeterminado"/>
              <w:spacing w:before="40" w:after="40" w:line="240" w:lineRule="auto"/>
              <w:jc w:val="center"/>
            </w:pPr>
            <w:r>
              <w:rPr>
                <w:rStyle w:val="Ninguno"/>
                <w:rFonts w:cs="Arial"/>
                <w:sz w:val="18"/>
                <w:szCs w:val="18"/>
              </w:rPr>
              <w:t>0,964</w:t>
            </w:r>
          </w:p>
        </w:tc>
        <w:tc>
          <w:tcPr>
            <w:tcW w:w="1350" w:type="dxa"/>
            <w:tcBorders>
              <w:top w:val="single" w:sz="4" w:space="0" w:color="000000"/>
              <w:left w:val="single" w:sz="4" w:space="0" w:color="000000"/>
              <w:bottom w:val="single" w:sz="4" w:space="0" w:color="000000"/>
              <w:right w:val="single" w:sz="4" w:space="0" w:color="000000"/>
            </w:tcBorders>
            <w:vAlign w:val="center"/>
          </w:tcPr>
          <w:p w14:paraId="40D65D71" w14:textId="77777777" w:rsidR="00442E7B" w:rsidRDefault="00171721">
            <w:pPr>
              <w:pStyle w:val="Predeterminado"/>
              <w:spacing w:before="40" w:after="40" w:line="240" w:lineRule="auto"/>
              <w:jc w:val="center"/>
            </w:pPr>
            <w:r>
              <w:rPr>
                <w:rStyle w:val="Ninguno"/>
                <w:rFonts w:cs="Arial"/>
                <w:sz w:val="18"/>
                <w:szCs w:val="18"/>
              </w:rPr>
              <w:t>0,987</w:t>
            </w:r>
          </w:p>
        </w:tc>
        <w:tc>
          <w:tcPr>
            <w:tcW w:w="1300" w:type="dxa"/>
            <w:tcBorders>
              <w:top w:val="single" w:sz="4" w:space="0" w:color="000000"/>
              <w:left w:val="single" w:sz="4" w:space="0" w:color="000000"/>
              <w:bottom w:val="single" w:sz="4" w:space="0" w:color="000000"/>
              <w:right w:val="single" w:sz="4" w:space="0" w:color="000000"/>
            </w:tcBorders>
            <w:vAlign w:val="center"/>
          </w:tcPr>
          <w:p w14:paraId="40D65D72" w14:textId="77777777" w:rsidR="00442E7B" w:rsidRDefault="00171721">
            <w:pPr>
              <w:pStyle w:val="Predeterminado"/>
              <w:spacing w:before="40" w:after="40" w:line="240" w:lineRule="auto"/>
              <w:jc w:val="center"/>
            </w:pPr>
            <w:r>
              <w:rPr>
                <w:rStyle w:val="Ninguno"/>
                <w:rFonts w:cs="Arial"/>
                <w:sz w:val="18"/>
                <w:szCs w:val="18"/>
              </w:rPr>
              <w:t>0,009</w:t>
            </w:r>
          </w:p>
        </w:tc>
      </w:tr>
      <w:tr w:rsidR="00442E7B" w14:paraId="40D65D7A"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vAlign w:val="center"/>
          </w:tcPr>
          <w:p w14:paraId="40D65D74" w14:textId="77777777" w:rsidR="00442E7B" w:rsidRDefault="00442E7B">
            <w:pPr>
              <w:pStyle w:val="Predeterminado"/>
              <w:spacing w:before="40" w:after="40" w:line="240" w:lineRule="auto"/>
            </w:pPr>
          </w:p>
        </w:tc>
        <w:tc>
          <w:tcPr>
            <w:tcW w:w="2350" w:type="dxa"/>
            <w:tcBorders>
              <w:top w:val="single" w:sz="4" w:space="0" w:color="000000"/>
              <w:left w:val="single" w:sz="4" w:space="0" w:color="000000"/>
              <w:bottom w:val="single" w:sz="4" w:space="0" w:color="000000"/>
              <w:right w:val="single" w:sz="4" w:space="0" w:color="000000"/>
            </w:tcBorders>
            <w:vAlign w:val="center"/>
          </w:tcPr>
          <w:p w14:paraId="40D65D75" w14:textId="77777777" w:rsidR="00442E7B" w:rsidRDefault="00171721">
            <w:pPr>
              <w:pStyle w:val="Predeterminado"/>
              <w:spacing w:before="40" w:after="40" w:line="240" w:lineRule="auto"/>
            </w:pPr>
            <w:r>
              <w:rPr>
                <w:rStyle w:val="Ninguno"/>
                <w:rFonts w:cs="Arial"/>
                <w:sz w:val="18"/>
                <w:szCs w:val="18"/>
              </w:rPr>
              <w:t>Posgrado</w:t>
            </w:r>
          </w:p>
        </w:tc>
        <w:tc>
          <w:tcPr>
            <w:tcW w:w="1000" w:type="dxa"/>
            <w:tcBorders>
              <w:top w:val="single" w:sz="4" w:space="0" w:color="000000"/>
              <w:left w:val="single" w:sz="4" w:space="0" w:color="000000"/>
              <w:bottom w:val="single" w:sz="4" w:space="0" w:color="000000"/>
              <w:right w:val="single" w:sz="4" w:space="0" w:color="000000"/>
            </w:tcBorders>
            <w:vAlign w:val="center"/>
          </w:tcPr>
          <w:p w14:paraId="40D65D76" w14:textId="77777777" w:rsidR="00442E7B" w:rsidRDefault="00171721">
            <w:pPr>
              <w:pStyle w:val="Predeterminado"/>
              <w:spacing w:before="40" w:after="40" w:line="240" w:lineRule="auto"/>
              <w:jc w:val="center"/>
            </w:pPr>
            <w:r>
              <w:rPr>
                <w:rStyle w:val="Ninguno"/>
                <w:rFonts w:cs="Arial"/>
                <w:sz w:val="18"/>
                <w:szCs w:val="18"/>
              </w:rPr>
              <w:t>72</w:t>
            </w:r>
          </w:p>
        </w:tc>
        <w:tc>
          <w:tcPr>
            <w:tcW w:w="1350" w:type="dxa"/>
            <w:tcBorders>
              <w:top w:val="single" w:sz="4" w:space="0" w:color="000000"/>
              <w:left w:val="single" w:sz="4" w:space="0" w:color="000000"/>
              <w:bottom w:val="single" w:sz="4" w:space="0" w:color="000000"/>
              <w:right w:val="single" w:sz="4" w:space="0" w:color="000000"/>
            </w:tcBorders>
            <w:vAlign w:val="center"/>
          </w:tcPr>
          <w:p w14:paraId="40D65D77" w14:textId="77777777" w:rsidR="00442E7B" w:rsidRDefault="00171721">
            <w:pPr>
              <w:pStyle w:val="Predeterminado"/>
              <w:spacing w:before="40" w:after="40" w:line="240" w:lineRule="auto"/>
              <w:jc w:val="center"/>
            </w:pPr>
            <w:r>
              <w:rPr>
                <w:rStyle w:val="Ninguno"/>
                <w:rFonts w:cs="Arial"/>
                <w:sz w:val="18"/>
                <w:szCs w:val="18"/>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40D65D78" w14:textId="77777777" w:rsidR="00442E7B" w:rsidRDefault="00171721">
            <w:pPr>
              <w:pStyle w:val="Predeterminado"/>
              <w:spacing w:before="40" w:after="40" w:line="240" w:lineRule="auto"/>
              <w:jc w:val="center"/>
            </w:pPr>
            <w:r>
              <w:rPr>
                <w:rStyle w:val="Ninguno"/>
                <w:rFonts w:cs="Arial"/>
                <w:sz w:val="18"/>
                <w:szCs w:val="18"/>
              </w:rPr>
              <w:t>1,000</w:t>
            </w:r>
          </w:p>
        </w:tc>
        <w:tc>
          <w:tcPr>
            <w:tcW w:w="1300" w:type="dxa"/>
            <w:tcBorders>
              <w:top w:val="single" w:sz="4" w:space="0" w:color="000000"/>
              <w:left w:val="single" w:sz="4" w:space="0" w:color="000000"/>
              <w:bottom w:val="single" w:sz="4" w:space="0" w:color="000000"/>
              <w:right w:val="single" w:sz="4" w:space="0" w:color="000000"/>
            </w:tcBorders>
            <w:vAlign w:val="center"/>
          </w:tcPr>
          <w:p w14:paraId="40D65D79" w14:textId="77777777" w:rsidR="00442E7B" w:rsidRDefault="00171721">
            <w:pPr>
              <w:pStyle w:val="Predeterminado"/>
              <w:spacing w:before="40" w:after="40" w:line="240" w:lineRule="auto"/>
              <w:jc w:val="center"/>
            </w:pPr>
            <w:r>
              <w:rPr>
                <w:rStyle w:val="Ninguno"/>
                <w:rFonts w:cs="Arial"/>
                <w:sz w:val="18"/>
                <w:szCs w:val="18"/>
              </w:rPr>
              <w:t>0,000</w:t>
            </w:r>
          </w:p>
        </w:tc>
      </w:tr>
      <w:tr w:rsidR="00442E7B" w14:paraId="40D65D81"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vAlign w:val="center"/>
          </w:tcPr>
          <w:p w14:paraId="40D65D7B" w14:textId="77777777" w:rsidR="00442E7B" w:rsidRDefault="00171721">
            <w:pPr>
              <w:pStyle w:val="Predeterminado"/>
              <w:spacing w:before="40" w:after="40" w:line="240" w:lineRule="auto"/>
            </w:pPr>
            <w:r>
              <w:rPr>
                <w:rStyle w:val="Ninguno"/>
                <w:rFonts w:cs="Arial"/>
                <w:sz w:val="18"/>
                <w:szCs w:val="18"/>
              </w:rPr>
              <w:t>Edad</w:t>
            </w:r>
          </w:p>
        </w:tc>
        <w:tc>
          <w:tcPr>
            <w:tcW w:w="2350" w:type="dxa"/>
            <w:tcBorders>
              <w:top w:val="single" w:sz="4" w:space="0" w:color="000000"/>
              <w:left w:val="single" w:sz="4" w:space="0" w:color="000000"/>
              <w:bottom w:val="single" w:sz="4" w:space="0" w:color="000000"/>
              <w:right w:val="single" w:sz="4" w:space="0" w:color="000000"/>
            </w:tcBorders>
            <w:vAlign w:val="center"/>
          </w:tcPr>
          <w:p w14:paraId="40D65D7C" w14:textId="77777777" w:rsidR="00442E7B" w:rsidRDefault="00171721">
            <w:pPr>
              <w:pStyle w:val="Predeterminado"/>
              <w:spacing w:before="40" w:after="40" w:line="240" w:lineRule="auto"/>
            </w:pPr>
            <w:r>
              <w:rPr>
                <w:rStyle w:val="Ninguno"/>
                <w:rFonts w:cs="Arial"/>
                <w:sz w:val="18"/>
                <w:szCs w:val="18"/>
              </w:rPr>
              <w:t>18 a 29 años</w:t>
            </w:r>
          </w:p>
        </w:tc>
        <w:tc>
          <w:tcPr>
            <w:tcW w:w="1000" w:type="dxa"/>
            <w:tcBorders>
              <w:top w:val="single" w:sz="4" w:space="0" w:color="000000"/>
              <w:left w:val="single" w:sz="4" w:space="0" w:color="000000"/>
              <w:bottom w:val="single" w:sz="4" w:space="0" w:color="000000"/>
              <w:right w:val="single" w:sz="4" w:space="0" w:color="000000"/>
            </w:tcBorders>
            <w:vAlign w:val="center"/>
          </w:tcPr>
          <w:p w14:paraId="40D65D7D" w14:textId="77777777" w:rsidR="00442E7B" w:rsidRDefault="00171721">
            <w:pPr>
              <w:pStyle w:val="Predeterminado"/>
              <w:spacing w:before="40" w:after="40" w:line="240" w:lineRule="auto"/>
              <w:jc w:val="center"/>
            </w:pPr>
            <w:r>
              <w:rPr>
                <w:rStyle w:val="Ninguno"/>
                <w:rFonts w:cs="Arial"/>
                <w:sz w:val="18"/>
                <w:szCs w:val="18"/>
              </w:rPr>
              <w:t>608</w:t>
            </w:r>
          </w:p>
        </w:tc>
        <w:tc>
          <w:tcPr>
            <w:tcW w:w="1350" w:type="dxa"/>
            <w:tcBorders>
              <w:top w:val="single" w:sz="4" w:space="0" w:color="000000"/>
              <w:left w:val="single" w:sz="4" w:space="0" w:color="000000"/>
              <w:bottom w:val="single" w:sz="4" w:space="0" w:color="000000"/>
              <w:right w:val="single" w:sz="4" w:space="0" w:color="000000"/>
            </w:tcBorders>
            <w:vAlign w:val="center"/>
          </w:tcPr>
          <w:p w14:paraId="40D65D7E" w14:textId="77777777" w:rsidR="00442E7B" w:rsidRDefault="00171721">
            <w:pPr>
              <w:pStyle w:val="Predeterminado"/>
              <w:spacing w:before="40" w:after="40" w:line="240" w:lineRule="auto"/>
              <w:jc w:val="center"/>
            </w:pPr>
            <w:r>
              <w:rPr>
                <w:rStyle w:val="Ninguno"/>
                <w:rFonts w:cs="Arial"/>
                <w:sz w:val="18"/>
                <w:szCs w:val="18"/>
              </w:rPr>
              <w:t>0,975</w:t>
            </w:r>
          </w:p>
        </w:tc>
        <w:tc>
          <w:tcPr>
            <w:tcW w:w="1350" w:type="dxa"/>
            <w:tcBorders>
              <w:top w:val="single" w:sz="4" w:space="0" w:color="000000"/>
              <w:left w:val="single" w:sz="4" w:space="0" w:color="000000"/>
              <w:bottom w:val="single" w:sz="4" w:space="0" w:color="000000"/>
              <w:right w:val="single" w:sz="4" w:space="0" w:color="000000"/>
            </w:tcBorders>
            <w:vAlign w:val="center"/>
          </w:tcPr>
          <w:p w14:paraId="40D65D7F" w14:textId="77777777" w:rsidR="00442E7B" w:rsidRDefault="00171721">
            <w:pPr>
              <w:pStyle w:val="Predeterminado"/>
              <w:spacing w:before="40" w:after="40" w:line="240" w:lineRule="auto"/>
              <w:jc w:val="center"/>
            </w:pPr>
            <w:r>
              <w:rPr>
                <w:rStyle w:val="Ninguno"/>
                <w:rFonts w:cs="Arial"/>
                <w:sz w:val="18"/>
                <w:szCs w:val="18"/>
              </w:rPr>
              <w:t>0,989</w:t>
            </w:r>
          </w:p>
        </w:tc>
        <w:tc>
          <w:tcPr>
            <w:tcW w:w="1300" w:type="dxa"/>
            <w:tcBorders>
              <w:top w:val="single" w:sz="4" w:space="0" w:color="000000"/>
              <w:left w:val="single" w:sz="4" w:space="0" w:color="000000"/>
              <w:bottom w:val="single" w:sz="4" w:space="0" w:color="000000"/>
              <w:right w:val="single" w:sz="4" w:space="0" w:color="000000"/>
            </w:tcBorders>
            <w:vAlign w:val="center"/>
          </w:tcPr>
          <w:p w14:paraId="40D65D80" w14:textId="77777777" w:rsidR="00442E7B" w:rsidRDefault="00171721">
            <w:pPr>
              <w:pStyle w:val="Predeterminado"/>
              <w:spacing w:before="40" w:after="40" w:line="240" w:lineRule="auto"/>
              <w:jc w:val="center"/>
            </w:pPr>
            <w:r>
              <w:rPr>
                <w:rStyle w:val="Ninguno"/>
                <w:rFonts w:cs="Arial"/>
                <w:sz w:val="18"/>
                <w:szCs w:val="18"/>
              </w:rPr>
              <w:t>0,014</w:t>
            </w:r>
          </w:p>
        </w:tc>
      </w:tr>
      <w:tr w:rsidR="00442E7B" w14:paraId="40D65D88"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vAlign w:val="center"/>
          </w:tcPr>
          <w:p w14:paraId="40D65D82" w14:textId="77777777" w:rsidR="00442E7B" w:rsidRDefault="00442E7B">
            <w:pPr>
              <w:pStyle w:val="Predeterminado"/>
              <w:spacing w:before="40" w:after="40" w:line="240" w:lineRule="auto"/>
            </w:pPr>
          </w:p>
        </w:tc>
        <w:tc>
          <w:tcPr>
            <w:tcW w:w="2350" w:type="dxa"/>
            <w:tcBorders>
              <w:top w:val="single" w:sz="4" w:space="0" w:color="000000"/>
              <w:left w:val="single" w:sz="4" w:space="0" w:color="000000"/>
              <w:bottom w:val="single" w:sz="4" w:space="0" w:color="000000"/>
              <w:right w:val="single" w:sz="4" w:space="0" w:color="000000"/>
            </w:tcBorders>
            <w:vAlign w:val="center"/>
          </w:tcPr>
          <w:p w14:paraId="40D65D83" w14:textId="77777777" w:rsidR="00442E7B" w:rsidRDefault="00171721">
            <w:pPr>
              <w:pStyle w:val="Predeterminado"/>
              <w:spacing w:before="40" w:after="40" w:line="240" w:lineRule="auto"/>
            </w:pPr>
            <w:r>
              <w:rPr>
                <w:rStyle w:val="Ninguno"/>
                <w:rFonts w:cs="Arial"/>
                <w:sz w:val="18"/>
                <w:szCs w:val="18"/>
              </w:rPr>
              <w:t>30 a 44 años</w:t>
            </w:r>
          </w:p>
        </w:tc>
        <w:tc>
          <w:tcPr>
            <w:tcW w:w="1000" w:type="dxa"/>
            <w:tcBorders>
              <w:top w:val="single" w:sz="4" w:space="0" w:color="000000"/>
              <w:left w:val="single" w:sz="4" w:space="0" w:color="000000"/>
              <w:bottom w:val="single" w:sz="4" w:space="0" w:color="000000"/>
              <w:right w:val="single" w:sz="4" w:space="0" w:color="000000"/>
            </w:tcBorders>
            <w:vAlign w:val="center"/>
          </w:tcPr>
          <w:p w14:paraId="40D65D84" w14:textId="77777777" w:rsidR="00442E7B" w:rsidRDefault="00171721">
            <w:pPr>
              <w:pStyle w:val="Predeterminado"/>
              <w:spacing w:before="40" w:after="40" w:line="240" w:lineRule="auto"/>
              <w:jc w:val="center"/>
            </w:pPr>
            <w:r>
              <w:rPr>
                <w:rStyle w:val="Ninguno"/>
                <w:rFonts w:cs="Arial"/>
                <w:sz w:val="18"/>
                <w:szCs w:val="18"/>
              </w:rPr>
              <w:t>1.635</w:t>
            </w:r>
          </w:p>
        </w:tc>
        <w:tc>
          <w:tcPr>
            <w:tcW w:w="1350" w:type="dxa"/>
            <w:tcBorders>
              <w:top w:val="single" w:sz="4" w:space="0" w:color="000000"/>
              <w:left w:val="single" w:sz="4" w:space="0" w:color="000000"/>
              <w:bottom w:val="single" w:sz="4" w:space="0" w:color="000000"/>
              <w:right w:val="single" w:sz="4" w:space="0" w:color="000000"/>
            </w:tcBorders>
            <w:vAlign w:val="center"/>
          </w:tcPr>
          <w:p w14:paraId="40D65D85" w14:textId="77777777" w:rsidR="00442E7B" w:rsidRDefault="00171721">
            <w:pPr>
              <w:pStyle w:val="Predeterminado"/>
              <w:spacing w:before="40" w:after="40" w:line="240" w:lineRule="auto"/>
              <w:jc w:val="center"/>
            </w:pPr>
            <w:r>
              <w:rPr>
                <w:rStyle w:val="Ninguno"/>
                <w:rFonts w:cs="Arial"/>
                <w:sz w:val="18"/>
                <w:szCs w:val="18"/>
              </w:rPr>
              <w:t>0,980</w:t>
            </w:r>
          </w:p>
        </w:tc>
        <w:tc>
          <w:tcPr>
            <w:tcW w:w="1350" w:type="dxa"/>
            <w:tcBorders>
              <w:top w:val="single" w:sz="4" w:space="0" w:color="000000"/>
              <w:left w:val="single" w:sz="4" w:space="0" w:color="000000"/>
              <w:bottom w:val="single" w:sz="4" w:space="0" w:color="000000"/>
              <w:right w:val="single" w:sz="4" w:space="0" w:color="000000"/>
            </w:tcBorders>
            <w:vAlign w:val="center"/>
          </w:tcPr>
          <w:p w14:paraId="40D65D86" w14:textId="77777777" w:rsidR="00442E7B" w:rsidRDefault="00171721">
            <w:pPr>
              <w:pStyle w:val="Predeterminado"/>
              <w:spacing w:before="40" w:after="40" w:line="240" w:lineRule="auto"/>
              <w:jc w:val="center"/>
            </w:pPr>
            <w:r>
              <w:rPr>
                <w:rStyle w:val="Ninguno"/>
                <w:rFonts w:cs="Arial"/>
                <w:sz w:val="18"/>
                <w:szCs w:val="18"/>
              </w:rPr>
              <w:t>0,996</w:t>
            </w:r>
          </w:p>
        </w:tc>
        <w:tc>
          <w:tcPr>
            <w:tcW w:w="1300" w:type="dxa"/>
            <w:tcBorders>
              <w:top w:val="single" w:sz="4" w:space="0" w:color="000000"/>
              <w:left w:val="single" w:sz="4" w:space="0" w:color="000000"/>
              <w:bottom w:val="single" w:sz="4" w:space="0" w:color="000000"/>
              <w:right w:val="single" w:sz="4" w:space="0" w:color="000000"/>
            </w:tcBorders>
            <w:vAlign w:val="center"/>
          </w:tcPr>
          <w:p w14:paraId="40D65D87" w14:textId="77777777" w:rsidR="00442E7B" w:rsidRDefault="00171721">
            <w:pPr>
              <w:pStyle w:val="Predeterminado"/>
              <w:spacing w:before="40" w:after="40" w:line="240" w:lineRule="auto"/>
              <w:jc w:val="center"/>
            </w:pPr>
            <w:r>
              <w:rPr>
                <w:rStyle w:val="Ninguno"/>
                <w:rFonts w:cs="Arial"/>
                <w:sz w:val="18"/>
                <w:szCs w:val="18"/>
              </w:rPr>
              <w:t>0,008</w:t>
            </w:r>
          </w:p>
        </w:tc>
      </w:tr>
      <w:tr w:rsidR="00442E7B" w14:paraId="40D65D8F"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vAlign w:val="center"/>
          </w:tcPr>
          <w:p w14:paraId="40D65D89" w14:textId="77777777" w:rsidR="00442E7B" w:rsidRDefault="00442E7B">
            <w:pPr>
              <w:pStyle w:val="Predeterminado"/>
              <w:spacing w:before="40" w:after="40" w:line="240" w:lineRule="auto"/>
            </w:pPr>
          </w:p>
        </w:tc>
        <w:tc>
          <w:tcPr>
            <w:tcW w:w="2350" w:type="dxa"/>
            <w:tcBorders>
              <w:top w:val="single" w:sz="4" w:space="0" w:color="000000"/>
              <w:left w:val="single" w:sz="4" w:space="0" w:color="000000"/>
              <w:bottom w:val="single" w:sz="4" w:space="0" w:color="000000"/>
              <w:right w:val="single" w:sz="4" w:space="0" w:color="000000"/>
            </w:tcBorders>
            <w:vAlign w:val="center"/>
          </w:tcPr>
          <w:p w14:paraId="40D65D8A" w14:textId="77777777" w:rsidR="00442E7B" w:rsidRDefault="00171721">
            <w:pPr>
              <w:pStyle w:val="Predeterminado"/>
              <w:spacing w:before="40" w:after="40" w:line="240" w:lineRule="auto"/>
            </w:pPr>
            <w:r>
              <w:rPr>
                <w:rStyle w:val="Ninguno"/>
                <w:rFonts w:cs="Arial"/>
                <w:sz w:val="18"/>
                <w:szCs w:val="18"/>
              </w:rPr>
              <w:t>45 a 59 años</w:t>
            </w:r>
          </w:p>
        </w:tc>
        <w:tc>
          <w:tcPr>
            <w:tcW w:w="1000" w:type="dxa"/>
            <w:tcBorders>
              <w:top w:val="single" w:sz="4" w:space="0" w:color="000000"/>
              <w:left w:val="single" w:sz="4" w:space="0" w:color="000000"/>
              <w:bottom w:val="single" w:sz="4" w:space="0" w:color="000000"/>
              <w:right w:val="single" w:sz="4" w:space="0" w:color="000000"/>
            </w:tcBorders>
            <w:vAlign w:val="center"/>
          </w:tcPr>
          <w:p w14:paraId="40D65D8B" w14:textId="77777777" w:rsidR="00442E7B" w:rsidRDefault="00171721">
            <w:pPr>
              <w:pStyle w:val="Predeterminado"/>
              <w:spacing w:before="40" w:after="40" w:line="240" w:lineRule="auto"/>
              <w:jc w:val="center"/>
            </w:pPr>
            <w:r>
              <w:rPr>
                <w:rStyle w:val="Ninguno"/>
                <w:rFonts w:cs="Arial"/>
                <w:sz w:val="18"/>
                <w:szCs w:val="18"/>
              </w:rPr>
              <w:t>857</w:t>
            </w:r>
          </w:p>
        </w:tc>
        <w:tc>
          <w:tcPr>
            <w:tcW w:w="1350" w:type="dxa"/>
            <w:tcBorders>
              <w:top w:val="single" w:sz="4" w:space="0" w:color="000000"/>
              <w:left w:val="single" w:sz="4" w:space="0" w:color="000000"/>
              <w:bottom w:val="single" w:sz="4" w:space="0" w:color="000000"/>
              <w:right w:val="single" w:sz="4" w:space="0" w:color="000000"/>
            </w:tcBorders>
            <w:vAlign w:val="center"/>
          </w:tcPr>
          <w:p w14:paraId="40D65D8C" w14:textId="77777777" w:rsidR="00442E7B" w:rsidRDefault="00171721">
            <w:pPr>
              <w:pStyle w:val="Predeterminado"/>
              <w:spacing w:before="40" w:after="40" w:line="240" w:lineRule="auto"/>
              <w:jc w:val="center"/>
            </w:pPr>
            <w:r>
              <w:rPr>
                <w:rStyle w:val="Ninguno"/>
                <w:rFonts w:cs="Arial"/>
                <w:sz w:val="18"/>
                <w:szCs w:val="18"/>
              </w:rPr>
              <w:t>0,977</w:t>
            </w:r>
          </w:p>
        </w:tc>
        <w:tc>
          <w:tcPr>
            <w:tcW w:w="1350" w:type="dxa"/>
            <w:tcBorders>
              <w:top w:val="single" w:sz="4" w:space="0" w:color="000000"/>
              <w:left w:val="single" w:sz="4" w:space="0" w:color="000000"/>
              <w:bottom w:val="single" w:sz="4" w:space="0" w:color="000000"/>
              <w:right w:val="single" w:sz="4" w:space="0" w:color="000000"/>
            </w:tcBorders>
            <w:vAlign w:val="center"/>
          </w:tcPr>
          <w:p w14:paraId="40D65D8D" w14:textId="77777777" w:rsidR="00442E7B" w:rsidRDefault="00171721">
            <w:pPr>
              <w:pStyle w:val="Predeterminado"/>
              <w:spacing w:before="40" w:after="40" w:line="240" w:lineRule="auto"/>
              <w:jc w:val="center"/>
            </w:pPr>
            <w:r>
              <w:rPr>
                <w:rStyle w:val="Ninguno"/>
                <w:rFonts w:cs="Arial"/>
                <w:sz w:val="18"/>
                <w:szCs w:val="18"/>
              </w:rPr>
              <w:t>0,991</w:t>
            </w:r>
          </w:p>
        </w:tc>
        <w:tc>
          <w:tcPr>
            <w:tcW w:w="1300" w:type="dxa"/>
            <w:tcBorders>
              <w:top w:val="single" w:sz="4" w:space="0" w:color="000000"/>
              <w:left w:val="single" w:sz="4" w:space="0" w:color="000000"/>
              <w:bottom w:val="single" w:sz="4" w:space="0" w:color="000000"/>
              <w:right w:val="single" w:sz="4" w:space="0" w:color="000000"/>
            </w:tcBorders>
            <w:vAlign w:val="center"/>
          </w:tcPr>
          <w:p w14:paraId="40D65D8E" w14:textId="77777777" w:rsidR="00442E7B" w:rsidRDefault="00171721">
            <w:pPr>
              <w:pStyle w:val="Predeterminado"/>
              <w:spacing w:before="40" w:after="40" w:line="240" w:lineRule="auto"/>
              <w:jc w:val="center"/>
            </w:pPr>
            <w:r>
              <w:rPr>
                <w:rStyle w:val="Ninguno"/>
                <w:rFonts w:cs="Arial"/>
                <w:sz w:val="18"/>
                <w:szCs w:val="18"/>
              </w:rPr>
              <w:t>0,005</w:t>
            </w:r>
          </w:p>
        </w:tc>
      </w:tr>
      <w:tr w:rsidR="00442E7B" w14:paraId="40D65D96"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vAlign w:val="center"/>
          </w:tcPr>
          <w:p w14:paraId="40D65D90" w14:textId="77777777" w:rsidR="00442E7B" w:rsidRDefault="00442E7B">
            <w:pPr>
              <w:pStyle w:val="Predeterminado"/>
              <w:keepNext/>
              <w:spacing w:before="40" w:after="40" w:line="240" w:lineRule="auto"/>
            </w:pPr>
          </w:p>
        </w:tc>
        <w:tc>
          <w:tcPr>
            <w:tcW w:w="2350" w:type="dxa"/>
            <w:tcBorders>
              <w:top w:val="single" w:sz="4" w:space="0" w:color="000000"/>
              <w:left w:val="single" w:sz="4" w:space="0" w:color="000000"/>
              <w:bottom w:val="single" w:sz="4" w:space="0" w:color="000000"/>
              <w:right w:val="single" w:sz="4" w:space="0" w:color="000000"/>
            </w:tcBorders>
            <w:vAlign w:val="center"/>
          </w:tcPr>
          <w:p w14:paraId="40D65D91" w14:textId="77777777" w:rsidR="00442E7B" w:rsidRDefault="00171721">
            <w:pPr>
              <w:pStyle w:val="Predeterminado"/>
              <w:keepNext/>
              <w:spacing w:before="40" w:after="40" w:line="240" w:lineRule="auto"/>
            </w:pPr>
            <w:r>
              <w:rPr>
                <w:rStyle w:val="Ninguno"/>
                <w:rFonts w:cs="Arial"/>
                <w:sz w:val="18"/>
                <w:szCs w:val="18"/>
              </w:rPr>
              <w:t>60 años o más</w:t>
            </w:r>
          </w:p>
        </w:tc>
        <w:tc>
          <w:tcPr>
            <w:tcW w:w="1000" w:type="dxa"/>
            <w:tcBorders>
              <w:top w:val="single" w:sz="4" w:space="0" w:color="000000"/>
              <w:left w:val="single" w:sz="4" w:space="0" w:color="000000"/>
              <w:bottom w:val="single" w:sz="4" w:space="0" w:color="000000"/>
              <w:right w:val="single" w:sz="4" w:space="0" w:color="000000"/>
            </w:tcBorders>
            <w:vAlign w:val="center"/>
          </w:tcPr>
          <w:p w14:paraId="40D65D92" w14:textId="77777777" w:rsidR="00442E7B" w:rsidRDefault="00171721">
            <w:pPr>
              <w:pStyle w:val="Predeterminado"/>
              <w:keepNext/>
              <w:spacing w:before="40" w:after="40" w:line="240" w:lineRule="auto"/>
              <w:jc w:val="center"/>
            </w:pPr>
            <w:r>
              <w:rPr>
                <w:rStyle w:val="Ninguno"/>
                <w:rFonts w:cs="Arial"/>
                <w:sz w:val="18"/>
                <w:szCs w:val="18"/>
              </w:rPr>
              <w:t>125</w:t>
            </w:r>
          </w:p>
        </w:tc>
        <w:tc>
          <w:tcPr>
            <w:tcW w:w="1350" w:type="dxa"/>
            <w:tcBorders>
              <w:top w:val="single" w:sz="4" w:space="0" w:color="000000"/>
              <w:left w:val="single" w:sz="4" w:space="0" w:color="000000"/>
              <w:bottom w:val="single" w:sz="4" w:space="0" w:color="000000"/>
              <w:right w:val="single" w:sz="4" w:space="0" w:color="000000"/>
            </w:tcBorders>
            <w:vAlign w:val="center"/>
          </w:tcPr>
          <w:p w14:paraId="40D65D93" w14:textId="77777777" w:rsidR="00442E7B" w:rsidRDefault="00171721">
            <w:pPr>
              <w:pStyle w:val="Predeterminado"/>
              <w:keepNext/>
              <w:spacing w:before="40" w:after="40" w:line="240" w:lineRule="auto"/>
              <w:jc w:val="center"/>
            </w:pPr>
            <w:r>
              <w:rPr>
                <w:rStyle w:val="Ninguno"/>
                <w:rFonts w:cs="Arial"/>
                <w:sz w:val="18"/>
                <w:szCs w:val="18"/>
              </w:rPr>
              <w:t>0,971</w:t>
            </w:r>
          </w:p>
        </w:tc>
        <w:tc>
          <w:tcPr>
            <w:tcW w:w="1350" w:type="dxa"/>
            <w:tcBorders>
              <w:top w:val="single" w:sz="4" w:space="0" w:color="000000"/>
              <w:left w:val="single" w:sz="4" w:space="0" w:color="000000"/>
              <w:bottom w:val="single" w:sz="4" w:space="0" w:color="000000"/>
              <w:right w:val="single" w:sz="4" w:space="0" w:color="000000"/>
            </w:tcBorders>
            <w:vAlign w:val="center"/>
          </w:tcPr>
          <w:p w14:paraId="40D65D94" w14:textId="77777777" w:rsidR="00442E7B" w:rsidRDefault="00171721">
            <w:pPr>
              <w:pStyle w:val="Predeterminado"/>
              <w:keepNext/>
              <w:spacing w:before="40" w:after="40" w:line="240" w:lineRule="auto"/>
              <w:jc w:val="center"/>
            </w:pPr>
            <w:r>
              <w:rPr>
                <w:rStyle w:val="Ninguno"/>
                <w:rFonts w:cs="Arial"/>
                <w:sz w:val="18"/>
                <w:szCs w:val="18"/>
              </w:rPr>
              <w:t>0,970</w:t>
            </w:r>
          </w:p>
        </w:tc>
        <w:tc>
          <w:tcPr>
            <w:tcW w:w="1300" w:type="dxa"/>
            <w:tcBorders>
              <w:top w:val="single" w:sz="4" w:space="0" w:color="000000"/>
              <w:left w:val="single" w:sz="4" w:space="0" w:color="000000"/>
              <w:bottom w:val="single" w:sz="4" w:space="0" w:color="000000"/>
              <w:right w:val="single" w:sz="4" w:space="0" w:color="000000"/>
            </w:tcBorders>
            <w:vAlign w:val="center"/>
          </w:tcPr>
          <w:p w14:paraId="40D65D95" w14:textId="77777777" w:rsidR="00442E7B" w:rsidRDefault="00171721">
            <w:pPr>
              <w:pStyle w:val="Predeterminado"/>
              <w:keepNext/>
              <w:spacing w:before="40" w:after="40" w:line="240" w:lineRule="auto"/>
              <w:jc w:val="center"/>
            </w:pPr>
            <w:r>
              <w:rPr>
                <w:rStyle w:val="Ninguno"/>
                <w:rFonts w:cs="Arial"/>
                <w:sz w:val="18"/>
                <w:szCs w:val="18"/>
              </w:rPr>
              <w:t>0,000</w:t>
            </w:r>
          </w:p>
        </w:tc>
      </w:tr>
    </w:tbl>
    <w:p w14:paraId="40D65D97" w14:textId="77777777" w:rsidR="00442E7B" w:rsidRDefault="00171721">
      <w:pPr>
        <w:pStyle w:val="Cuerpo"/>
        <w:keepNext/>
        <w:spacing w:after="0"/>
        <w:jc w:val="center"/>
        <w:rPr>
          <w:sz w:val="20"/>
          <w:szCs w:val="20"/>
        </w:rPr>
      </w:pPr>
      <w:r>
        <w:rPr>
          <w:rStyle w:val="Ninguno"/>
          <w:rFonts w:cs="Arial"/>
          <w:b/>
          <w:bCs/>
          <w:sz w:val="20"/>
          <w:szCs w:val="20"/>
        </w:rPr>
        <w:t>Tabla 11. Métricas de equidad del modelo seleccionado por subgrupo en el conjunto de prueba</w:t>
      </w:r>
    </w:p>
    <w:p w14:paraId="40D65D98" w14:textId="77777777" w:rsidR="00442E7B" w:rsidRDefault="00171721">
      <w:pPr>
        <w:pStyle w:val="Cuerpo"/>
        <w:jc w:val="center"/>
        <w:rPr>
          <w:sz w:val="20"/>
          <w:szCs w:val="20"/>
        </w:rPr>
      </w:pPr>
      <w:r>
        <w:rPr>
          <w:rStyle w:val="Ninguno"/>
          <w:rFonts w:cs="Arial"/>
          <w:i/>
          <w:iCs/>
          <w:sz w:val="20"/>
          <w:szCs w:val="20"/>
        </w:rPr>
        <w:t>Fuente: elaboración propia</w:t>
      </w:r>
    </w:p>
    <w:p w14:paraId="40D65D99" w14:textId="77777777" w:rsidR="00442E7B" w:rsidRDefault="00171721">
      <w:pPr>
        <w:pStyle w:val="Cuerpo"/>
        <w:keepNext/>
        <w:spacing w:after="120"/>
        <w:rPr>
          <w:sz w:val="24"/>
          <w:szCs w:val="24"/>
        </w:rPr>
      </w:pPr>
      <w:r>
        <w:rPr>
          <w:rStyle w:val="Ninguno"/>
          <w:rFonts w:cs="Arial"/>
          <w:b/>
          <w:bCs/>
          <w:sz w:val="24"/>
          <w:szCs w:val="24"/>
        </w:rPr>
        <w:t>Eficiencia y tiempo de respuesta</w:t>
      </w:r>
    </w:p>
    <w:p w14:paraId="40D65D9A" w14:textId="77777777" w:rsidR="00442E7B" w:rsidRDefault="00171721">
      <w:pPr>
        <w:pStyle w:val="Cuerpo"/>
        <w:jc w:val="both"/>
        <w:rPr>
          <w:sz w:val="24"/>
          <w:szCs w:val="24"/>
        </w:rPr>
      </w:pPr>
      <w:r>
        <w:rPr>
          <w:rStyle w:val="Ninguno"/>
          <w:rFonts w:cs="Arial"/>
          <w:sz w:val="24"/>
          <w:szCs w:val="24"/>
        </w:rPr>
        <w:t>La inferencia del artefacto serializado, incluido el preprocesamiento, requirió en promedio 7,7 ms por cliente individual y 0,06 s para los 3.225 registros de prueba en un entorno de CPU estándar, muy por debajo del umbral de 2 s establecido para el MVP. El entrenamiento completo del modelo tomó 1,5 s, lo que hace viable un reentrenamiento mensual sin infraestructura especializada.</w:t>
      </w:r>
    </w:p>
    <w:p w14:paraId="40D65D9B" w14:textId="77777777" w:rsidR="00442E7B" w:rsidRDefault="00171721">
      <w:pPr>
        <w:pStyle w:val="Cuerpo"/>
        <w:jc w:val="both"/>
      </w:pPr>
      <w:r>
        <w:rPr>
          <w:rStyle w:val="Ninguno"/>
          <w:rFonts w:cs="Arial"/>
          <w:i/>
          <w:iCs/>
          <w:highlight w:val="yellow"/>
        </w:rPr>
        <w:t>[Nota para el equipo: complementar con la latencia p95 medida sobre la API FastAPI desplegada y con el número de casos ejecutados en la UAT.]</w:t>
      </w:r>
    </w:p>
    <w:p w14:paraId="40D65D9C" w14:textId="77777777" w:rsidR="00442E7B" w:rsidRDefault="00171721">
      <w:pPr>
        <w:pStyle w:val="Cuerpo"/>
        <w:keepNext/>
        <w:spacing w:after="120"/>
        <w:rPr>
          <w:sz w:val="24"/>
          <w:szCs w:val="24"/>
        </w:rPr>
      </w:pPr>
      <w:r>
        <w:rPr>
          <w:rStyle w:val="Ninguno"/>
          <w:rFonts w:cs="Arial"/>
          <w:b/>
          <w:bCs/>
          <w:sz w:val="24"/>
          <w:szCs w:val="24"/>
        </w:rPr>
        <w:t>Fortalezas y debilidades de la solución</w:t>
      </w:r>
    </w:p>
    <w:p w14:paraId="40D65D9D" w14:textId="77777777" w:rsidR="00442E7B" w:rsidRDefault="00171721">
      <w:pPr>
        <w:pStyle w:val="Cuerpo"/>
        <w:jc w:val="both"/>
        <w:rPr>
          <w:sz w:val="24"/>
          <w:szCs w:val="24"/>
        </w:rPr>
      </w:pPr>
      <w:r>
        <w:rPr>
          <w:rStyle w:val="Ninguno"/>
          <w:rFonts w:cs="Arial"/>
          <w:sz w:val="24"/>
          <w:szCs w:val="24"/>
        </w:rPr>
        <w:t>Las fortalezas de la solución son su alto desempeño en las seis categorías, el carácter adyacente de sus errores, la estabilidad entre validación y prueba, la trazabilidad de todo el flujo y la disponibilidad de explicaciones por predicción. Sus debilidades principales son la dependencia de datos sintéticos, la presencia de variables contemporáneas a la etiqueta, la ausencia de una validación temporal fuera de muestra —los tres conjuntos comparten los mismos 24 meses— y la falta, a la fecha, de evidencia operativa con usuarios finales.</w:t>
      </w:r>
    </w:p>
    <w:p w14:paraId="40D65D9E" w14:textId="77777777" w:rsidR="00442E7B" w:rsidRDefault="00171721">
      <w:pPr>
        <w:pStyle w:val="Cuerpo"/>
        <w:keepNext/>
        <w:spacing w:after="120"/>
        <w:rPr>
          <w:sz w:val="24"/>
          <w:szCs w:val="24"/>
        </w:rPr>
      </w:pPr>
      <w:r>
        <w:rPr>
          <w:rStyle w:val="Ninguno"/>
          <w:rFonts w:cs="Arial"/>
          <w:b/>
          <w:bCs/>
          <w:sz w:val="24"/>
          <w:szCs w:val="24"/>
        </w:rPr>
        <w:lastRenderedPageBreak/>
        <w:t>Cumplimiento de los objetivos específicos</w:t>
      </w:r>
    </w:p>
    <w:p w14:paraId="40D65D9F" w14:textId="77777777" w:rsidR="00442E7B" w:rsidRDefault="00171721">
      <w:pPr>
        <w:pStyle w:val="Cuerpo"/>
        <w:jc w:val="both"/>
        <w:rPr>
          <w:sz w:val="24"/>
          <w:szCs w:val="24"/>
        </w:rPr>
      </w:pPr>
      <w:r>
        <w:rPr>
          <w:rStyle w:val="Ninguno"/>
          <w:rFonts w:cs="Arial"/>
          <w:sz w:val="24"/>
          <w:szCs w:val="24"/>
        </w:rPr>
        <w:t>La Tabla 12 contrasta los resultados obtenidos con los objetivos específicos planteados en la sección 3.2.</w:t>
      </w:r>
    </w:p>
    <w:tbl>
      <w:tblPr>
        <w:tblStyle w:val="TableNormal"/>
        <w:tblW w:w="9350" w:type="dxa"/>
        <w:jc w:val="center"/>
        <w:tblInd w:w="0" w:type="dxa"/>
        <w:tblLayout w:type="fixed"/>
        <w:tblCellMar>
          <w:top w:w="60" w:type="dxa"/>
          <w:left w:w="80" w:type="dxa"/>
          <w:bottom w:w="60" w:type="dxa"/>
          <w:right w:w="80" w:type="dxa"/>
        </w:tblCellMar>
        <w:tblLook w:val="04A0" w:firstRow="1" w:lastRow="0" w:firstColumn="1" w:lastColumn="0" w:noHBand="0" w:noVBand="1"/>
      </w:tblPr>
      <w:tblGrid>
        <w:gridCol w:w="2600"/>
        <w:gridCol w:w="5150"/>
        <w:gridCol w:w="1600"/>
      </w:tblGrid>
      <w:tr w:rsidR="00442E7B" w14:paraId="40D65DA3" w14:textId="77777777">
        <w:trPr>
          <w:cantSplit/>
          <w:tblHeader/>
          <w:jc w:val="center"/>
        </w:trPr>
        <w:tc>
          <w:tcPr>
            <w:tcW w:w="26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0D65DA0" w14:textId="77777777" w:rsidR="00442E7B" w:rsidRDefault="00171721">
            <w:pPr>
              <w:pStyle w:val="Predeterminado"/>
              <w:spacing w:before="40" w:after="40" w:line="240" w:lineRule="auto"/>
              <w:jc w:val="center"/>
            </w:pPr>
            <w:r>
              <w:rPr>
                <w:rStyle w:val="Ninguno"/>
                <w:rFonts w:cs="Arial"/>
                <w:b/>
                <w:bCs/>
                <w:sz w:val="18"/>
                <w:szCs w:val="18"/>
              </w:rPr>
              <w:t>Objetivo específico</w:t>
            </w:r>
          </w:p>
        </w:tc>
        <w:tc>
          <w:tcPr>
            <w:tcW w:w="515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0D65DA1" w14:textId="77777777" w:rsidR="00442E7B" w:rsidRDefault="00171721">
            <w:pPr>
              <w:pStyle w:val="Predeterminado"/>
              <w:spacing w:before="40" w:after="40" w:line="240" w:lineRule="auto"/>
              <w:jc w:val="center"/>
            </w:pPr>
            <w:r>
              <w:rPr>
                <w:rStyle w:val="Ninguno"/>
                <w:rFonts w:cs="Arial"/>
                <w:b/>
                <w:bCs/>
                <w:sz w:val="18"/>
                <w:szCs w:val="18"/>
              </w:rPr>
              <w:t>Evidencia</w:t>
            </w:r>
          </w:p>
        </w:tc>
        <w:tc>
          <w:tcPr>
            <w:tcW w:w="16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0D65DA2" w14:textId="77777777" w:rsidR="00442E7B" w:rsidRDefault="00171721">
            <w:pPr>
              <w:pStyle w:val="Predeterminado"/>
              <w:spacing w:before="40" w:after="40" w:line="240" w:lineRule="auto"/>
              <w:jc w:val="center"/>
            </w:pPr>
            <w:r>
              <w:rPr>
                <w:rStyle w:val="Ninguno"/>
                <w:rFonts w:cs="Arial"/>
                <w:b/>
                <w:bCs/>
                <w:sz w:val="18"/>
                <w:szCs w:val="18"/>
              </w:rPr>
              <w:t>Estado</w:t>
            </w:r>
          </w:p>
        </w:tc>
      </w:tr>
      <w:tr w:rsidR="00442E7B" w14:paraId="40D65DA7"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40D65DA4" w14:textId="77777777" w:rsidR="00442E7B" w:rsidRDefault="00171721">
            <w:pPr>
              <w:pStyle w:val="Predeterminado"/>
              <w:spacing w:before="40" w:after="40" w:line="240" w:lineRule="auto"/>
            </w:pPr>
            <w:r>
              <w:rPr>
                <w:rStyle w:val="Ninguno"/>
                <w:rFonts w:cs="Arial"/>
                <w:sz w:val="18"/>
                <w:szCs w:val="18"/>
              </w:rPr>
              <w:t>OE1. Análisis de calidad de las 33 variables</w:t>
            </w:r>
          </w:p>
        </w:tc>
        <w:tc>
          <w:tcPr>
            <w:tcW w:w="5150"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40D65DA5" w14:textId="77777777" w:rsidR="00442E7B" w:rsidRDefault="00171721">
            <w:pPr>
              <w:pStyle w:val="Predeterminado"/>
              <w:spacing w:before="40" w:after="40" w:line="240" w:lineRule="auto"/>
            </w:pPr>
            <w:r>
              <w:rPr>
                <w:rStyle w:val="Ninguno"/>
                <w:rFonts w:cs="Arial"/>
                <w:sz w:val="18"/>
                <w:szCs w:val="18"/>
              </w:rPr>
              <w:t>Diccionario de variables; faltantes documentados (4,88 % de celdas), cero duplicados, desbalance cuantificado (72 % al día) y riesgos de fuga identificados (atraso, clasif_sbs, mora_max_3m). La etiqueta mora_h90 requiere datos reales.</w:t>
            </w:r>
          </w:p>
        </w:tc>
        <w:tc>
          <w:tcPr>
            <w:tcW w:w="1600"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40D65DA6" w14:textId="77777777" w:rsidR="00442E7B" w:rsidRDefault="00171721">
            <w:pPr>
              <w:pStyle w:val="Predeterminado"/>
              <w:spacing w:before="40" w:after="40" w:line="240" w:lineRule="auto"/>
            </w:pPr>
            <w:r>
              <w:rPr>
                <w:rStyle w:val="Ninguno"/>
                <w:rFonts w:cs="Arial"/>
                <w:sz w:val="18"/>
                <w:szCs w:val="18"/>
              </w:rPr>
              <w:t>Cumplido parcialmente</w:t>
            </w:r>
          </w:p>
        </w:tc>
      </w:tr>
      <w:tr w:rsidR="00442E7B" w14:paraId="40D65DAB"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40D65DA8" w14:textId="77777777" w:rsidR="00442E7B" w:rsidRDefault="00171721">
            <w:pPr>
              <w:pStyle w:val="Predeterminado"/>
              <w:spacing w:before="40" w:after="40" w:line="240" w:lineRule="auto"/>
            </w:pPr>
            <w:r>
              <w:rPr>
                <w:rStyle w:val="Ninguno"/>
                <w:rFonts w:cs="Arial"/>
                <w:sz w:val="18"/>
                <w:szCs w:val="18"/>
              </w:rPr>
              <w:t>OE2. Arquitectura reproducible</w:t>
            </w:r>
          </w:p>
        </w:tc>
        <w:tc>
          <w:tcPr>
            <w:tcW w:w="5150"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40D65DA9" w14:textId="77777777" w:rsidR="00442E7B" w:rsidRDefault="00171721">
            <w:pPr>
              <w:pStyle w:val="Predeterminado"/>
              <w:spacing w:before="40" w:after="40" w:line="240" w:lineRule="auto"/>
            </w:pPr>
            <w:r>
              <w:rPr>
                <w:rStyle w:val="Ninguno"/>
                <w:rFonts w:cs="Arial"/>
                <w:sz w:val="18"/>
                <w:szCs w:val="18"/>
              </w:rPr>
              <w:t>Flujo en notebooks con semillas fijas, particiones en CSV y artefacto único de preprocesamiento y modelo; arquitectura diseñada (Figura 4). DVC, MLflow y Docker en integración.</w:t>
            </w:r>
          </w:p>
        </w:tc>
        <w:tc>
          <w:tcPr>
            <w:tcW w:w="1600"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40D65DAA" w14:textId="77777777" w:rsidR="00442E7B" w:rsidRDefault="00171721">
            <w:pPr>
              <w:pStyle w:val="Predeterminado"/>
              <w:spacing w:before="40" w:after="40" w:line="240" w:lineRule="auto"/>
            </w:pPr>
            <w:r>
              <w:rPr>
                <w:rStyle w:val="Ninguno"/>
                <w:rFonts w:cs="Arial"/>
                <w:sz w:val="18"/>
                <w:szCs w:val="18"/>
              </w:rPr>
              <w:t>Cumplido parcialmente</w:t>
            </w:r>
          </w:p>
        </w:tc>
      </w:tr>
      <w:tr w:rsidR="00442E7B" w14:paraId="40D65DAF"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shd w:val="clear" w:color="auto" w:fill="E2EFDA"/>
            <w:vAlign w:val="center"/>
          </w:tcPr>
          <w:p w14:paraId="40D65DAC" w14:textId="77777777" w:rsidR="00442E7B" w:rsidRDefault="00171721">
            <w:pPr>
              <w:pStyle w:val="Predeterminado"/>
              <w:spacing w:before="40" w:after="40" w:line="240" w:lineRule="auto"/>
            </w:pPr>
            <w:r>
              <w:rPr>
                <w:rStyle w:val="Ninguno"/>
                <w:rFonts w:cs="Arial"/>
                <w:sz w:val="18"/>
                <w:szCs w:val="18"/>
              </w:rPr>
              <w:t>OE3. Línea base frente a modelos de ensamble</w:t>
            </w:r>
          </w:p>
        </w:tc>
        <w:tc>
          <w:tcPr>
            <w:tcW w:w="5150" w:type="dxa"/>
            <w:tcBorders>
              <w:top w:val="single" w:sz="4" w:space="0" w:color="000000"/>
              <w:left w:val="single" w:sz="4" w:space="0" w:color="000000"/>
              <w:bottom w:val="single" w:sz="4" w:space="0" w:color="000000"/>
              <w:right w:val="single" w:sz="4" w:space="0" w:color="000000"/>
            </w:tcBorders>
            <w:shd w:val="clear" w:color="auto" w:fill="E2EFDA"/>
            <w:vAlign w:val="center"/>
          </w:tcPr>
          <w:p w14:paraId="40D65DAD" w14:textId="77777777" w:rsidR="00442E7B" w:rsidRDefault="00171721">
            <w:pPr>
              <w:pStyle w:val="Predeterminado"/>
              <w:spacing w:before="40" w:after="40" w:line="240" w:lineRule="auto"/>
            </w:pPr>
            <w:r>
              <w:rPr>
                <w:rStyle w:val="Ninguno"/>
                <w:rFonts w:cs="Arial"/>
                <w:sz w:val="18"/>
                <w:szCs w:val="18"/>
              </w:rPr>
              <w:t>Regresión logística multinomial frente a cinco modelos basados en árboles con partición estratificada sin fuga; HistGradientBoosting mejora el F1 macro en 1,98 puntos porcentuales.</w:t>
            </w:r>
          </w:p>
        </w:tc>
        <w:tc>
          <w:tcPr>
            <w:tcW w:w="1600" w:type="dxa"/>
            <w:tcBorders>
              <w:top w:val="single" w:sz="4" w:space="0" w:color="000000"/>
              <w:left w:val="single" w:sz="4" w:space="0" w:color="000000"/>
              <w:bottom w:val="single" w:sz="4" w:space="0" w:color="000000"/>
              <w:right w:val="single" w:sz="4" w:space="0" w:color="000000"/>
            </w:tcBorders>
            <w:shd w:val="clear" w:color="auto" w:fill="E2EFDA"/>
            <w:vAlign w:val="center"/>
          </w:tcPr>
          <w:p w14:paraId="40D65DAE" w14:textId="77777777" w:rsidR="00442E7B" w:rsidRDefault="00171721">
            <w:pPr>
              <w:pStyle w:val="Predeterminado"/>
              <w:spacing w:before="40" w:after="40" w:line="240" w:lineRule="auto"/>
            </w:pPr>
            <w:r>
              <w:rPr>
                <w:rStyle w:val="Ninguno"/>
                <w:rFonts w:cs="Arial"/>
                <w:sz w:val="18"/>
                <w:szCs w:val="18"/>
              </w:rPr>
              <w:t>Cumplido</w:t>
            </w:r>
          </w:p>
        </w:tc>
      </w:tr>
      <w:tr w:rsidR="00442E7B" w14:paraId="40D65DB3"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shd w:val="clear" w:color="auto" w:fill="E2EFDA"/>
            <w:vAlign w:val="center"/>
          </w:tcPr>
          <w:p w14:paraId="40D65DB0" w14:textId="77777777" w:rsidR="00442E7B" w:rsidRDefault="00171721">
            <w:pPr>
              <w:pStyle w:val="Predeterminado"/>
              <w:spacing w:before="40" w:after="40" w:line="240" w:lineRule="auto"/>
            </w:pPr>
            <w:r>
              <w:rPr>
                <w:rStyle w:val="Ninguno"/>
                <w:rFonts w:cs="Arial"/>
                <w:sz w:val="18"/>
                <w:szCs w:val="18"/>
              </w:rPr>
              <w:t>OE4. Evaluación de desempeño, calibración, robustez, equidad y explicabilidad</w:t>
            </w:r>
          </w:p>
        </w:tc>
        <w:tc>
          <w:tcPr>
            <w:tcW w:w="5150" w:type="dxa"/>
            <w:tcBorders>
              <w:top w:val="single" w:sz="4" w:space="0" w:color="000000"/>
              <w:left w:val="single" w:sz="4" w:space="0" w:color="000000"/>
              <w:bottom w:val="single" w:sz="4" w:space="0" w:color="000000"/>
              <w:right w:val="single" w:sz="4" w:space="0" w:color="000000"/>
            </w:tcBorders>
            <w:shd w:val="clear" w:color="auto" w:fill="E2EFDA"/>
            <w:vAlign w:val="center"/>
          </w:tcPr>
          <w:p w14:paraId="40D65DB1" w14:textId="77777777" w:rsidR="00442E7B" w:rsidRDefault="00171721">
            <w:pPr>
              <w:pStyle w:val="Predeterminado"/>
              <w:spacing w:before="40" w:after="40" w:line="240" w:lineRule="auto"/>
            </w:pPr>
            <w:r>
              <w:rPr>
                <w:rStyle w:val="Ninguno"/>
                <w:rFonts w:cs="Arial"/>
                <w:sz w:val="18"/>
                <w:szCs w:val="18"/>
              </w:rPr>
              <w:t>F1 macro de 0,978 en prueba; pérdida logarítmica de 0,043; estabilidad validación–prueba; análisis de sensibilidad; brechas de equidad ≤ 2,7 puntos porcentuales; SHAP global y local.</w:t>
            </w:r>
          </w:p>
        </w:tc>
        <w:tc>
          <w:tcPr>
            <w:tcW w:w="1600" w:type="dxa"/>
            <w:tcBorders>
              <w:top w:val="single" w:sz="4" w:space="0" w:color="000000"/>
              <w:left w:val="single" w:sz="4" w:space="0" w:color="000000"/>
              <w:bottom w:val="single" w:sz="4" w:space="0" w:color="000000"/>
              <w:right w:val="single" w:sz="4" w:space="0" w:color="000000"/>
            </w:tcBorders>
            <w:shd w:val="clear" w:color="auto" w:fill="E2EFDA"/>
            <w:vAlign w:val="center"/>
          </w:tcPr>
          <w:p w14:paraId="40D65DB2" w14:textId="77777777" w:rsidR="00442E7B" w:rsidRDefault="00171721">
            <w:pPr>
              <w:pStyle w:val="Predeterminado"/>
              <w:spacing w:before="40" w:after="40" w:line="240" w:lineRule="auto"/>
            </w:pPr>
            <w:r>
              <w:rPr>
                <w:rStyle w:val="Ninguno"/>
                <w:rFonts w:cs="Arial"/>
                <w:sz w:val="18"/>
                <w:szCs w:val="18"/>
              </w:rPr>
              <w:t>Cumplido</w:t>
            </w:r>
          </w:p>
        </w:tc>
      </w:tr>
      <w:tr w:rsidR="00442E7B" w14:paraId="40D65DB7"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shd w:val="clear" w:color="auto" w:fill="FBE5D6"/>
            <w:vAlign w:val="center"/>
          </w:tcPr>
          <w:p w14:paraId="40D65DB4" w14:textId="77777777" w:rsidR="00442E7B" w:rsidRDefault="00171721">
            <w:pPr>
              <w:pStyle w:val="Predeterminado"/>
              <w:spacing w:before="40" w:after="40" w:line="240" w:lineRule="auto"/>
            </w:pPr>
            <w:r>
              <w:rPr>
                <w:rStyle w:val="Ninguno"/>
                <w:rFonts w:cs="Arial"/>
                <w:sz w:val="18"/>
                <w:szCs w:val="18"/>
              </w:rPr>
              <w:t>OE5. Despliegue del MVP</w:t>
            </w:r>
          </w:p>
        </w:tc>
        <w:tc>
          <w:tcPr>
            <w:tcW w:w="5150" w:type="dxa"/>
            <w:tcBorders>
              <w:top w:val="single" w:sz="4" w:space="0" w:color="000000"/>
              <w:left w:val="single" w:sz="4" w:space="0" w:color="000000"/>
              <w:bottom w:val="single" w:sz="4" w:space="0" w:color="000000"/>
              <w:right w:val="single" w:sz="4" w:space="0" w:color="000000"/>
            </w:tcBorders>
            <w:shd w:val="clear" w:color="auto" w:fill="FBE5D6"/>
            <w:vAlign w:val="center"/>
          </w:tcPr>
          <w:p w14:paraId="40D65DB5" w14:textId="77777777" w:rsidR="00442E7B" w:rsidRDefault="00171721">
            <w:pPr>
              <w:pStyle w:val="Predeterminado"/>
              <w:spacing w:before="40" w:after="40" w:line="240" w:lineRule="auto"/>
            </w:pPr>
            <w:r>
              <w:rPr>
                <w:rStyle w:val="Ninguno"/>
                <w:rFonts w:cs="Arial"/>
                <w:sz w:val="18"/>
                <w:szCs w:val="18"/>
              </w:rPr>
              <w:t>Artefacto listo para servir, con inferencia de 7,7 ms por registro; API FastAPI, interfaz Streamlit y contenedor Docker en desarrollo.</w:t>
            </w:r>
          </w:p>
        </w:tc>
        <w:tc>
          <w:tcPr>
            <w:tcW w:w="1600" w:type="dxa"/>
            <w:tcBorders>
              <w:top w:val="single" w:sz="4" w:space="0" w:color="000000"/>
              <w:left w:val="single" w:sz="4" w:space="0" w:color="000000"/>
              <w:bottom w:val="single" w:sz="4" w:space="0" w:color="000000"/>
              <w:right w:val="single" w:sz="4" w:space="0" w:color="000000"/>
            </w:tcBorders>
            <w:shd w:val="clear" w:color="auto" w:fill="FBE5D6"/>
            <w:vAlign w:val="center"/>
          </w:tcPr>
          <w:p w14:paraId="40D65DB6" w14:textId="77777777" w:rsidR="00442E7B" w:rsidRDefault="00171721">
            <w:pPr>
              <w:pStyle w:val="Predeterminado"/>
              <w:spacing w:before="40" w:after="40" w:line="240" w:lineRule="auto"/>
            </w:pPr>
            <w:r>
              <w:rPr>
                <w:rStyle w:val="Ninguno"/>
                <w:rFonts w:cs="Arial"/>
                <w:sz w:val="18"/>
                <w:szCs w:val="18"/>
              </w:rPr>
              <w:t>En ejecución (Sprint 4)</w:t>
            </w:r>
          </w:p>
        </w:tc>
      </w:tr>
      <w:tr w:rsidR="00442E7B" w14:paraId="40D65DBB"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shd w:val="clear" w:color="auto" w:fill="FBE5D6"/>
            <w:vAlign w:val="center"/>
          </w:tcPr>
          <w:p w14:paraId="40D65DB8" w14:textId="77777777" w:rsidR="00442E7B" w:rsidRDefault="00171721">
            <w:pPr>
              <w:pStyle w:val="Predeterminado"/>
              <w:keepNext/>
              <w:spacing w:before="40" w:after="40" w:line="240" w:lineRule="auto"/>
            </w:pPr>
            <w:r>
              <w:rPr>
                <w:rStyle w:val="Ninguno"/>
                <w:rFonts w:cs="Arial"/>
                <w:sz w:val="18"/>
                <w:szCs w:val="18"/>
              </w:rPr>
              <w:t>OE6. Integración y UAT</w:t>
            </w:r>
          </w:p>
        </w:tc>
        <w:tc>
          <w:tcPr>
            <w:tcW w:w="5150" w:type="dxa"/>
            <w:tcBorders>
              <w:top w:val="single" w:sz="4" w:space="0" w:color="000000"/>
              <w:left w:val="single" w:sz="4" w:space="0" w:color="000000"/>
              <w:bottom w:val="single" w:sz="4" w:space="0" w:color="000000"/>
              <w:right w:val="single" w:sz="4" w:space="0" w:color="000000"/>
            </w:tcBorders>
            <w:shd w:val="clear" w:color="auto" w:fill="FBE5D6"/>
            <w:vAlign w:val="center"/>
          </w:tcPr>
          <w:p w14:paraId="40D65DB9" w14:textId="77777777" w:rsidR="00442E7B" w:rsidRDefault="00171721">
            <w:pPr>
              <w:pStyle w:val="Predeterminado"/>
              <w:keepNext/>
              <w:spacing w:before="40" w:after="40" w:line="240" w:lineRule="auto"/>
            </w:pPr>
            <w:r>
              <w:rPr>
                <w:rStyle w:val="Ninguno"/>
                <w:rFonts w:cs="Arial"/>
                <w:sz w:val="18"/>
                <w:szCs w:val="18"/>
              </w:rPr>
              <w:t>Plan de prueba de aceptación con gestores designados del Área de Recuperación.</w:t>
            </w:r>
          </w:p>
        </w:tc>
        <w:tc>
          <w:tcPr>
            <w:tcW w:w="1600" w:type="dxa"/>
            <w:tcBorders>
              <w:top w:val="single" w:sz="4" w:space="0" w:color="000000"/>
              <w:left w:val="single" w:sz="4" w:space="0" w:color="000000"/>
              <w:bottom w:val="single" w:sz="4" w:space="0" w:color="000000"/>
              <w:right w:val="single" w:sz="4" w:space="0" w:color="000000"/>
            </w:tcBorders>
            <w:shd w:val="clear" w:color="auto" w:fill="FBE5D6"/>
            <w:vAlign w:val="center"/>
          </w:tcPr>
          <w:p w14:paraId="40D65DBA" w14:textId="77777777" w:rsidR="00442E7B" w:rsidRDefault="00171721">
            <w:pPr>
              <w:pStyle w:val="Predeterminado"/>
              <w:keepNext/>
              <w:spacing w:before="40" w:after="40" w:line="240" w:lineRule="auto"/>
            </w:pPr>
            <w:r>
              <w:rPr>
                <w:rStyle w:val="Ninguno"/>
                <w:rFonts w:cs="Arial"/>
                <w:sz w:val="18"/>
                <w:szCs w:val="18"/>
              </w:rPr>
              <w:t>Pendiente (Sprint 4)</w:t>
            </w:r>
          </w:p>
        </w:tc>
      </w:tr>
    </w:tbl>
    <w:p w14:paraId="40D65DBC" w14:textId="77777777" w:rsidR="00442E7B" w:rsidRDefault="00171721">
      <w:pPr>
        <w:pStyle w:val="Cuerpo"/>
        <w:keepNext/>
        <w:spacing w:after="0"/>
        <w:jc w:val="center"/>
        <w:rPr>
          <w:sz w:val="20"/>
          <w:szCs w:val="20"/>
        </w:rPr>
      </w:pPr>
      <w:r>
        <w:rPr>
          <w:rStyle w:val="Ninguno"/>
          <w:rFonts w:cs="Arial"/>
          <w:b/>
          <w:bCs/>
          <w:sz w:val="20"/>
          <w:szCs w:val="20"/>
        </w:rPr>
        <w:t>Tabla 12. Cumplimiento de los objetivos específicos</w:t>
      </w:r>
    </w:p>
    <w:p w14:paraId="40D65DBD" w14:textId="77777777" w:rsidR="00442E7B" w:rsidRDefault="00171721">
      <w:pPr>
        <w:pStyle w:val="Cuerpo"/>
        <w:jc w:val="center"/>
        <w:rPr>
          <w:sz w:val="20"/>
          <w:szCs w:val="20"/>
        </w:rPr>
      </w:pPr>
      <w:r>
        <w:rPr>
          <w:rStyle w:val="Ninguno"/>
          <w:rFonts w:cs="Arial"/>
          <w:i/>
          <w:iCs/>
          <w:sz w:val="20"/>
          <w:szCs w:val="20"/>
        </w:rPr>
        <w:t>Fuente: elaboración propia</w:t>
      </w:r>
    </w:p>
    <w:p w14:paraId="40D65DBE" w14:textId="77777777" w:rsidR="00442E7B" w:rsidRDefault="00171721">
      <w:pPr>
        <w:pStyle w:val="Cuerpo"/>
        <w:jc w:val="both"/>
      </w:pPr>
      <w:r>
        <w:rPr>
          <w:rStyle w:val="Ninguno"/>
          <w:rFonts w:cs="Arial"/>
          <w:i/>
          <w:iCs/>
          <w:highlight w:val="yellow"/>
        </w:rPr>
        <w:t>[Nota para el equipo: actualizar el estado de OE2, OE5 y OE6 con la evidencia del Sprint 4 (repositorio Git con DVC y MLflow, imagen Docker, API, interfaz Streamlit y acta de UAT).]</w:t>
      </w:r>
    </w:p>
    <w:p w14:paraId="40D65DBF" w14:textId="77777777" w:rsidR="00442E7B" w:rsidRDefault="00171721">
      <w:pPr>
        <w:pStyle w:val="Ttulo2"/>
        <w:numPr>
          <w:ilvl w:val="1"/>
          <w:numId w:val="19"/>
        </w:numPr>
        <w:rPr>
          <w:rFonts w:eastAsia="Arial" w:cs="Arial"/>
          <w:sz w:val="24"/>
          <w:szCs w:val="24"/>
        </w:rPr>
      </w:pPr>
      <w:bookmarkStart w:id="182" w:name="_Toc20"/>
      <w:r>
        <w:rPr>
          <w:rStyle w:val="Ninguno"/>
          <w:sz w:val="24"/>
          <w:szCs w:val="24"/>
          <w:u w:color="000000"/>
        </w:rPr>
        <w:t>Implicaciones éticas</w:t>
      </w:r>
      <w:bookmarkEnd w:id="182"/>
    </w:p>
    <w:p w14:paraId="40D65DC0" w14:textId="77777777" w:rsidR="00442E7B" w:rsidRDefault="00171721">
      <w:pPr>
        <w:pStyle w:val="Cuerpo"/>
        <w:jc w:val="both"/>
        <w:rPr>
          <w:sz w:val="24"/>
          <w:szCs w:val="24"/>
        </w:rPr>
      </w:pPr>
      <w:r>
        <w:rPr>
          <w:rStyle w:val="Ninguno"/>
          <w:rFonts w:cs="Arial"/>
          <w:sz w:val="24"/>
          <w:szCs w:val="24"/>
        </w:rPr>
        <w:t>Al tratarse de un sistema que clasifica a personas según su riesgo de incumplimiento, el proyecto aborda de manera explícita los riesgos éticos identificados conforme a la guía de gestión de riesgos de IA ISO/IEC 23894 (International Organization for Standardization &amp; International Electrotechnical Commission [ISO/IEC], 2023a) y a los principios de IA responsable en la gestión del riesgo financiero (Fritz-Morgenthal et al., 2022):</w:t>
      </w:r>
    </w:p>
    <w:p w14:paraId="40D65DC1" w14:textId="77777777" w:rsidR="00442E7B" w:rsidRDefault="00171721">
      <w:pPr>
        <w:pStyle w:val="Cuerpo"/>
        <w:numPr>
          <w:ilvl w:val="0"/>
          <w:numId w:val="44"/>
        </w:numPr>
        <w:jc w:val="both"/>
        <w:rPr>
          <w:sz w:val="24"/>
          <w:szCs w:val="24"/>
        </w:rPr>
      </w:pPr>
      <w:r>
        <w:rPr>
          <w:rStyle w:val="Ninguno"/>
          <w:rFonts w:cs="Arial"/>
          <w:b/>
          <w:bCs/>
          <w:sz w:val="24"/>
          <w:szCs w:val="24"/>
        </w:rPr>
        <w:t xml:space="preserve">Privacidad y protección de datos: </w:t>
      </w:r>
      <w:r>
        <w:rPr>
          <w:rStyle w:val="Ninguno"/>
          <w:rFonts w:cs="Arial"/>
          <w:sz w:val="24"/>
          <w:szCs w:val="24"/>
        </w:rPr>
        <w:t xml:space="preserve">el desarrollo se realizó sobre datos sintéticos, de modo que ningún dato personal real fue expuesto durante la experimentación. El identificador se seudonimizó (formato 0000000XXX) y se excluyó del modelo. En la fase con datos reales se aplicarán los principios de finalidad, minimización y confidencialidad de la LOPDP: seudonimización previa a la extracción, acceso restringido </w:t>
      </w:r>
      <w:r>
        <w:rPr>
          <w:rStyle w:val="Ninguno"/>
          <w:rFonts w:cs="Arial"/>
          <w:sz w:val="24"/>
          <w:szCs w:val="24"/>
        </w:rPr>
        <w:lastRenderedPageBreak/>
        <w:t>autorizado por el custodio de datos y ausencia de datos de contacto en los conjuntos de modelado (Asamblea Nacional del Ecuador, 2021).</w:t>
      </w:r>
    </w:p>
    <w:p w14:paraId="40D65DC2" w14:textId="77777777" w:rsidR="00442E7B" w:rsidRDefault="00171721">
      <w:pPr>
        <w:pStyle w:val="Cuerpo"/>
        <w:numPr>
          <w:ilvl w:val="0"/>
          <w:numId w:val="44"/>
        </w:numPr>
        <w:jc w:val="both"/>
        <w:rPr>
          <w:sz w:val="24"/>
          <w:szCs w:val="24"/>
        </w:rPr>
      </w:pPr>
      <w:r>
        <w:rPr>
          <w:rStyle w:val="Ninguno"/>
          <w:rFonts w:cs="Arial"/>
          <w:b/>
          <w:bCs/>
          <w:sz w:val="24"/>
          <w:szCs w:val="24"/>
        </w:rPr>
        <w:t xml:space="preserve">Sesgos y no discriminación: </w:t>
      </w:r>
      <w:r>
        <w:rPr>
          <w:rStyle w:val="Ninguno"/>
          <w:rFonts w:cs="Arial"/>
          <w:sz w:val="24"/>
          <w:szCs w:val="24"/>
        </w:rPr>
        <w:t>el modelo incluye variables sociodemográficas —edad, nivel educativo, zona y tipo de vivienda— que podrían originar un trato diferenciado. Aunque la auditoría no evidenció brechas relevantes y su aporte predictivo es marginal, se recomienda evaluar su exclusión o reservarlas para fines de auditoría, y repetir la medición de equidad en cada reentrenamiento.</w:t>
      </w:r>
    </w:p>
    <w:p w14:paraId="40D65DC3" w14:textId="77777777" w:rsidR="00442E7B" w:rsidRDefault="00171721">
      <w:pPr>
        <w:pStyle w:val="Cuerpo"/>
        <w:numPr>
          <w:ilvl w:val="0"/>
          <w:numId w:val="44"/>
        </w:numPr>
        <w:jc w:val="both"/>
        <w:rPr>
          <w:sz w:val="24"/>
          <w:szCs w:val="24"/>
        </w:rPr>
      </w:pPr>
      <w:r>
        <w:rPr>
          <w:rStyle w:val="Ninguno"/>
          <w:rFonts w:cs="Arial"/>
          <w:b/>
          <w:bCs/>
          <w:sz w:val="24"/>
          <w:szCs w:val="24"/>
        </w:rPr>
        <w:t xml:space="preserve">Explicabilidad: </w:t>
      </w:r>
      <w:r>
        <w:rPr>
          <w:rStyle w:val="Ninguno"/>
          <w:rFonts w:cs="Arial"/>
          <w:sz w:val="24"/>
          <w:szCs w:val="24"/>
        </w:rPr>
        <w:t>cada predicción puede acompañarse de sus contribuciones SHAP, lo que permite al gestor justificar la prioridad asignada y responder ante auditorías internas o del regulador (Bücker et al., 2022).</w:t>
      </w:r>
    </w:p>
    <w:p w14:paraId="40D65DC4" w14:textId="77777777" w:rsidR="00442E7B" w:rsidRDefault="00171721">
      <w:pPr>
        <w:pStyle w:val="Cuerpo"/>
        <w:numPr>
          <w:ilvl w:val="0"/>
          <w:numId w:val="44"/>
        </w:numPr>
        <w:jc w:val="both"/>
        <w:rPr>
          <w:sz w:val="24"/>
          <w:szCs w:val="24"/>
        </w:rPr>
      </w:pPr>
      <w:r>
        <w:rPr>
          <w:rStyle w:val="Ninguno"/>
          <w:rFonts w:cs="Arial"/>
          <w:b/>
          <w:bCs/>
          <w:sz w:val="24"/>
          <w:szCs w:val="24"/>
        </w:rPr>
        <w:t xml:space="preserve">Supervisión humana: </w:t>
      </w:r>
      <w:r>
        <w:rPr>
          <w:rStyle w:val="Ninguno"/>
          <w:rFonts w:cs="Arial"/>
          <w:sz w:val="24"/>
          <w:szCs w:val="24"/>
        </w:rPr>
        <w:t>el sistema es una herramienta de apoyo a la decisión; no ejecuta acciones automáticas sobre los clientes ni decide refinanciamientos, castigos o acciones judiciales. La LOPDP reconoce el derecho de las personas a no ser objeto de decisiones basadas únicamente en valoraciones automatizadas, por lo que la decisión final se mantiene en el gestor del Área de Recuperación.</w:t>
      </w:r>
    </w:p>
    <w:p w14:paraId="40D65DC5" w14:textId="77777777" w:rsidR="00442E7B" w:rsidRDefault="00171721">
      <w:pPr>
        <w:pStyle w:val="Cuerpo"/>
        <w:numPr>
          <w:ilvl w:val="0"/>
          <w:numId w:val="44"/>
        </w:numPr>
        <w:jc w:val="both"/>
        <w:rPr>
          <w:sz w:val="24"/>
          <w:szCs w:val="24"/>
        </w:rPr>
      </w:pPr>
      <w:r>
        <w:rPr>
          <w:rStyle w:val="Ninguno"/>
          <w:rFonts w:cs="Arial"/>
          <w:b/>
          <w:bCs/>
          <w:sz w:val="24"/>
          <w:szCs w:val="24"/>
        </w:rPr>
        <w:t xml:space="preserve">Proporcionalidad en la cobranza: </w:t>
      </w:r>
      <w:r>
        <w:rPr>
          <w:rStyle w:val="Ninguno"/>
          <w:rFonts w:cs="Arial"/>
          <w:sz w:val="24"/>
          <w:szCs w:val="24"/>
        </w:rPr>
        <w:t>una predicción de riesgo no debe traducirse en prácticas de cobranza intrusivas o reiterativas. La priorización debe orientarse a acciones preventivas —recordatorios, reprogramación o asesoría financiera— y el protocolo de contacto debe respetar la normativa de protección al consumidor financiero.</w:t>
      </w:r>
    </w:p>
    <w:p w14:paraId="40D65DC6" w14:textId="77777777" w:rsidR="00442E7B" w:rsidRDefault="00171721">
      <w:pPr>
        <w:pStyle w:val="Cuerpo"/>
        <w:numPr>
          <w:ilvl w:val="0"/>
          <w:numId w:val="44"/>
        </w:numPr>
        <w:jc w:val="both"/>
        <w:rPr>
          <w:sz w:val="24"/>
          <w:szCs w:val="24"/>
        </w:rPr>
      </w:pPr>
      <w:r>
        <w:rPr>
          <w:rStyle w:val="Ninguno"/>
          <w:rFonts w:cs="Arial"/>
          <w:b/>
          <w:bCs/>
          <w:sz w:val="24"/>
          <w:szCs w:val="24"/>
        </w:rPr>
        <w:t xml:space="preserve">Transparencia sobre las limitaciones: </w:t>
      </w:r>
      <w:r>
        <w:rPr>
          <w:rStyle w:val="Ninguno"/>
          <w:rFonts w:cs="Arial"/>
          <w:sz w:val="24"/>
          <w:szCs w:val="24"/>
        </w:rPr>
        <w:t>los resultados se obtuvieron con datos sintéticos y con variables contemporáneas a la etiqueta; comunicarlo de forma explícita evita una confianza excesiva en métricas que podrían no replicarse con datos reales. Para ello se recomienda publicar una ficha del modelo (model card) con su propósito, datos, métricas por subgrupo y limitaciones (Mitchell et al., 2019).</w:t>
      </w:r>
    </w:p>
    <w:p w14:paraId="40D65DC7" w14:textId="77777777" w:rsidR="00442E7B" w:rsidRDefault="00171721">
      <w:pPr>
        <w:pStyle w:val="Cuerpo"/>
        <w:numPr>
          <w:ilvl w:val="0"/>
          <w:numId w:val="44"/>
        </w:numPr>
        <w:jc w:val="both"/>
        <w:rPr>
          <w:sz w:val="24"/>
          <w:szCs w:val="24"/>
        </w:rPr>
      </w:pPr>
      <w:r>
        <w:rPr>
          <w:rStyle w:val="Ninguno"/>
          <w:rFonts w:cs="Arial"/>
          <w:b/>
          <w:bCs/>
          <w:sz w:val="24"/>
          <w:szCs w:val="24"/>
        </w:rPr>
        <w:t xml:space="preserve">Monitoreo y rendición de cuentas: </w:t>
      </w:r>
      <w:r>
        <w:rPr>
          <w:rStyle w:val="Ninguno"/>
          <w:rFonts w:cs="Arial"/>
          <w:sz w:val="24"/>
          <w:szCs w:val="24"/>
        </w:rPr>
        <w:t>el deterioro del modelo por cambios en el comportamiento de pago (drift) puede generar decisiones injustas si no se detecta a tiempo; por ello la arquitectura incluye monitoreo periódico, umbrales de alerta y un procedimiento de rollback (Bayram et al., 2022), con responsables designados en el Área de Riesgos.</w:t>
      </w:r>
    </w:p>
    <w:p w14:paraId="40D65DC8" w14:textId="77777777" w:rsidR="00442E7B" w:rsidRDefault="00171721">
      <w:pPr>
        <w:pStyle w:val="Ttulo1"/>
        <w:keepNext/>
        <w:numPr>
          <w:ilvl w:val="0"/>
          <w:numId w:val="19"/>
        </w:numPr>
        <w:rPr>
          <w:rFonts w:eastAsia="Arial" w:cs="Arial"/>
        </w:rPr>
      </w:pPr>
      <w:bookmarkStart w:id="183" w:name="_Toc21"/>
      <w:r>
        <w:rPr>
          <w:rStyle w:val="Ninguno"/>
        </w:rPr>
        <w:lastRenderedPageBreak/>
        <w:t>Conclusiones y Recomendaciones</w:t>
      </w:r>
      <w:bookmarkEnd w:id="183"/>
    </w:p>
    <w:p w14:paraId="40D65DC9" w14:textId="77777777" w:rsidR="00442E7B" w:rsidRDefault="00171721">
      <w:pPr>
        <w:pStyle w:val="Cuerpo"/>
        <w:keepNext/>
        <w:spacing w:after="120"/>
        <w:rPr>
          <w:sz w:val="24"/>
          <w:szCs w:val="24"/>
        </w:rPr>
      </w:pPr>
      <w:r>
        <w:rPr>
          <w:rStyle w:val="Ninguno"/>
          <w:rFonts w:cs="Arial"/>
          <w:b/>
          <w:bCs/>
          <w:sz w:val="24"/>
          <w:szCs w:val="24"/>
        </w:rPr>
        <w:t>Conclusiones</w:t>
      </w:r>
    </w:p>
    <w:p w14:paraId="40D65DCA" w14:textId="23ABA682" w:rsidR="00442E7B" w:rsidRDefault="00171721">
      <w:pPr>
        <w:pStyle w:val="Cuerpo"/>
        <w:numPr>
          <w:ilvl w:val="0"/>
          <w:numId w:val="44"/>
        </w:numPr>
        <w:jc w:val="both"/>
        <w:rPr>
          <w:sz w:val="24"/>
          <w:szCs w:val="24"/>
        </w:rPr>
      </w:pPr>
      <w:r>
        <w:rPr>
          <w:rStyle w:val="Ninguno"/>
          <w:rFonts w:cs="Arial"/>
          <w:sz w:val="24"/>
          <w:szCs w:val="24"/>
        </w:rPr>
        <w:t xml:space="preserve">Se desarrolló un modelo de aprendizaje automático explicable capaz de clasificar a los clientes en las seis categorías institucionales de mora de </w:t>
      </w:r>
      <w:del w:id="184" w:author="(Estudiante) Andres Marcelo Olmedo Coronel" w:date="2026-10-02T18:31:00Z" w16du:dateUtc="2026-10-02T23:31:00Z">
        <w:r w:rsidDel="004D5330">
          <w:rPr>
            <w:rStyle w:val="Ninguno"/>
            <w:rFonts w:cs="Arial"/>
            <w:sz w:val="24"/>
            <w:szCs w:val="24"/>
          </w:rPr>
          <w:delText>Banco ProCredit</w:delText>
        </w:r>
      </w:del>
      <w:ins w:id="185" w:author="(Estudiante) Andres Marcelo Olmedo Coronel" w:date="2026-10-02T18:31:00Z" w16du:dateUtc="2026-10-02T23:31:00Z">
        <w:r w:rsidR="004D5330">
          <w:rPr>
            <w:rStyle w:val="Ninguno"/>
            <w:rFonts w:cs="Arial"/>
            <w:sz w:val="24"/>
            <w:szCs w:val="24"/>
          </w:rPr>
          <w:t>Banco</w:t>
        </w:r>
      </w:ins>
      <w:r>
        <w:rPr>
          <w:rStyle w:val="Ninguno"/>
          <w:rFonts w:cs="Arial"/>
          <w:sz w:val="24"/>
          <w:szCs w:val="24"/>
        </w:rPr>
        <w:t>, con un F1 macro de 0,978 y una exactitud balanceada de 0,981 en un conjunto de prueba independiente, lo que cumple el componente analítico del objetivo general; los componentes de despliegue y validación con usuarios se completan en el Sprint 4.</w:t>
      </w:r>
    </w:p>
    <w:p w14:paraId="40D65DCB" w14:textId="77777777" w:rsidR="00442E7B" w:rsidRDefault="00171721">
      <w:pPr>
        <w:pStyle w:val="Cuerpo"/>
        <w:numPr>
          <w:ilvl w:val="0"/>
          <w:numId w:val="44"/>
        </w:numPr>
        <w:jc w:val="both"/>
        <w:rPr>
          <w:sz w:val="24"/>
          <w:szCs w:val="24"/>
        </w:rPr>
      </w:pPr>
      <w:r>
        <w:rPr>
          <w:rStyle w:val="Ninguno"/>
          <w:rFonts w:cs="Arial"/>
          <w:sz w:val="24"/>
          <w:szCs w:val="24"/>
        </w:rPr>
        <w:t>El análisis de los datos (OE1) permitió documentar la calidad del conjunto —4,88 % de celdas faltantes, ausencia de duplicados y 72 % de clientes al día— y, sobre todo, identificar variables con riesgo de fuga de información (días de atraso, clasificación SBS y mora máxima reciente), hallazgo clave para la futura construcción de la etiqueta mora_h90 con datos reales.</w:t>
      </w:r>
    </w:p>
    <w:p w14:paraId="40D65DCC" w14:textId="77777777" w:rsidR="00442E7B" w:rsidRDefault="00171721">
      <w:pPr>
        <w:pStyle w:val="Cuerpo"/>
        <w:numPr>
          <w:ilvl w:val="0"/>
          <w:numId w:val="44"/>
        </w:numPr>
        <w:jc w:val="both"/>
        <w:rPr>
          <w:sz w:val="24"/>
          <w:szCs w:val="24"/>
        </w:rPr>
      </w:pPr>
      <w:r>
        <w:rPr>
          <w:rStyle w:val="Ninguno"/>
          <w:rFonts w:cs="Arial"/>
          <w:sz w:val="24"/>
          <w:szCs w:val="24"/>
        </w:rPr>
        <w:t>La partición estratificada por mes y la imputación con parámetros exclusivos del conjunto de entrenamiento, junto con semillas fijas y un artefacto único de preprocesamiento y modelo, garantizaron un flujo reproducible y libre de fuga entre conjuntos, base sobre la cual se integran los componentes de MLOps (OE2).</w:t>
      </w:r>
    </w:p>
    <w:p w14:paraId="40D65DCD" w14:textId="77777777" w:rsidR="00442E7B" w:rsidRDefault="00171721">
      <w:pPr>
        <w:pStyle w:val="Cuerpo"/>
        <w:numPr>
          <w:ilvl w:val="0"/>
          <w:numId w:val="44"/>
        </w:numPr>
        <w:jc w:val="both"/>
        <w:rPr>
          <w:sz w:val="24"/>
          <w:szCs w:val="24"/>
        </w:rPr>
      </w:pPr>
      <w:r>
        <w:rPr>
          <w:rStyle w:val="Ninguno"/>
          <w:rFonts w:cs="Arial"/>
          <w:sz w:val="24"/>
          <w:szCs w:val="24"/>
        </w:rPr>
        <w:t>La comparación de seis algoritmos (OE3) mostró que los ensambles basados en árboles superan a la línea base lineal: HistGradientBoosting fue el mejor modelo en validación, con una mejora de 1,98 puntos porcentuales de F1 macro sobre la regresión logística, y mantuvo esa ventaja en todos los escenarios del análisis de sensibilidad.</w:t>
      </w:r>
    </w:p>
    <w:p w14:paraId="40D65DCE" w14:textId="77777777" w:rsidR="00442E7B" w:rsidRDefault="00171721">
      <w:pPr>
        <w:pStyle w:val="Cuerpo"/>
        <w:numPr>
          <w:ilvl w:val="0"/>
          <w:numId w:val="44"/>
        </w:numPr>
        <w:jc w:val="both"/>
        <w:rPr>
          <w:sz w:val="24"/>
          <w:szCs w:val="24"/>
        </w:rPr>
      </w:pPr>
      <w:r>
        <w:rPr>
          <w:rStyle w:val="Ninguno"/>
          <w:rFonts w:cs="Arial"/>
          <w:sz w:val="24"/>
          <w:szCs w:val="24"/>
        </w:rPr>
        <w:t>La evaluación integral (OE4) evidenció estabilidad entre validación y prueba, errores limitados a categorías adyacentes, brechas de equidad inferiores a tres puntos porcentuales y explicaciones SHAP coherentes con el criterio experto del Área de Recuperación. No obstante, el análisis de sensibilidad demostró que el desempeño depende en gran medida de variables contemporáneas a la etiqueta, por lo que las métricas deben interpretarse como una cota superior.</w:t>
      </w:r>
    </w:p>
    <w:p w14:paraId="40D65DCF" w14:textId="77777777" w:rsidR="00442E7B" w:rsidRDefault="00171721">
      <w:pPr>
        <w:pStyle w:val="Cuerpo"/>
        <w:numPr>
          <w:ilvl w:val="0"/>
          <w:numId w:val="44"/>
        </w:numPr>
        <w:jc w:val="both"/>
        <w:rPr>
          <w:sz w:val="24"/>
          <w:szCs w:val="24"/>
        </w:rPr>
      </w:pPr>
      <w:r>
        <w:rPr>
          <w:rStyle w:val="Ninguno"/>
          <w:rFonts w:cs="Arial"/>
          <w:sz w:val="24"/>
          <w:szCs w:val="24"/>
        </w:rPr>
        <w:t>El artefacto del modelo presenta tiempos de inferencia de milisegundos, compatibles con el umbral de latencia de 2 s previsto para el MVP (OE5), lo que confirma la viabilidad técnica del despliegue en una infraestructura de bajo costo.</w:t>
      </w:r>
    </w:p>
    <w:p w14:paraId="40D65DD0" w14:textId="77777777" w:rsidR="00442E7B" w:rsidRDefault="00171721">
      <w:pPr>
        <w:pStyle w:val="Cuerpo"/>
        <w:keepNext/>
        <w:spacing w:after="120"/>
        <w:rPr>
          <w:sz w:val="24"/>
          <w:szCs w:val="24"/>
        </w:rPr>
      </w:pPr>
      <w:r>
        <w:rPr>
          <w:rStyle w:val="Ninguno"/>
          <w:rFonts w:cs="Arial"/>
          <w:b/>
          <w:bCs/>
          <w:sz w:val="24"/>
          <w:szCs w:val="24"/>
        </w:rPr>
        <w:lastRenderedPageBreak/>
        <w:t>Recomendaciones</w:t>
      </w:r>
    </w:p>
    <w:p w14:paraId="40D65DD1" w14:textId="77777777" w:rsidR="00442E7B" w:rsidRDefault="00171721">
      <w:pPr>
        <w:pStyle w:val="Cuerpo"/>
        <w:numPr>
          <w:ilvl w:val="0"/>
          <w:numId w:val="44"/>
        </w:numPr>
        <w:jc w:val="both"/>
        <w:rPr>
          <w:sz w:val="24"/>
          <w:szCs w:val="24"/>
        </w:rPr>
      </w:pPr>
      <w:r>
        <w:rPr>
          <w:rStyle w:val="Ninguno"/>
          <w:rFonts w:cs="Arial"/>
          <w:sz w:val="24"/>
          <w:szCs w:val="24"/>
        </w:rPr>
        <w:t>Validar el modelo con datos reales del banco, extraídos bajo seudonimización y con autorización del custodio de datos, antes de cualquier uso operativo.</w:t>
      </w:r>
    </w:p>
    <w:p w14:paraId="40D65DD2" w14:textId="77777777" w:rsidR="00442E7B" w:rsidRDefault="00171721">
      <w:pPr>
        <w:pStyle w:val="Cuerpo"/>
        <w:numPr>
          <w:ilvl w:val="0"/>
          <w:numId w:val="44"/>
        </w:numPr>
        <w:jc w:val="both"/>
        <w:rPr>
          <w:sz w:val="24"/>
          <w:szCs w:val="24"/>
        </w:rPr>
      </w:pPr>
      <w:r>
        <w:rPr>
          <w:rStyle w:val="Ninguno"/>
          <w:rFonts w:cs="Arial"/>
          <w:sz w:val="24"/>
          <w:szCs w:val="24"/>
        </w:rPr>
        <w:t>Construir la etiqueta con horizonte futuro (mora_h90) y medir todas las variables predictoras al cierre del mes anterior al periodo de predicción, excluyendo o desfasando la clasificación SBS y la mora máxima del mes en curso.</w:t>
      </w:r>
    </w:p>
    <w:p w14:paraId="40D65DD3" w14:textId="77777777" w:rsidR="00442E7B" w:rsidRDefault="00171721">
      <w:pPr>
        <w:pStyle w:val="Cuerpo"/>
        <w:numPr>
          <w:ilvl w:val="0"/>
          <w:numId w:val="44"/>
        </w:numPr>
        <w:jc w:val="both"/>
        <w:rPr>
          <w:sz w:val="24"/>
          <w:szCs w:val="24"/>
        </w:rPr>
      </w:pPr>
      <w:r>
        <w:rPr>
          <w:rStyle w:val="Ninguno"/>
          <w:rFonts w:cs="Arial"/>
          <w:sz w:val="24"/>
          <w:szCs w:val="24"/>
        </w:rPr>
        <w:t>Adoptar una validación temporal fuera de muestra —entrenar con meses anteriores y evaluar con meses posteriores— para estimar el desempeño en condiciones reales.</w:t>
      </w:r>
    </w:p>
    <w:p w14:paraId="40D65DD4" w14:textId="77777777" w:rsidR="00442E7B" w:rsidRDefault="00171721">
      <w:pPr>
        <w:pStyle w:val="Cuerpo"/>
        <w:numPr>
          <w:ilvl w:val="0"/>
          <w:numId w:val="44"/>
        </w:numPr>
        <w:jc w:val="both"/>
        <w:rPr>
          <w:sz w:val="24"/>
          <w:szCs w:val="24"/>
        </w:rPr>
      </w:pPr>
      <w:r>
        <w:rPr>
          <w:rStyle w:val="Ninguno"/>
          <w:rFonts w:cs="Arial"/>
          <w:sz w:val="24"/>
          <w:szCs w:val="24"/>
        </w:rPr>
        <w:t>Completar la integración de los componentes de MLOps (DVC, MLflow y Docker) y medir la latencia p95 sobre la API desplegada.</w:t>
      </w:r>
    </w:p>
    <w:p w14:paraId="40D65DD5" w14:textId="77777777" w:rsidR="00442E7B" w:rsidRDefault="00171721">
      <w:pPr>
        <w:pStyle w:val="Cuerpo"/>
        <w:numPr>
          <w:ilvl w:val="0"/>
          <w:numId w:val="44"/>
        </w:numPr>
        <w:jc w:val="both"/>
        <w:rPr>
          <w:sz w:val="24"/>
          <w:szCs w:val="24"/>
        </w:rPr>
      </w:pPr>
      <w:r>
        <w:rPr>
          <w:rStyle w:val="Ninguno"/>
          <w:rFonts w:cs="Arial"/>
          <w:sz w:val="24"/>
          <w:szCs w:val="24"/>
        </w:rPr>
        <w:t>Ejecutar la prueba de aceptación con los gestores del Área de Recuperación e incorporar sus observaciones en la interfaz, en particular las alertas de compromisos y la priorización diaria identificadas en la entrevista.</w:t>
      </w:r>
    </w:p>
    <w:p w14:paraId="40D65DD6" w14:textId="77777777" w:rsidR="00442E7B" w:rsidRDefault="00171721">
      <w:pPr>
        <w:pStyle w:val="Cuerpo"/>
        <w:numPr>
          <w:ilvl w:val="0"/>
          <w:numId w:val="44"/>
        </w:numPr>
        <w:jc w:val="both"/>
        <w:rPr>
          <w:sz w:val="24"/>
          <w:szCs w:val="24"/>
        </w:rPr>
      </w:pPr>
      <w:r>
        <w:rPr>
          <w:rStyle w:val="Ninguno"/>
          <w:rFonts w:cs="Arial"/>
          <w:sz w:val="24"/>
          <w:szCs w:val="24"/>
        </w:rPr>
        <w:t>Definir, junto con el Área de Riesgos, una línea base institucional de tasa de recuperación, costo y tiempo por gestión, que permita cuantificar el beneficio del sistema durante el piloto.</w:t>
      </w:r>
    </w:p>
    <w:p w14:paraId="40D65DD7" w14:textId="77777777" w:rsidR="00442E7B" w:rsidRDefault="00171721">
      <w:pPr>
        <w:pStyle w:val="Cuerpo"/>
        <w:numPr>
          <w:ilvl w:val="0"/>
          <w:numId w:val="44"/>
        </w:numPr>
        <w:jc w:val="both"/>
        <w:rPr>
          <w:sz w:val="24"/>
          <w:szCs w:val="24"/>
        </w:rPr>
      </w:pPr>
      <w:r>
        <w:rPr>
          <w:rStyle w:val="Ninguno"/>
          <w:rFonts w:cs="Arial"/>
          <w:sz w:val="24"/>
          <w:szCs w:val="24"/>
        </w:rPr>
        <w:t>Evaluar la exclusión de las variables sociodemográficas y repetir la auditoría de equidad en cada reentrenamiento del modelo.</w:t>
      </w:r>
    </w:p>
    <w:p w14:paraId="40D65DD8" w14:textId="77777777" w:rsidR="00442E7B" w:rsidRDefault="00171721">
      <w:pPr>
        <w:pStyle w:val="Ttulo1"/>
        <w:keepNext/>
        <w:numPr>
          <w:ilvl w:val="0"/>
          <w:numId w:val="19"/>
        </w:numPr>
        <w:rPr>
          <w:rFonts w:eastAsia="Arial" w:cs="Arial"/>
        </w:rPr>
      </w:pPr>
      <w:bookmarkStart w:id="186" w:name="_Toc22"/>
      <w:r>
        <w:rPr>
          <w:rStyle w:val="Ninguno"/>
        </w:rPr>
        <w:t>Trabajo futuro</w:t>
      </w:r>
      <w:bookmarkEnd w:id="186"/>
    </w:p>
    <w:p w14:paraId="40D65DD9" w14:textId="77777777" w:rsidR="00442E7B" w:rsidRDefault="00171721">
      <w:pPr>
        <w:pStyle w:val="Cuerpo"/>
        <w:jc w:val="both"/>
        <w:rPr>
          <w:sz w:val="24"/>
          <w:szCs w:val="24"/>
        </w:rPr>
      </w:pPr>
      <w:r>
        <w:rPr>
          <w:rStyle w:val="Ninguno"/>
          <w:rFonts w:cs="Arial"/>
          <w:sz w:val="24"/>
          <w:szCs w:val="24"/>
        </w:rPr>
        <w:t>Los resultados obtenidos abren varias líneas de trabajo que pueden desarrollarse como continuación de este proyecto:</w:t>
      </w:r>
    </w:p>
    <w:p w14:paraId="40D65DDA" w14:textId="0B1F9834" w:rsidR="00442E7B" w:rsidRDefault="00171721">
      <w:pPr>
        <w:pStyle w:val="Cuerpo"/>
        <w:numPr>
          <w:ilvl w:val="0"/>
          <w:numId w:val="44"/>
        </w:numPr>
        <w:jc w:val="both"/>
        <w:rPr>
          <w:sz w:val="24"/>
          <w:szCs w:val="24"/>
        </w:rPr>
      </w:pPr>
      <w:r>
        <w:rPr>
          <w:rStyle w:val="Ninguno"/>
          <w:rFonts w:cs="Arial"/>
          <w:b/>
          <w:bCs/>
          <w:sz w:val="24"/>
          <w:szCs w:val="24"/>
        </w:rPr>
        <w:t xml:space="preserve">Modelo predictivo con datos reales y horizonte temporal: </w:t>
      </w:r>
      <w:r>
        <w:rPr>
          <w:rStyle w:val="Ninguno"/>
          <w:rFonts w:cs="Arial"/>
          <w:sz w:val="24"/>
          <w:szCs w:val="24"/>
        </w:rPr>
        <w:t xml:space="preserve">reentrenar el sistema con la cartera real de </w:t>
      </w:r>
      <w:del w:id="187" w:author="(Estudiante) Andres Marcelo Olmedo Coronel" w:date="2026-10-02T18:31:00Z" w16du:dateUtc="2026-10-02T23:31:00Z">
        <w:r w:rsidDel="004D5330">
          <w:rPr>
            <w:rStyle w:val="Ninguno"/>
            <w:rFonts w:cs="Arial"/>
            <w:sz w:val="24"/>
            <w:szCs w:val="24"/>
          </w:rPr>
          <w:delText>Banco ProCredit</w:delText>
        </w:r>
      </w:del>
      <w:ins w:id="188" w:author="(Estudiante) Andres Marcelo Olmedo Coronel" w:date="2026-10-02T18:31:00Z" w16du:dateUtc="2026-10-02T23:31:00Z">
        <w:r w:rsidR="004D5330">
          <w:rPr>
            <w:rStyle w:val="Ninguno"/>
            <w:rFonts w:cs="Arial"/>
            <w:sz w:val="24"/>
            <w:szCs w:val="24"/>
          </w:rPr>
          <w:t>Banco</w:t>
        </w:r>
      </w:ins>
      <w:r>
        <w:rPr>
          <w:rStyle w:val="Ninguno"/>
          <w:rFonts w:cs="Arial"/>
          <w:sz w:val="24"/>
          <w:szCs w:val="24"/>
        </w:rPr>
        <w:t xml:space="preserve"> y la etiqueta mora_h90, comparando horizontes de predicción de 30, 60 y 90 días con validación temporal fuera de muestra.</w:t>
      </w:r>
    </w:p>
    <w:p w14:paraId="40D65DDB" w14:textId="77777777" w:rsidR="00442E7B" w:rsidRDefault="00171721">
      <w:pPr>
        <w:pStyle w:val="Cuerpo"/>
        <w:numPr>
          <w:ilvl w:val="0"/>
          <w:numId w:val="44"/>
        </w:numPr>
        <w:jc w:val="both"/>
        <w:rPr>
          <w:sz w:val="24"/>
          <w:szCs w:val="24"/>
        </w:rPr>
      </w:pPr>
      <w:r>
        <w:rPr>
          <w:rStyle w:val="Ninguno"/>
          <w:rFonts w:cs="Arial"/>
          <w:b/>
          <w:bCs/>
          <w:sz w:val="24"/>
          <w:szCs w:val="24"/>
        </w:rPr>
        <w:t xml:space="preserve">Modelos ordinales y sensibles al costo: </w:t>
      </w:r>
      <w:r>
        <w:rPr>
          <w:rStyle w:val="Ninguno"/>
          <w:rFonts w:cs="Arial"/>
          <w:sz w:val="24"/>
          <w:szCs w:val="24"/>
        </w:rPr>
        <w:t>explorar enfoques que aprovechen el orden natural de las categorías, como la regresión logística ordinal, y funciones de pérdida que penalicen más los errores entre categorías distantes o la subestimación de la mora grave.</w:t>
      </w:r>
    </w:p>
    <w:p w14:paraId="40D65DDC" w14:textId="77777777" w:rsidR="00442E7B" w:rsidRDefault="00171721">
      <w:pPr>
        <w:pStyle w:val="Cuerpo"/>
        <w:numPr>
          <w:ilvl w:val="0"/>
          <w:numId w:val="44"/>
        </w:numPr>
        <w:jc w:val="both"/>
        <w:rPr>
          <w:sz w:val="24"/>
          <w:szCs w:val="24"/>
        </w:rPr>
      </w:pPr>
      <w:r>
        <w:rPr>
          <w:rStyle w:val="Ninguno"/>
          <w:rFonts w:cs="Arial"/>
          <w:b/>
          <w:bCs/>
          <w:sz w:val="24"/>
          <w:szCs w:val="24"/>
        </w:rPr>
        <w:t xml:space="preserve">Ampliación de algoritmos y calibración: </w:t>
      </w:r>
      <w:r>
        <w:rPr>
          <w:rStyle w:val="Ninguno"/>
          <w:rFonts w:cs="Arial"/>
          <w:sz w:val="24"/>
          <w:szCs w:val="24"/>
        </w:rPr>
        <w:t xml:space="preserve">incorporar XGBoost (Chen &amp; Guestrin, 2016), LightGBM y CatBoost con búsqueda sistemática de </w:t>
      </w:r>
      <w:r>
        <w:rPr>
          <w:rStyle w:val="Ninguno"/>
          <w:rFonts w:cs="Arial"/>
          <w:sz w:val="24"/>
          <w:szCs w:val="24"/>
        </w:rPr>
        <w:lastRenderedPageBreak/>
        <w:t>hiperparámetros, y calibrar las probabilidades para utilizarlas como puntaje continuo de priorización.</w:t>
      </w:r>
    </w:p>
    <w:p w14:paraId="40D65DDD" w14:textId="77777777" w:rsidR="00442E7B" w:rsidRDefault="00171721">
      <w:pPr>
        <w:pStyle w:val="Cuerpo"/>
        <w:numPr>
          <w:ilvl w:val="0"/>
          <w:numId w:val="44"/>
        </w:numPr>
        <w:jc w:val="both"/>
        <w:rPr>
          <w:sz w:val="24"/>
          <w:szCs w:val="24"/>
        </w:rPr>
      </w:pPr>
      <w:r>
        <w:rPr>
          <w:rStyle w:val="Ninguno"/>
          <w:rFonts w:cs="Arial"/>
          <w:b/>
          <w:bCs/>
          <w:sz w:val="24"/>
          <w:szCs w:val="24"/>
        </w:rPr>
        <w:t xml:space="preserve">Módulo de gestión operativa: </w:t>
      </w:r>
      <w:r>
        <w:rPr>
          <w:rStyle w:val="Ninguno"/>
          <w:rFonts w:cs="Arial"/>
          <w:sz w:val="24"/>
          <w:szCs w:val="24"/>
        </w:rPr>
        <w:t>integrar la predicción con los requerimientos levantados en la entrevista —alertas de compromisos incumplidos, priorización diaria, registro automático de gestiones por WhatsApp, SMS y correo, y tableros para el comité de mora—.</w:t>
      </w:r>
    </w:p>
    <w:p w14:paraId="40D65DDE" w14:textId="77777777" w:rsidR="00442E7B" w:rsidRDefault="00171721">
      <w:pPr>
        <w:pStyle w:val="Cuerpo"/>
        <w:numPr>
          <w:ilvl w:val="0"/>
          <w:numId w:val="44"/>
        </w:numPr>
        <w:jc w:val="both"/>
        <w:rPr>
          <w:sz w:val="24"/>
          <w:szCs w:val="24"/>
        </w:rPr>
      </w:pPr>
      <w:r>
        <w:rPr>
          <w:rStyle w:val="Ninguno"/>
          <w:rFonts w:cs="Arial"/>
          <w:b/>
          <w:bCs/>
          <w:sz w:val="24"/>
          <w:szCs w:val="24"/>
        </w:rPr>
        <w:t xml:space="preserve">Recomendación de acciones de cobranza: </w:t>
      </w:r>
      <w:r>
        <w:rPr>
          <w:rStyle w:val="Ninguno"/>
          <w:rFonts w:cs="Arial"/>
          <w:sz w:val="24"/>
          <w:szCs w:val="24"/>
        </w:rPr>
        <w:t>estimar mediante modelos de impacto (uplift) qué acción —recordatorio, reprogramación, refinanciamiento o visita— tiene mayor probabilidad de éxito para cada cliente, optimizando los recursos de gestión.</w:t>
      </w:r>
    </w:p>
    <w:p w14:paraId="40D65DDF" w14:textId="77777777" w:rsidR="00442E7B" w:rsidRDefault="00171721">
      <w:pPr>
        <w:pStyle w:val="Cuerpo"/>
        <w:numPr>
          <w:ilvl w:val="0"/>
          <w:numId w:val="44"/>
        </w:numPr>
        <w:jc w:val="both"/>
        <w:rPr>
          <w:sz w:val="24"/>
          <w:szCs w:val="24"/>
        </w:rPr>
      </w:pPr>
      <w:r>
        <w:rPr>
          <w:rStyle w:val="Ninguno"/>
          <w:rFonts w:cs="Arial"/>
          <w:b/>
          <w:bCs/>
          <w:sz w:val="24"/>
          <w:szCs w:val="24"/>
        </w:rPr>
        <w:t xml:space="preserve">Monitoreo avanzado y gobierno del modelo: </w:t>
      </w:r>
      <w:r>
        <w:rPr>
          <w:rStyle w:val="Ninguno"/>
          <w:rFonts w:cs="Arial"/>
          <w:sz w:val="24"/>
          <w:szCs w:val="24"/>
        </w:rPr>
        <w:t>implementar indicadores de estabilidad poblacional y detectores de drift conscientes del desempeño (Bayram et al., 2022; Hovakimyan &amp; Bravo, 2024), con reentrenamiento programado y registro de versiones.</w:t>
      </w:r>
    </w:p>
    <w:p w14:paraId="40D65DE0" w14:textId="77777777" w:rsidR="00442E7B" w:rsidRDefault="00171721">
      <w:pPr>
        <w:pStyle w:val="Cuerpo"/>
        <w:numPr>
          <w:ilvl w:val="0"/>
          <w:numId w:val="44"/>
        </w:numPr>
        <w:jc w:val="both"/>
        <w:rPr>
          <w:sz w:val="24"/>
          <w:szCs w:val="24"/>
        </w:rPr>
      </w:pPr>
      <w:r>
        <w:rPr>
          <w:rStyle w:val="Ninguno"/>
          <w:rFonts w:cs="Arial"/>
          <w:b/>
          <w:bCs/>
          <w:sz w:val="24"/>
          <w:szCs w:val="24"/>
        </w:rPr>
        <w:t xml:space="preserve">Extensión a otras etapas del ciclo crediticio: </w:t>
      </w:r>
      <w:r>
        <w:rPr>
          <w:rStyle w:val="Ninguno"/>
          <w:rFonts w:cs="Arial"/>
          <w:sz w:val="24"/>
          <w:szCs w:val="24"/>
        </w:rPr>
        <w:t>adaptar la arquitectura a la originación de créditos (scoring de admisión) y a la detección temprana en la etapa de premora.</w:t>
      </w:r>
    </w:p>
    <w:p w14:paraId="40D65DE1" w14:textId="77777777" w:rsidR="00442E7B" w:rsidRDefault="00442E7B">
      <w:pPr>
        <w:pStyle w:val="Cuerpo"/>
        <w:jc w:val="both"/>
        <w:rPr>
          <w:rStyle w:val="Ninguno"/>
          <w:rFonts w:eastAsia="Arial" w:cs="Arial"/>
          <w:sz w:val="24"/>
          <w:szCs w:val="24"/>
          <w:u w:color="0000FF"/>
        </w:rPr>
      </w:pPr>
    </w:p>
    <w:p w14:paraId="40D65DE2" w14:textId="77777777" w:rsidR="00442E7B" w:rsidRDefault="00171721">
      <w:pPr>
        <w:pStyle w:val="Ttulo1"/>
        <w:keepNext/>
        <w:numPr>
          <w:ilvl w:val="0"/>
          <w:numId w:val="19"/>
        </w:numPr>
        <w:rPr>
          <w:rFonts w:eastAsia="Arial" w:cs="Arial"/>
        </w:rPr>
      </w:pPr>
      <w:bookmarkStart w:id="189" w:name="_Toc23"/>
      <w:r>
        <w:rPr>
          <w:rStyle w:val="Ninguno"/>
        </w:rPr>
        <w:t>Referencias bibliográficas</w:t>
      </w:r>
      <w:bookmarkEnd w:id="189"/>
    </w:p>
    <w:p w14:paraId="40D65DE3" w14:textId="77777777" w:rsidR="00442E7B" w:rsidRDefault="00171721">
      <w:pPr>
        <w:pStyle w:val="Cuerpo"/>
        <w:jc w:val="both"/>
      </w:pPr>
      <w:r>
        <w:rPr>
          <w:rStyle w:val="Ninguno"/>
          <w:b/>
          <w:bCs/>
          <w:sz w:val="24"/>
          <w:szCs w:val="24"/>
        </w:rPr>
        <w:t>Fuentes bibliográficas primarias</w:t>
      </w:r>
    </w:p>
    <w:p w14:paraId="40D65DE4" w14:textId="77777777" w:rsidR="00442E7B" w:rsidRDefault="00171721">
      <w:pPr>
        <w:pStyle w:val="Cuerpo"/>
        <w:jc w:val="both"/>
      </w:pPr>
      <w:r>
        <w:rPr>
          <w:rStyle w:val="Ninguno"/>
          <w:sz w:val="24"/>
          <w:szCs w:val="24"/>
          <w:lang w:val="it-IT"/>
        </w:rPr>
        <w:t>rica, metodol</w:t>
      </w:r>
      <w:r>
        <w:rPr>
          <w:rStyle w:val="Ninguno"/>
          <w:sz w:val="24"/>
          <w:szCs w:val="24"/>
        </w:rPr>
        <w:t>ógica o legal de primera mano que sustenta las decisiones técnicas del proyecto:</w:t>
      </w:r>
    </w:p>
    <w:p w14:paraId="40D65DE5" w14:textId="77777777" w:rsidR="00442E7B" w:rsidRDefault="00171721">
      <w:pPr>
        <w:pStyle w:val="Cuerpo"/>
        <w:ind w:left="360" w:hanging="360"/>
      </w:pPr>
      <w:r>
        <w:rPr>
          <w:rStyle w:val="Ninguno"/>
        </w:rPr>
        <w:t>Asamblea Nacional del Ecuador. (2021). Ley Orgánica de Protecció</w:t>
      </w:r>
      <w:r>
        <w:rPr>
          <w:rStyle w:val="Ninguno"/>
          <w:lang w:val="pt-PT"/>
        </w:rPr>
        <w:t>n de Datos Personales. Registro Oficial, Quinto Suplemento No. 459.</w:t>
      </w:r>
    </w:p>
    <w:p w14:paraId="40D65DE6" w14:textId="77777777" w:rsidR="00442E7B" w:rsidRDefault="00171721">
      <w:pPr>
        <w:pStyle w:val="Cuerpo"/>
        <w:ind w:left="360"/>
      </w:pPr>
      <w:r>
        <w:rPr>
          <w:rStyle w:val="Ninguno"/>
          <w:i/>
          <w:iCs/>
          <w:sz w:val="20"/>
          <w:szCs w:val="20"/>
          <w:u w:color="555555"/>
        </w:rPr>
        <w:t>Norma jurídica primaria que rige el tratamiento, la anonimización y la gobernanza de los datos personales utilizados en el proyecto.</w:t>
      </w:r>
    </w:p>
    <w:p w14:paraId="40D65DE7" w14:textId="77777777" w:rsidR="00442E7B" w:rsidRPr="002738E5" w:rsidRDefault="00171721">
      <w:pPr>
        <w:pStyle w:val="Cuerpo"/>
        <w:ind w:left="360" w:hanging="360"/>
        <w:rPr>
          <w:lang w:val="en-US"/>
          <w:rPrChange w:id="190" w:author="(Estudiante) Andres Marcelo Olmedo Coronel" w:date="2026-10-02T18:27:00Z" w16du:dateUtc="2026-10-02T23:27:00Z">
            <w:rPr/>
          </w:rPrChange>
        </w:rPr>
      </w:pPr>
      <w:r w:rsidRPr="002738E5">
        <w:rPr>
          <w:rStyle w:val="Ninguno"/>
          <w:rFonts w:cs="Arial"/>
          <w:lang w:val="en-US"/>
          <w:rPrChange w:id="191" w:author="(Estudiante) Andres Marcelo Olmedo Coronel" w:date="2026-10-02T18:27:00Z" w16du:dateUtc="2026-10-02T23:27:00Z">
            <w:rPr>
              <w:rStyle w:val="Ninguno"/>
              <w:rFonts w:cs="Arial"/>
            </w:rPr>
          </w:rPrChange>
        </w:rPr>
        <w:t>Breiman, L. (2001). Random forests. Machine Learning, 45(1), 5-32.</w:t>
      </w:r>
    </w:p>
    <w:p w14:paraId="40D65DE8" w14:textId="77777777" w:rsidR="00442E7B" w:rsidRDefault="00171721">
      <w:pPr>
        <w:pStyle w:val="Cuerpo"/>
        <w:ind w:left="360"/>
      </w:pPr>
      <w:r>
        <w:rPr>
          <w:rStyle w:val="Ninguno"/>
          <w:i/>
          <w:iCs/>
          <w:sz w:val="20"/>
          <w:szCs w:val="20"/>
          <w:u w:color="555555"/>
        </w:rPr>
        <w:t>Publicación original del algoritmo Random Forest, uno de los modelos comparados en el proyecto.</w:t>
      </w:r>
    </w:p>
    <w:p w14:paraId="40D65DE9" w14:textId="77777777" w:rsidR="00442E7B" w:rsidRDefault="00171721">
      <w:pPr>
        <w:pStyle w:val="Cuerpo"/>
        <w:ind w:left="360" w:hanging="360"/>
      </w:pPr>
      <w:r>
        <w:rPr>
          <w:rStyle w:val="Ninguno"/>
          <w:lang w:val="en-US"/>
        </w:rPr>
        <w:t xml:space="preserve">Bücker, M., Szepannek, G., Gosiewska, A., &amp; Biecek, P. (2022). Transparency, auditability, and explainability of machine learning models in credit scoring. </w:t>
      </w:r>
      <w:r>
        <w:rPr>
          <w:rStyle w:val="Ninguno"/>
          <w:lang w:val="es-EC"/>
        </w:rPr>
        <w:t>Journal of the Operational Research Society, 73(1), 70-90.</w:t>
      </w:r>
    </w:p>
    <w:p w14:paraId="40D65DEA" w14:textId="77777777" w:rsidR="00442E7B" w:rsidRDefault="00171721">
      <w:pPr>
        <w:pStyle w:val="Cuerpo"/>
        <w:ind w:left="360"/>
      </w:pPr>
      <w:r>
        <w:rPr>
          <w:rStyle w:val="Ninguno"/>
          <w:i/>
          <w:iCs/>
          <w:sz w:val="20"/>
          <w:szCs w:val="20"/>
          <w:u w:color="555555"/>
        </w:rPr>
        <w:t>Estudio original que sustenta el enfoque de explicabilidad aplicado al scoring crediticio.</w:t>
      </w:r>
    </w:p>
    <w:p w14:paraId="40D65DEB" w14:textId="77777777" w:rsidR="00442E7B" w:rsidRDefault="00171721">
      <w:pPr>
        <w:pStyle w:val="Cuerpo"/>
        <w:ind w:left="360" w:hanging="360"/>
      </w:pPr>
      <w:r>
        <w:rPr>
          <w:rStyle w:val="Ninguno"/>
          <w:lang w:val="en-US"/>
        </w:rPr>
        <w:t xml:space="preserve">Bussmann, N., Giudici, P., Marinelli, D., &amp; Papenbrock, J. (2021). </w:t>
      </w:r>
      <w:r>
        <w:rPr>
          <w:rStyle w:val="Ninguno"/>
          <w:lang w:val="es-EC"/>
        </w:rPr>
        <w:t>Explainable machine learning in credit risk management. Computational Economics, 57, 203-216.</w:t>
      </w:r>
    </w:p>
    <w:p w14:paraId="40D65DEC" w14:textId="77777777" w:rsidR="00442E7B" w:rsidRDefault="00171721">
      <w:pPr>
        <w:pStyle w:val="Cuerpo"/>
        <w:ind w:left="360"/>
      </w:pPr>
      <w:r>
        <w:rPr>
          <w:rStyle w:val="Ninguno"/>
          <w:i/>
          <w:iCs/>
          <w:sz w:val="20"/>
          <w:szCs w:val="20"/>
          <w:u w:color="555555"/>
        </w:rPr>
        <w:lastRenderedPageBreak/>
        <w:t>Investigación empírica que fundamenta la selección de SHAP como técnica de explicabilidad en riesgo crediticio.</w:t>
      </w:r>
    </w:p>
    <w:p w14:paraId="40D65DED" w14:textId="77777777" w:rsidR="00442E7B" w:rsidRDefault="00171721">
      <w:pPr>
        <w:pStyle w:val="Cuerpo"/>
        <w:ind w:left="360" w:hanging="360"/>
        <w:rPr>
          <w:lang w:val="en-US"/>
        </w:rPr>
      </w:pPr>
      <w:r>
        <w:rPr>
          <w:rStyle w:val="Ninguno"/>
          <w:lang w:val="en-US"/>
        </w:rPr>
        <w:t>Chen, T., &amp; Guestrin, C. (2016). XGBoost: A scalable tree boosting system. Proceedings of the 22nd ACM SIGKDD International Conference on Knowledge Discovery and Data Mining, 785-794.</w:t>
      </w:r>
    </w:p>
    <w:p w14:paraId="40D65DEE" w14:textId="77777777" w:rsidR="00442E7B" w:rsidRDefault="00171721">
      <w:pPr>
        <w:pStyle w:val="Cuerpo"/>
        <w:ind w:left="360"/>
      </w:pPr>
      <w:r>
        <w:rPr>
          <w:rStyle w:val="Ninguno"/>
          <w:i/>
          <w:iCs/>
          <w:sz w:val="20"/>
          <w:szCs w:val="20"/>
          <w:u w:color="555555"/>
        </w:rPr>
        <w:t>Publicación original del algoritmo XGBoost, uno de los modelos candidatos evaluados en el proyecto.</w:t>
      </w:r>
    </w:p>
    <w:p w14:paraId="40D65DEF" w14:textId="77777777" w:rsidR="00442E7B" w:rsidRDefault="00171721">
      <w:pPr>
        <w:pStyle w:val="Cuerpo"/>
        <w:ind w:left="360" w:hanging="360"/>
        <w:rPr>
          <w:lang w:val="en-US"/>
        </w:rPr>
      </w:pPr>
      <w:r>
        <w:rPr>
          <w:rStyle w:val="Ninguno"/>
          <w:lang w:val="da-DK"/>
        </w:rPr>
        <w:t>de Lange, P. E., Melsom, B., Venner</w:t>
      </w:r>
      <w:r>
        <w:rPr>
          <w:rStyle w:val="Ninguno"/>
          <w:lang w:val="en-US"/>
        </w:rPr>
        <w:t>ød, C. B., &amp; Westgaard, S. (2022). Explainable AI for credit assessment in banks. Journal of Risk and Financial Management, 15(12), 556.</w:t>
      </w:r>
    </w:p>
    <w:p w14:paraId="40D65DF0" w14:textId="77777777" w:rsidR="00442E7B" w:rsidRDefault="00171721">
      <w:pPr>
        <w:pStyle w:val="Cuerpo"/>
        <w:ind w:left="360"/>
      </w:pPr>
      <w:r>
        <w:rPr>
          <w:rStyle w:val="Ninguno"/>
          <w:i/>
          <w:iCs/>
          <w:sz w:val="20"/>
          <w:szCs w:val="20"/>
          <w:u w:color="555555"/>
          <w:lang w:val="pt-PT"/>
        </w:rPr>
        <w:t>Estudio emp</w:t>
      </w:r>
      <w:r>
        <w:rPr>
          <w:rStyle w:val="Ninguno"/>
          <w:i/>
          <w:iCs/>
          <w:sz w:val="20"/>
          <w:szCs w:val="20"/>
          <w:u w:color="555555"/>
        </w:rPr>
        <w:t>írico primario sobre IA explicable aplicada a la evaluació</w:t>
      </w:r>
      <w:r>
        <w:rPr>
          <w:rStyle w:val="Ninguno"/>
          <w:i/>
          <w:iCs/>
          <w:sz w:val="20"/>
          <w:szCs w:val="20"/>
          <w:u w:color="555555"/>
          <w:lang w:val="it-IT"/>
        </w:rPr>
        <w:t>n crediticia bancaria.</w:t>
      </w:r>
    </w:p>
    <w:p w14:paraId="40D65DF1" w14:textId="77777777" w:rsidR="00442E7B" w:rsidRPr="002738E5" w:rsidRDefault="00171721">
      <w:pPr>
        <w:pStyle w:val="Cuerpo"/>
        <w:ind w:left="360" w:hanging="360"/>
        <w:rPr>
          <w:lang w:val="en-US"/>
          <w:rPrChange w:id="192" w:author="(Estudiante) Andres Marcelo Olmedo Coronel" w:date="2026-10-02T18:27:00Z" w16du:dateUtc="2026-10-02T23:27:00Z">
            <w:rPr/>
          </w:rPrChange>
        </w:rPr>
      </w:pPr>
      <w:r w:rsidRPr="002738E5">
        <w:rPr>
          <w:rStyle w:val="Ninguno"/>
          <w:rFonts w:cs="Arial"/>
          <w:lang w:val="en-US"/>
          <w:rPrChange w:id="193" w:author="(Estudiante) Andres Marcelo Olmedo Coronel" w:date="2026-10-02T18:27:00Z" w16du:dateUtc="2026-10-02T23:27:00Z">
            <w:rPr>
              <w:rStyle w:val="Ninguno"/>
              <w:rFonts w:cs="Arial"/>
            </w:rPr>
          </w:rPrChange>
        </w:rPr>
        <w:t>Friedman, J. H. (2001). Greedy function approximation: A gradient boosting machine. The Annals of Statistics, 29(5), 1189-1232.</w:t>
      </w:r>
    </w:p>
    <w:p w14:paraId="40D65DF2" w14:textId="77777777" w:rsidR="00442E7B" w:rsidRPr="002738E5" w:rsidRDefault="00171721">
      <w:pPr>
        <w:pStyle w:val="Cuerpo"/>
        <w:ind w:left="360"/>
        <w:rPr>
          <w:lang w:val="en-US"/>
          <w:rPrChange w:id="194" w:author="(Estudiante) Andres Marcelo Olmedo Coronel" w:date="2026-10-02T18:27:00Z" w16du:dateUtc="2026-10-02T23:27:00Z">
            <w:rPr/>
          </w:rPrChange>
        </w:rPr>
      </w:pPr>
      <w:r w:rsidRPr="002738E5">
        <w:rPr>
          <w:rStyle w:val="Ninguno"/>
          <w:i/>
          <w:iCs/>
          <w:sz w:val="20"/>
          <w:szCs w:val="20"/>
          <w:u w:color="555555"/>
          <w:lang w:val="en-US"/>
          <w:rPrChange w:id="195" w:author="(Estudiante) Andres Marcelo Olmedo Coronel" w:date="2026-10-02T18:27:00Z" w16du:dateUtc="2026-10-02T23:27:00Z">
            <w:rPr>
              <w:rStyle w:val="Ninguno"/>
              <w:i/>
              <w:iCs/>
              <w:sz w:val="20"/>
              <w:szCs w:val="20"/>
              <w:u w:color="555555"/>
            </w:rPr>
          </w:rPrChange>
        </w:rPr>
        <w:t>Trabajo seminal del gradient boosting, base de los modelos Gradient Boosting e HistGradientBoosting evaluados.</w:t>
      </w:r>
    </w:p>
    <w:p w14:paraId="40D65DF3" w14:textId="77777777" w:rsidR="00442E7B" w:rsidRDefault="00171721">
      <w:pPr>
        <w:pStyle w:val="Cuerpo"/>
        <w:ind w:left="360" w:hanging="360"/>
      </w:pPr>
      <w:r>
        <w:rPr>
          <w:rStyle w:val="Ninguno"/>
          <w:lang w:val="en-US"/>
        </w:rPr>
        <w:t xml:space="preserve">Fritz-Morgenthal, S., Hein, B., &amp; Papenbrock, J. (2022). Financial risk management and explainable, trustworthy, responsible AI. </w:t>
      </w:r>
      <w:r>
        <w:rPr>
          <w:rStyle w:val="Ninguno"/>
          <w:lang w:val="es-EC"/>
        </w:rPr>
        <w:t>Frontiers in Artificial Intelligence, 5, 779799.</w:t>
      </w:r>
    </w:p>
    <w:p w14:paraId="40D65DF4" w14:textId="77777777" w:rsidR="00442E7B" w:rsidRDefault="00171721">
      <w:pPr>
        <w:pStyle w:val="Cuerpo"/>
        <w:ind w:left="360"/>
      </w:pPr>
      <w:r>
        <w:rPr>
          <w:rStyle w:val="Ninguno"/>
          <w:i/>
          <w:iCs/>
          <w:sz w:val="20"/>
          <w:szCs w:val="20"/>
          <w:u w:color="555555"/>
        </w:rPr>
        <w:t>Fuente primaria que orienta los criterios de responsabilidad y confiabilidad exigidos al modelo.</w:t>
      </w:r>
    </w:p>
    <w:p w14:paraId="40D65DF5" w14:textId="77777777" w:rsidR="00442E7B" w:rsidRPr="002738E5" w:rsidRDefault="00171721">
      <w:pPr>
        <w:pStyle w:val="Cuerpo"/>
        <w:ind w:left="360" w:hanging="360"/>
        <w:rPr>
          <w:lang w:val="en-US"/>
          <w:rPrChange w:id="196" w:author="(Estudiante) Andres Marcelo Olmedo Coronel" w:date="2026-10-02T18:27:00Z" w16du:dateUtc="2026-10-02T23:27:00Z">
            <w:rPr/>
          </w:rPrChange>
        </w:rPr>
      </w:pPr>
      <w:r w:rsidRPr="002738E5">
        <w:rPr>
          <w:rStyle w:val="Ninguno"/>
          <w:rFonts w:cs="Arial"/>
          <w:lang w:val="en-US"/>
          <w:rPrChange w:id="197" w:author="(Estudiante) Andres Marcelo Olmedo Coronel" w:date="2026-10-02T18:27:00Z" w16du:dateUtc="2026-10-02T23:27:00Z">
            <w:rPr>
              <w:rStyle w:val="Ninguno"/>
              <w:rFonts w:cs="Arial"/>
            </w:rPr>
          </w:rPrChange>
        </w:rPr>
        <w:t>Geurts, P., Ernst, D., &amp; Wehenkel, L. (2006). Extremely randomized trees. Machine Learning, 63(1), 3-42.</w:t>
      </w:r>
    </w:p>
    <w:p w14:paraId="40D65DF6" w14:textId="77777777" w:rsidR="00442E7B" w:rsidRDefault="00171721">
      <w:pPr>
        <w:pStyle w:val="Cuerpo"/>
        <w:ind w:left="360"/>
      </w:pPr>
      <w:r>
        <w:rPr>
          <w:rStyle w:val="Ninguno"/>
          <w:i/>
          <w:iCs/>
          <w:sz w:val="20"/>
          <w:szCs w:val="20"/>
          <w:u w:color="555555"/>
        </w:rPr>
        <w:t>Publicación original del algoritmo Extra Trees, incluido en la comparación de modelos.</w:t>
      </w:r>
    </w:p>
    <w:p w14:paraId="40D65DF7" w14:textId="77777777" w:rsidR="00442E7B" w:rsidRDefault="00171721">
      <w:pPr>
        <w:pStyle w:val="Cuerpo"/>
        <w:ind w:left="360" w:hanging="360"/>
      </w:pPr>
      <w:r>
        <w:rPr>
          <w:rStyle w:val="Ninguno"/>
          <w:lang w:val="en-US"/>
        </w:rPr>
        <w:t xml:space="preserve">Hardt, M., Price, E., &amp; Srebro, N. (2016). Equality of opportunity in supervised learning. </w:t>
      </w:r>
      <w:r>
        <w:rPr>
          <w:rStyle w:val="Ninguno"/>
          <w:lang w:val="es-EC"/>
        </w:rPr>
        <w:t>Advances in Neural Information Processing Systems, 29, 3315-3323.</w:t>
      </w:r>
    </w:p>
    <w:p w14:paraId="40D65DF8" w14:textId="77777777" w:rsidR="00442E7B" w:rsidRDefault="00171721">
      <w:pPr>
        <w:pStyle w:val="Cuerpo"/>
        <w:ind w:left="360"/>
      </w:pPr>
      <w:r>
        <w:rPr>
          <w:rStyle w:val="Ninguno"/>
          <w:i/>
          <w:iCs/>
          <w:sz w:val="20"/>
          <w:szCs w:val="20"/>
          <w:u w:color="555555"/>
        </w:rPr>
        <w:t>Trabajo seminal que fundamenta las métricas de equidad aplicadas en la auditorí</w:t>
      </w:r>
      <w:r>
        <w:rPr>
          <w:rStyle w:val="Ninguno"/>
          <w:i/>
          <w:iCs/>
          <w:sz w:val="20"/>
          <w:szCs w:val="20"/>
          <w:u w:color="555555"/>
          <w:lang w:val="pt-PT"/>
        </w:rPr>
        <w:t>a de sesgos por subgrupo.</w:t>
      </w:r>
    </w:p>
    <w:p w14:paraId="40D65DF9" w14:textId="77777777" w:rsidR="00442E7B" w:rsidRDefault="00171721">
      <w:pPr>
        <w:pStyle w:val="Cuerpo"/>
        <w:ind w:left="360" w:hanging="360"/>
      </w:pPr>
      <w:r>
        <w:rPr>
          <w:rStyle w:val="Ninguno"/>
          <w:lang w:val="en-US"/>
        </w:rPr>
        <w:t xml:space="preserve">International Organization for Standardization &amp; International Electrotechnical Commission. (2023a). ISO/IEC 23894:2023 Information technology — </w:t>
      </w:r>
      <w:r>
        <w:rPr>
          <w:rStyle w:val="Ninguno"/>
          <w:lang w:val="fr-FR"/>
        </w:rPr>
        <w:t xml:space="preserve">Artificial intelligence </w:t>
      </w:r>
      <w:r>
        <w:rPr>
          <w:rStyle w:val="Ninguno"/>
          <w:lang w:val="en-US"/>
        </w:rPr>
        <w:t xml:space="preserve">— Guidance on risk management. </w:t>
      </w:r>
      <w:r>
        <w:rPr>
          <w:rStyle w:val="Ninguno"/>
          <w:lang w:val="es-EC"/>
        </w:rPr>
        <w:t>ISO.</w:t>
      </w:r>
    </w:p>
    <w:p w14:paraId="40D65DFA" w14:textId="77777777" w:rsidR="00442E7B" w:rsidRDefault="00171721">
      <w:pPr>
        <w:pStyle w:val="Cuerpo"/>
        <w:ind w:left="360"/>
      </w:pPr>
      <w:r>
        <w:rPr>
          <w:rStyle w:val="Ninguno"/>
          <w:i/>
          <w:iCs/>
          <w:sz w:val="20"/>
          <w:szCs w:val="20"/>
          <w:u w:color="555555"/>
          <w:lang w:val="pt-PT"/>
        </w:rPr>
        <w:t>Est</w:t>
      </w:r>
      <w:r>
        <w:rPr>
          <w:rStyle w:val="Ninguno"/>
          <w:i/>
          <w:iCs/>
          <w:sz w:val="20"/>
          <w:szCs w:val="20"/>
          <w:u w:color="555555"/>
        </w:rPr>
        <w:t>ándar internacional primario que guí</w:t>
      </w:r>
      <w:r>
        <w:rPr>
          <w:rStyle w:val="Ninguno"/>
          <w:i/>
          <w:iCs/>
          <w:sz w:val="20"/>
          <w:szCs w:val="20"/>
          <w:u w:color="555555"/>
          <w:lang w:val="it-IT"/>
        </w:rPr>
        <w:t>a la gesti</w:t>
      </w:r>
      <w:r>
        <w:rPr>
          <w:rStyle w:val="Ninguno"/>
          <w:i/>
          <w:iCs/>
          <w:sz w:val="20"/>
          <w:szCs w:val="20"/>
          <w:u w:color="555555"/>
        </w:rPr>
        <w:t>ón de riesgos del sistema de IA.</w:t>
      </w:r>
    </w:p>
    <w:p w14:paraId="40D65DFB" w14:textId="77777777" w:rsidR="00442E7B" w:rsidRDefault="00171721">
      <w:pPr>
        <w:pStyle w:val="Cuerpo"/>
        <w:ind w:left="360" w:hanging="360"/>
      </w:pPr>
      <w:r>
        <w:rPr>
          <w:rStyle w:val="Ninguno"/>
          <w:lang w:val="en-US"/>
        </w:rPr>
        <w:t xml:space="preserve">International Organization for Standardization &amp; International Electrotechnical Commission. (2023b). ISO/IEC 25059:2023 Software engineering — Quality model for AI systems. </w:t>
      </w:r>
      <w:r>
        <w:rPr>
          <w:rStyle w:val="Ninguno"/>
          <w:lang w:val="es-EC"/>
        </w:rPr>
        <w:t>ISO.</w:t>
      </w:r>
    </w:p>
    <w:p w14:paraId="40D65DFC" w14:textId="77777777" w:rsidR="00442E7B" w:rsidRDefault="00171721">
      <w:pPr>
        <w:pStyle w:val="Cuerpo"/>
        <w:ind w:left="360"/>
      </w:pPr>
      <w:r>
        <w:rPr>
          <w:rStyle w:val="Ninguno"/>
          <w:i/>
          <w:iCs/>
          <w:sz w:val="20"/>
          <w:szCs w:val="20"/>
          <w:u w:color="555555"/>
          <w:lang w:val="it-IT"/>
        </w:rPr>
        <w:t>Norma t</w:t>
      </w:r>
      <w:r>
        <w:rPr>
          <w:rStyle w:val="Ninguno"/>
          <w:i/>
          <w:iCs/>
          <w:sz w:val="20"/>
          <w:szCs w:val="20"/>
          <w:u w:color="555555"/>
        </w:rPr>
        <w:t>écnica primaria utilizada como criterio de evaluación del desempeño y la calidad del modelo.</w:t>
      </w:r>
    </w:p>
    <w:p w14:paraId="40D65DFD" w14:textId="77777777" w:rsidR="00442E7B" w:rsidRDefault="00171721">
      <w:pPr>
        <w:pStyle w:val="Cuerpo"/>
        <w:ind w:left="360" w:hanging="360"/>
      </w:pPr>
      <w:r w:rsidRPr="002738E5">
        <w:rPr>
          <w:rStyle w:val="Ninguno"/>
          <w:rFonts w:cs="Arial"/>
          <w:lang w:val="en-US"/>
          <w:rPrChange w:id="198" w:author="(Estudiante) Andres Marcelo Olmedo Coronel" w:date="2026-10-02T18:27:00Z" w16du:dateUtc="2026-10-02T23:27:00Z">
            <w:rPr>
              <w:rStyle w:val="Ninguno"/>
              <w:rFonts w:cs="Arial"/>
            </w:rPr>
          </w:rPrChange>
        </w:rPr>
        <w:lastRenderedPageBreak/>
        <w:t xml:space="preserve">Kaufman, S., Rosset, S., Perlich, C., &amp; Stitelman, O. (2012). Leakage in data mining: Formulation, detection, and avoidance. </w:t>
      </w:r>
      <w:r>
        <w:rPr>
          <w:rStyle w:val="Ninguno"/>
          <w:rFonts w:cs="Arial"/>
        </w:rPr>
        <w:t>ACM Transactions on Knowledge Discovery from Data, 6(4), 1-21.</w:t>
      </w:r>
    </w:p>
    <w:p w14:paraId="40D65DFE" w14:textId="77777777" w:rsidR="00442E7B" w:rsidRDefault="00171721">
      <w:pPr>
        <w:pStyle w:val="Cuerpo"/>
        <w:ind w:left="360"/>
      </w:pPr>
      <w:r>
        <w:rPr>
          <w:rStyle w:val="Ninguno"/>
          <w:i/>
          <w:iCs/>
          <w:sz w:val="20"/>
          <w:szCs w:val="20"/>
          <w:u w:color="555555"/>
        </w:rPr>
        <w:t>Estudio que formaliza la fuga de información, empleado en el diseño de la partición y en el análisis de sensibilidad.</w:t>
      </w:r>
    </w:p>
    <w:p w14:paraId="40D65DFF" w14:textId="77777777" w:rsidR="00442E7B" w:rsidRPr="002738E5" w:rsidRDefault="00171721">
      <w:pPr>
        <w:pStyle w:val="Cuerpo"/>
        <w:ind w:left="360" w:hanging="360"/>
        <w:rPr>
          <w:lang w:val="en-US"/>
          <w:rPrChange w:id="199" w:author="(Estudiante) Andres Marcelo Olmedo Coronel" w:date="2026-10-02T18:27:00Z" w16du:dateUtc="2026-10-02T23:27:00Z">
            <w:rPr/>
          </w:rPrChange>
        </w:rPr>
      </w:pPr>
      <w:r w:rsidRPr="002738E5">
        <w:rPr>
          <w:rStyle w:val="Ninguno"/>
          <w:rFonts w:cs="Arial"/>
          <w:lang w:val="en-US"/>
          <w:rPrChange w:id="200" w:author="(Estudiante) Andres Marcelo Olmedo Coronel" w:date="2026-10-02T18:27:00Z" w16du:dateUtc="2026-10-02T23:27:00Z">
            <w:rPr>
              <w:rStyle w:val="Ninguno"/>
              <w:rFonts w:cs="Arial"/>
            </w:rPr>
          </w:rPrChange>
        </w:rPr>
        <w:t>Ke, G., Meng, Q., Finley, T., Wang, T., Chen, W., Ma, W., Ye, Q., &amp; Liu, T.-Y. (2017). LightGBM: A highly efficient gradient boosting decision tree. Advances in Neural Information Processing Systems, 30, 3146-3154.</w:t>
      </w:r>
    </w:p>
    <w:p w14:paraId="40D65E00" w14:textId="77777777" w:rsidR="00442E7B" w:rsidRDefault="00171721">
      <w:pPr>
        <w:pStyle w:val="Cuerpo"/>
        <w:ind w:left="360"/>
      </w:pPr>
      <w:r>
        <w:rPr>
          <w:rStyle w:val="Ninguno"/>
          <w:i/>
          <w:iCs/>
          <w:sz w:val="20"/>
          <w:szCs w:val="20"/>
          <w:u w:color="555555"/>
        </w:rPr>
        <w:t>Publicación original de LightGBM, en la que se inspira la implementación de HistGradientBoosting seleccionada.</w:t>
      </w:r>
    </w:p>
    <w:p w14:paraId="40D65E01" w14:textId="77777777" w:rsidR="00442E7B" w:rsidRDefault="00171721">
      <w:pPr>
        <w:pStyle w:val="Cuerpo"/>
        <w:ind w:left="360" w:hanging="360"/>
      </w:pPr>
      <w:r>
        <w:rPr>
          <w:rStyle w:val="Ninguno"/>
          <w:lang w:val="en-US"/>
        </w:rPr>
        <w:t xml:space="preserve">Lundberg, S. M., &amp; Lee, S.-I. (2017). A unified approach to interpreting model predictions. </w:t>
      </w:r>
      <w:r>
        <w:rPr>
          <w:rStyle w:val="Ninguno"/>
          <w:lang w:val="es-EC"/>
        </w:rPr>
        <w:t>Advances in Neural Information Processing Systems, 30, 4765-4774.</w:t>
      </w:r>
    </w:p>
    <w:p w14:paraId="40D65E02" w14:textId="77777777" w:rsidR="00442E7B" w:rsidRDefault="00171721">
      <w:pPr>
        <w:pStyle w:val="Cuerpo"/>
        <w:ind w:left="360"/>
      </w:pPr>
      <w:r>
        <w:rPr>
          <w:rStyle w:val="Ninguno"/>
          <w:i/>
          <w:iCs/>
          <w:sz w:val="20"/>
          <w:szCs w:val="20"/>
          <w:u w:color="555555"/>
        </w:rPr>
        <w:t>Publicación original del método SHAP, técnica central de explicabilidad del proyecto.</w:t>
      </w:r>
    </w:p>
    <w:p w14:paraId="40D65E03" w14:textId="77777777" w:rsidR="00442E7B" w:rsidRPr="002738E5" w:rsidRDefault="00171721">
      <w:pPr>
        <w:pStyle w:val="Cuerpo"/>
        <w:ind w:left="360" w:hanging="360"/>
        <w:rPr>
          <w:lang w:val="en-US"/>
          <w:rPrChange w:id="201" w:author="(Estudiante) Andres Marcelo Olmedo Coronel" w:date="2026-10-02T18:27:00Z" w16du:dateUtc="2026-10-02T23:27:00Z">
            <w:rPr/>
          </w:rPrChange>
        </w:rPr>
      </w:pPr>
      <w:r w:rsidRPr="002738E5">
        <w:rPr>
          <w:rStyle w:val="Ninguno"/>
          <w:rFonts w:cs="Arial"/>
          <w:lang w:val="en-US"/>
          <w:rPrChange w:id="202" w:author="(Estudiante) Andres Marcelo Olmedo Coronel" w:date="2026-10-02T18:27:00Z" w16du:dateUtc="2026-10-02T23:27:00Z">
            <w:rPr>
              <w:rStyle w:val="Ninguno"/>
              <w:rFonts w:cs="Arial"/>
            </w:rPr>
          </w:rPrChange>
        </w:rPr>
        <w:t>Mitchell, M., Wu, S., Zaldivar, A., Barnes, P., Vasserman, L., Hutchinson, B., Spitzer, E., Raji, I. D., &amp; Gebru, T. (2019). Model cards for model reporting. Proceedings of the Conference on Fairness, Accountability, and Transparency, 220-229.</w:t>
      </w:r>
    </w:p>
    <w:p w14:paraId="40D65E04" w14:textId="77777777" w:rsidR="00442E7B" w:rsidRDefault="00171721">
      <w:pPr>
        <w:pStyle w:val="Cuerpo"/>
        <w:ind w:left="360"/>
      </w:pPr>
      <w:r>
        <w:rPr>
          <w:rStyle w:val="Ninguno"/>
          <w:i/>
          <w:iCs/>
          <w:sz w:val="20"/>
          <w:szCs w:val="20"/>
          <w:u w:color="555555"/>
        </w:rPr>
        <w:t>Propuesta original de las fichas de modelo (model cards), recomendadas para documentar el modelo.</w:t>
      </w:r>
    </w:p>
    <w:p w14:paraId="40D65E05" w14:textId="77777777" w:rsidR="00442E7B" w:rsidRPr="002738E5" w:rsidRDefault="00171721">
      <w:pPr>
        <w:pStyle w:val="Cuerpo"/>
        <w:ind w:left="360" w:hanging="360"/>
        <w:rPr>
          <w:lang w:val="en-US"/>
          <w:rPrChange w:id="203" w:author="(Estudiante) Andres Marcelo Olmedo Coronel" w:date="2026-10-02T18:27:00Z" w16du:dateUtc="2026-10-02T23:27:00Z">
            <w:rPr/>
          </w:rPrChange>
        </w:rPr>
      </w:pPr>
      <w:r w:rsidRPr="002738E5">
        <w:rPr>
          <w:rStyle w:val="Ninguno"/>
          <w:rFonts w:cs="Arial"/>
          <w:lang w:val="en-US"/>
          <w:rPrChange w:id="204" w:author="(Estudiante) Andres Marcelo Olmedo Coronel" w:date="2026-10-02T18:27:00Z" w16du:dateUtc="2026-10-02T23:27:00Z">
            <w:rPr>
              <w:rStyle w:val="Ninguno"/>
              <w:rFonts w:cs="Arial"/>
            </w:rPr>
          </w:rPrChange>
        </w:rPr>
        <w:t>Pedregosa, F., Varoquaux, G., Gramfort, A., Michel, V., Thirion, B., Grisel, O., Blondel, M., Prettenhofer, P., Weiss, R., Dubourg, V., Vanderplas, J., Passos, A., Cournapeau, D., Brucher, M., Perrot, M., &amp; Duchesnay, É. (2011). Scikit-learn: Machine learning in Python. Journal of Machine Learning Research, 12, 2825-2830.</w:t>
      </w:r>
    </w:p>
    <w:p w14:paraId="40D65E06" w14:textId="77777777" w:rsidR="00442E7B" w:rsidRDefault="00171721">
      <w:pPr>
        <w:pStyle w:val="Cuerpo"/>
        <w:ind w:left="360"/>
      </w:pPr>
      <w:r>
        <w:rPr>
          <w:rStyle w:val="Ninguno"/>
          <w:i/>
          <w:iCs/>
          <w:sz w:val="20"/>
          <w:szCs w:val="20"/>
          <w:u w:color="555555"/>
        </w:rPr>
        <w:t>Publicación original de scikit-learn, librería empleada para el preprocesamiento, el modelado y la evaluación.</w:t>
      </w:r>
    </w:p>
    <w:p w14:paraId="40D65E07" w14:textId="77777777" w:rsidR="00442E7B" w:rsidRDefault="00171721">
      <w:pPr>
        <w:pStyle w:val="Cuerpo"/>
        <w:ind w:left="360" w:hanging="360"/>
      </w:pPr>
      <w:r>
        <w:rPr>
          <w:rStyle w:val="Ninguno"/>
          <w:lang w:val="en-US"/>
        </w:rPr>
        <w:t xml:space="preserve">Sculley, D., Holt, G., Golovin, D., et al. (2015). Hidden technical debt in machine learning systems. </w:t>
      </w:r>
      <w:r>
        <w:rPr>
          <w:rStyle w:val="Ninguno"/>
          <w:lang w:val="es-EC"/>
        </w:rPr>
        <w:t>Advances in Neural Information Processing Systems, 28, 2503-2511.</w:t>
      </w:r>
    </w:p>
    <w:p w14:paraId="40D65E08" w14:textId="77777777" w:rsidR="00442E7B" w:rsidRDefault="00171721">
      <w:pPr>
        <w:pStyle w:val="Cuerpo"/>
        <w:ind w:left="360"/>
      </w:pPr>
      <w:r>
        <w:rPr>
          <w:rStyle w:val="Ninguno"/>
          <w:i/>
          <w:iCs/>
          <w:sz w:val="20"/>
          <w:szCs w:val="20"/>
          <w:u w:color="555555"/>
        </w:rPr>
        <w:t>Trabajo seminal que sustenta el enfoque de MLOps y reproducibilidad adoptado en la arquitectura del MVP.</w:t>
      </w:r>
    </w:p>
    <w:p w14:paraId="40D65E09" w14:textId="77777777" w:rsidR="00442E7B" w:rsidRPr="002738E5" w:rsidRDefault="00171721">
      <w:pPr>
        <w:pStyle w:val="Cuerpo"/>
        <w:ind w:left="360" w:hanging="360"/>
        <w:rPr>
          <w:lang w:val="en-US"/>
          <w:rPrChange w:id="205" w:author="(Estudiante) Andres Marcelo Olmedo Coronel" w:date="2026-10-02T18:27:00Z" w16du:dateUtc="2026-10-02T23:27:00Z">
            <w:rPr/>
          </w:rPrChange>
        </w:rPr>
      </w:pPr>
      <w:r w:rsidRPr="002738E5">
        <w:rPr>
          <w:rStyle w:val="Ninguno"/>
          <w:rFonts w:cs="Arial"/>
          <w:lang w:val="en-US"/>
          <w:rPrChange w:id="206" w:author="(Estudiante) Andres Marcelo Olmedo Coronel" w:date="2026-10-02T18:27:00Z" w16du:dateUtc="2026-10-02T23:27:00Z">
            <w:rPr>
              <w:rStyle w:val="Ninguno"/>
              <w:rFonts w:cs="Arial"/>
            </w:rPr>
          </w:rPrChange>
        </w:rPr>
        <w:t>Wirth, R., &amp; Hipp, J. (2000). CRISP-DM: Towards a standard process model for data mining. Proceedings of the 4th International Conference on the Practical Applications of Knowledge Discovery and Data Mining, 29-39.</w:t>
      </w:r>
    </w:p>
    <w:p w14:paraId="40D65E0A" w14:textId="77777777" w:rsidR="00442E7B" w:rsidRDefault="00171721">
      <w:pPr>
        <w:pStyle w:val="Cuerpo"/>
        <w:ind w:left="360"/>
      </w:pPr>
      <w:r>
        <w:rPr>
          <w:rStyle w:val="Ninguno"/>
          <w:i/>
          <w:iCs/>
          <w:sz w:val="20"/>
          <w:szCs w:val="20"/>
          <w:u w:color="555555"/>
        </w:rPr>
        <w:t>Fuente original del modelo de proceso CRISP-DM que estructura las fases del proyecto.</w:t>
      </w:r>
    </w:p>
    <w:p w14:paraId="40D65E0B" w14:textId="77777777" w:rsidR="00442E7B" w:rsidRDefault="00171721">
      <w:pPr>
        <w:pStyle w:val="Cuerpo"/>
        <w:jc w:val="both"/>
      </w:pPr>
      <w:r>
        <w:rPr>
          <w:rStyle w:val="Ninguno"/>
          <w:b/>
          <w:bCs/>
          <w:sz w:val="24"/>
          <w:szCs w:val="24"/>
        </w:rPr>
        <w:t>Fuentes bibliográficas secundarias</w:t>
      </w:r>
    </w:p>
    <w:p w14:paraId="40D65E0C" w14:textId="77777777" w:rsidR="00442E7B" w:rsidRDefault="00171721">
      <w:pPr>
        <w:pStyle w:val="Cuerpo"/>
        <w:jc w:val="both"/>
      </w:pPr>
      <w:r>
        <w:rPr>
          <w:rStyle w:val="Ninguno"/>
          <w:sz w:val="24"/>
          <w:szCs w:val="24"/>
        </w:rPr>
        <w:t xml:space="preserve">Se consideran fuentes secundarias los artículos de revisión y síntesis que analizan, comparan o sistematizan el conocimiento generado por fuentes </w:t>
      </w:r>
      <w:r>
        <w:rPr>
          <w:rStyle w:val="Ninguno"/>
          <w:sz w:val="24"/>
          <w:szCs w:val="24"/>
        </w:rPr>
        <w:lastRenderedPageBreak/>
        <w:t>primarias, empleados para contextualizar el estado del arte y las tendencias metodológicas del proyecto:</w:t>
      </w:r>
    </w:p>
    <w:p w14:paraId="40D65E0D" w14:textId="77777777" w:rsidR="00442E7B" w:rsidRDefault="00171721">
      <w:pPr>
        <w:pStyle w:val="Cuerpo"/>
        <w:ind w:left="360" w:hanging="360"/>
      </w:pPr>
      <w:r>
        <w:rPr>
          <w:rStyle w:val="Ninguno"/>
          <w:lang w:val="en-US"/>
        </w:rPr>
        <w:t xml:space="preserve">Bayram, F., Ahmed, B. S., &amp; Kassler, A. (2022). From concept drift to model degradation: An overview on performance-aware drift detectors. </w:t>
      </w:r>
      <w:r>
        <w:rPr>
          <w:rStyle w:val="Ninguno"/>
          <w:lang w:val="es-EC"/>
        </w:rPr>
        <w:t>Knowledge-Based Systems, 245, 108632.</w:t>
      </w:r>
    </w:p>
    <w:p w14:paraId="40D65E0E" w14:textId="77777777" w:rsidR="00442E7B" w:rsidRDefault="00171721">
      <w:pPr>
        <w:pStyle w:val="Cuerpo"/>
        <w:ind w:left="360"/>
      </w:pPr>
      <w:r>
        <w:rPr>
          <w:rStyle w:val="Ninguno"/>
          <w:i/>
          <w:iCs/>
          <w:sz w:val="20"/>
          <w:szCs w:val="20"/>
          <w:u w:color="555555"/>
          <w:lang w:val="es-EC"/>
        </w:rPr>
        <w:t>Revisi</w:t>
      </w:r>
      <w:r>
        <w:rPr>
          <w:rStyle w:val="Ninguno"/>
          <w:i/>
          <w:iCs/>
          <w:sz w:val="20"/>
          <w:szCs w:val="20"/>
          <w:u w:color="555555"/>
        </w:rPr>
        <w:t>ón que sintetiza los enfoques existentes de detección de drift, empleada para diseñar el esquema de monitoreo del modelo.</w:t>
      </w:r>
    </w:p>
    <w:p w14:paraId="40D65E0F" w14:textId="77777777" w:rsidR="00442E7B" w:rsidRDefault="00171721">
      <w:pPr>
        <w:pStyle w:val="Cuerpo"/>
        <w:ind w:left="360" w:hanging="360"/>
      </w:pPr>
      <w:r>
        <w:rPr>
          <w:rStyle w:val="Ninguno"/>
          <w:lang w:val="es-EC"/>
        </w:rPr>
        <w:t xml:space="preserve">Hovakimyan, G., &amp; Bravo, J. M. (2024). </w:t>
      </w:r>
      <w:r>
        <w:rPr>
          <w:rStyle w:val="Ninguno"/>
          <w:lang w:val="en-US"/>
        </w:rPr>
        <w:t xml:space="preserve">Evolving strategies in machine learning: A systematic review of concept drift detection. </w:t>
      </w:r>
      <w:r>
        <w:rPr>
          <w:rStyle w:val="Ninguno"/>
          <w:lang w:val="es-EC"/>
        </w:rPr>
        <w:t>Information, 15(12), 786.</w:t>
      </w:r>
    </w:p>
    <w:p w14:paraId="40D65E10" w14:textId="77777777" w:rsidR="00442E7B" w:rsidRDefault="00171721">
      <w:pPr>
        <w:pStyle w:val="Cuerpo"/>
        <w:ind w:left="360"/>
      </w:pPr>
      <w:r>
        <w:rPr>
          <w:rStyle w:val="Ninguno"/>
          <w:i/>
          <w:iCs/>
          <w:sz w:val="20"/>
          <w:szCs w:val="20"/>
          <w:u w:color="555555"/>
          <w:lang w:val="es-EC"/>
        </w:rPr>
        <w:t>Revisi</w:t>
      </w:r>
      <w:r>
        <w:rPr>
          <w:rStyle w:val="Ninguno"/>
          <w:i/>
          <w:iCs/>
          <w:sz w:val="20"/>
          <w:szCs w:val="20"/>
          <w:u w:color="555555"/>
        </w:rPr>
        <w:t>ó</w:t>
      </w:r>
      <w:r>
        <w:rPr>
          <w:rStyle w:val="Ninguno"/>
          <w:i/>
          <w:iCs/>
          <w:sz w:val="20"/>
          <w:szCs w:val="20"/>
          <w:u w:color="555555"/>
          <w:lang w:val="it-IT"/>
        </w:rPr>
        <w:t>n sistem</w:t>
      </w:r>
      <w:r>
        <w:rPr>
          <w:rStyle w:val="Ninguno"/>
          <w:i/>
          <w:iCs/>
          <w:sz w:val="20"/>
          <w:szCs w:val="20"/>
          <w:u w:color="555555"/>
        </w:rPr>
        <w:t>ática que complementa el marco conceptual sobre degradación y reentrenamiento de modelos.</w:t>
      </w:r>
    </w:p>
    <w:p w14:paraId="40D65E11" w14:textId="77777777" w:rsidR="00442E7B" w:rsidRDefault="00171721">
      <w:pPr>
        <w:pStyle w:val="Cuerpo"/>
        <w:ind w:left="360" w:hanging="360"/>
      </w:pPr>
      <w:r>
        <w:rPr>
          <w:rStyle w:val="Ninguno"/>
          <w:lang w:val="de-DE"/>
        </w:rPr>
        <w:t>Kreuzberger, D., K</w:t>
      </w:r>
      <w:r>
        <w:rPr>
          <w:rStyle w:val="Ninguno"/>
          <w:lang w:val="en-US"/>
        </w:rPr>
        <w:t xml:space="preserve">ühl, N., &amp; Hirschl, S. (2023). Machine learning operations (MLOps): Overview, definition, and architecture. </w:t>
      </w:r>
      <w:r>
        <w:rPr>
          <w:rStyle w:val="Ninguno"/>
          <w:lang w:val="es-EC"/>
        </w:rPr>
        <w:t>IEEE Access, 11, 31866-31879.</w:t>
      </w:r>
    </w:p>
    <w:p w14:paraId="40D65E12" w14:textId="77777777" w:rsidR="00442E7B" w:rsidRDefault="00171721">
      <w:pPr>
        <w:pStyle w:val="Cuerpo"/>
        <w:ind w:left="360"/>
      </w:pPr>
      <w:r>
        <w:rPr>
          <w:rStyle w:val="Ninguno"/>
          <w:i/>
          <w:iCs/>
          <w:sz w:val="20"/>
          <w:szCs w:val="20"/>
          <w:u w:color="555555"/>
        </w:rPr>
        <w:t>Síntesis de la literatura sobre MLOps utilizada para definir la arquitectura de versionamiento y despliegue del proyecto.</w:t>
      </w:r>
    </w:p>
    <w:p w14:paraId="40D65E13" w14:textId="77777777" w:rsidR="00442E7B" w:rsidRDefault="00442E7B">
      <w:pPr>
        <w:pStyle w:val="Cuerpo"/>
        <w:jc w:val="both"/>
      </w:pPr>
    </w:p>
    <w:p w14:paraId="40D65E14" w14:textId="561EC799" w:rsidR="00442E7B" w:rsidRDefault="00171721">
      <w:pPr>
        <w:pStyle w:val="Cuerpo"/>
        <w:jc w:val="both"/>
      </w:pPr>
      <w:r>
        <w:rPr>
          <w:rStyle w:val="Ninguno"/>
          <w:i/>
          <w:iCs/>
        </w:rPr>
        <w:t xml:space="preserve">Nota: la entrevista realizada al Área de Recuperación de </w:t>
      </w:r>
      <w:del w:id="207" w:author="(Estudiante) Andres Marcelo Olmedo Coronel" w:date="2026-10-02T18:31:00Z" w16du:dateUtc="2026-10-02T23:31:00Z">
        <w:r w:rsidDel="004D5330">
          <w:rPr>
            <w:rStyle w:val="Ninguno"/>
            <w:i/>
            <w:iCs/>
          </w:rPr>
          <w:delText>Banco ProCredit</w:delText>
        </w:r>
      </w:del>
      <w:ins w:id="208" w:author="(Estudiante) Andres Marcelo Olmedo Coronel" w:date="2026-10-02T18:31:00Z" w16du:dateUtc="2026-10-02T23:31:00Z">
        <w:r w:rsidR="004D5330">
          <w:rPr>
            <w:rStyle w:val="Ninguno"/>
            <w:i/>
            <w:iCs/>
          </w:rPr>
          <w:t>Banco</w:t>
        </w:r>
      </w:ins>
      <w:r>
        <w:rPr>
          <w:rStyle w:val="Ninguno"/>
          <w:i/>
          <w:iCs/>
        </w:rPr>
        <w:t xml:space="preserve"> (N. Gutiérrez, comunicación personal, 4 de septiembre de 2026) se cita únicamente en el cuerpo del texto, conforme a las normas APA (7.ª edición) aplicables a comunicaciones personales, y no se incluye en este listado. Su resumen completo se presenta en el Anexo 1.</w:t>
      </w:r>
    </w:p>
    <w:p w14:paraId="40D65E15" w14:textId="77777777" w:rsidR="00442E7B" w:rsidRDefault="00442E7B">
      <w:pPr>
        <w:pStyle w:val="Cuerpo"/>
        <w:jc w:val="both"/>
        <w:rPr>
          <w:rStyle w:val="Ninguno"/>
          <w:rFonts w:eastAsia="Arial" w:cs="Arial"/>
          <w:sz w:val="24"/>
          <w:szCs w:val="24"/>
          <w:u w:color="0000FF"/>
        </w:rPr>
      </w:pPr>
    </w:p>
    <w:p w14:paraId="40D65E16" w14:textId="77777777" w:rsidR="00442E7B" w:rsidRDefault="00171721">
      <w:pPr>
        <w:pStyle w:val="Ttulo1"/>
        <w:keepNext/>
        <w:numPr>
          <w:ilvl w:val="0"/>
          <w:numId w:val="19"/>
        </w:numPr>
        <w:rPr>
          <w:rFonts w:eastAsia="Arial" w:cs="Arial"/>
        </w:rPr>
      </w:pPr>
      <w:bookmarkStart w:id="209" w:name="_Toc24"/>
      <w:r>
        <w:rPr>
          <w:rStyle w:val="Ninguno"/>
        </w:rPr>
        <w:t>Anexos</w:t>
      </w:r>
      <w:bookmarkEnd w:id="209"/>
    </w:p>
    <w:p w14:paraId="40D65E17" w14:textId="75DC2813" w:rsidR="00442E7B" w:rsidRDefault="00171721">
      <w:pPr>
        <w:pStyle w:val="Cuerpo"/>
        <w:jc w:val="both"/>
      </w:pPr>
      <w:r>
        <w:rPr>
          <w:rStyle w:val="Ninguno"/>
          <w:b/>
          <w:bCs/>
          <w:sz w:val="26"/>
          <w:szCs w:val="26"/>
        </w:rPr>
        <w:t xml:space="preserve">Anexo 1. Resumen de la entrevista realizada al Área de Recuperación de </w:t>
      </w:r>
      <w:del w:id="210" w:author="(Estudiante) Andres Marcelo Olmedo Coronel" w:date="2026-10-02T18:31:00Z" w16du:dateUtc="2026-10-02T23:31:00Z">
        <w:r w:rsidDel="004D5330">
          <w:rPr>
            <w:rStyle w:val="Ninguno"/>
            <w:b/>
            <w:bCs/>
            <w:sz w:val="26"/>
            <w:szCs w:val="26"/>
          </w:rPr>
          <w:delText>Banco ProCredit</w:delText>
        </w:r>
      </w:del>
      <w:ins w:id="211" w:author="(Estudiante) Andres Marcelo Olmedo Coronel" w:date="2026-10-02T18:31:00Z" w16du:dateUtc="2026-10-02T23:31:00Z">
        <w:r w:rsidR="004D5330">
          <w:rPr>
            <w:rStyle w:val="Ninguno"/>
            <w:b/>
            <w:bCs/>
            <w:sz w:val="26"/>
            <w:szCs w:val="26"/>
          </w:rPr>
          <w:t>Banco</w:t>
        </w:r>
      </w:ins>
    </w:p>
    <w:p w14:paraId="40D65E18" w14:textId="77777777" w:rsidR="00442E7B" w:rsidRDefault="00171721">
      <w:pPr>
        <w:pStyle w:val="Cuerpo"/>
        <w:jc w:val="both"/>
      </w:pPr>
      <w:r>
        <w:rPr>
          <w:rStyle w:val="Ninguno"/>
          <w:sz w:val="24"/>
          <w:szCs w:val="24"/>
        </w:rPr>
        <w:t>Entrevistado: Néstor Gutiérrez, Jefe de Recuperación de Cartera (Calidad de Cartera). Entrevistador: Andrés Olmedo (equipo de proyecto). Fecha: 4 de septiembre de 2026. Objetivo del levantamiento: requerimientos para un sistema de predicción y seguimiento de mora basado en Machine Learning.</w:t>
      </w:r>
    </w:p>
    <w:p w14:paraId="40D65E19" w14:textId="77777777" w:rsidR="00442E7B" w:rsidRDefault="00171721">
      <w:pPr>
        <w:pStyle w:val="Cuerpo"/>
        <w:jc w:val="both"/>
      </w:pPr>
      <w:r>
        <w:rPr>
          <w:rStyle w:val="Ninguno"/>
          <w:i/>
          <w:iCs/>
          <w:sz w:val="24"/>
          <w:szCs w:val="24"/>
        </w:rPr>
        <w:t>Conclusión principal: el sistema debe permitir anticiparse al riesgo de mora, priorizar acciones preventivas y asegurar la trazabilidad completa de la gestión.</w:t>
      </w:r>
    </w:p>
    <w:p w14:paraId="40D65E1A" w14:textId="77777777" w:rsidR="00442E7B" w:rsidRDefault="00171721">
      <w:pPr>
        <w:pStyle w:val="Cuerpo"/>
        <w:jc w:val="both"/>
      </w:pPr>
      <w:r>
        <w:rPr>
          <w:rStyle w:val="Ninguno"/>
          <w:b/>
          <w:bCs/>
          <w:sz w:val="24"/>
          <w:szCs w:val="24"/>
        </w:rPr>
        <w:t>1. Objetivo de la entrevista</w:t>
      </w:r>
    </w:p>
    <w:p w14:paraId="40D65E1B" w14:textId="77777777" w:rsidR="00442E7B" w:rsidRDefault="00171721">
      <w:pPr>
        <w:pStyle w:val="Cuerpo"/>
        <w:jc w:val="both"/>
      </w:pPr>
      <w:r>
        <w:rPr>
          <w:rStyle w:val="Ninguno"/>
          <w:sz w:val="24"/>
          <w:szCs w:val="24"/>
        </w:rPr>
        <w:t>Comprender el proceso actual de seguimiento y recuperación de cartera, identificar los criterios utilizados para reconocer clientes con riesgo de mora y levantar los requerimientos para una solución tecnológica con capacidades predictivas, dashboards y control de gestión.</w:t>
      </w:r>
    </w:p>
    <w:p w14:paraId="40D65E1C" w14:textId="77777777" w:rsidR="00442E7B" w:rsidRDefault="00171721">
      <w:pPr>
        <w:pStyle w:val="Cuerpo"/>
        <w:jc w:val="both"/>
      </w:pPr>
      <w:r>
        <w:rPr>
          <w:rStyle w:val="Ninguno"/>
          <w:b/>
          <w:bCs/>
          <w:sz w:val="24"/>
          <w:szCs w:val="24"/>
        </w:rPr>
        <w:lastRenderedPageBreak/>
        <w:t>2. Gestión actual de la mora</w:t>
      </w:r>
    </w:p>
    <w:p w14:paraId="40D65E1D" w14:textId="77777777" w:rsidR="00442E7B" w:rsidRDefault="00171721">
      <w:pPr>
        <w:pStyle w:val="Cuerpo"/>
        <w:jc w:val="both"/>
      </w:pPr>
      <w:r>
        <w:rPr>
          <w:rStyle w:val="Ninguno"/>
          <w:sz w:val="24"/>
          <w:szCs w:val="24"/>
        </w:rPr>
        <w:t>La gestión se organiza en etapas: preventiva o premora, mora temprana, gestión reactiva o problemática y, cuando corresponde, recuperación prejudicial o judicial. En premora se prioriza a clientes recurrentes mediante recordatorios por WhatsApp, correo electrónico y mensajes de texto. En etapas posteriores, los casos se revisan en comités de mora para definir alternativas como cambio de fecha o cuota, refinanciamiento, novación, reestructuración y otras acciones de recuperación.</w:t>
      </w:r>
    </w:p>
    <w:p w14:paraId="40D65E1E" w14:textId="77777777" w:rsidR="00442E7B" w:rsidRDefault="00171721">
      <w:pPr>
        <w:pStyle w:val="Cuerpo"/>
        <w:jc w:val="both"/>
      </w:pPr>
      <w:r>
        <w:rPr>
          <w:rStyle w:val="Ninguno"/>
          <w:b/>
          <w:bCs/>
          <w:sz w:val="24"/>
          <w:szCs w:val="24"/>
        </w:rPr>
        <w:t>3. Criterios actuales para identificar riesgo</w:t>
      </w:r>
    </w:p>
    <w:p w14:paraId="40D65E1F" w14:textId="77777777" w:rsidR="00442E7B" w:rsidRDefault="00171721">
      <w:pPr>
        <w:pStyle w:val="Cuerpo"/>
        <w:jc w:val="both"/>
      </w:pPr>
      <w:r>
        <w:rPr>
          <w:rStyle w:val="Ninguno"/>
          <w:sz w:val="24"/>
          <w:szCs w:val="24"/>
        </w:rPr>
        <w:t>Los criterios más relevantes son la recurrencia en mora, la frecuencia de atrasos, los días acumulados dentro del mes, la evolución del atraso entre meses, el cruce del umbral de 30 días, la fecha de desembolso y la existencia de refinanciamientos o reestructuraciones previas. La recurrencia tiene un peso importante: un atraso aislado puede ser menos crítico que un cliente que repite atrasos y aumenta progresivamente sus días de mora.</w:t>
      </w:r>
    </w:p>
    <w:p w14:paraId="40D65E20" w14:textId="77777777" w:rsidR="00442E7B" w:rsidRDefault="00171721">
      <w:pPr>
        <w:pStyle w:val="Cuerpo"/>
        <w:jc w:val="both"/>
      </w:pPr>
      <w:r>
        <w:rPr>
          <w:rStyle w:val="Ninguno"/>
          <w:b/>
          <w:bCs/>
          <w:sz w:val="24"/>
          <w:szCs w:val="24"/>
        </w:rPr>
        <w:t>4. Roles involucrados</w:t>
      </w:r>
    </w:p>
    <w:p w14:paraId="40D65E21" w14:textId="77777777" w:rsidR="00442E7B" w:rsidRDefault="00171721">
      <w:pPr>
        <w:pStyle w:val="Cuerpo"/>
        <w:jc w:val="both"/>
      </w:pPr>
      <w:r>
        <w:rPr>
          <w:rStyle w:val="Ninguno"/>
          <w:sz w:val="24"/>
          <w:szCs w:val="24"/>
        </w:rPr>
        <w:t>El asesor de negocio mantiene la responsabilidad principal de la recuperación durante todo el ciclo de la operación. Recibe apoyo del jefe o gerente de agencia, responsables de segmento, especialistas o gestores de Calidad de Cartera y, en casos complejos, abogados para gestiones prejudiciales o judiciales.</w:t>
      </w:r>
    </w:p>
    <w:p w14:paraId="40D65E22" w14:textId="77777777" w:rsidR="00442E7B" w:rsidRDefault="00171721">
      <w:pPr>
        <w:pStyle w:val="Cuerpo"/>
        <w:jc w:val="both"/>
      </w:pPr>
      <w:r>
        <w:rPr>
          <w:rStyle w:val="Ninguno"/>
          <w:b/>
          <w:bCs/>
          <w:sz w:val="24"/>
          <w:szCs w:val="24"/>
        </w:rPr>
        <w:t>5. Registro y seguimiento actual</w:t>
      </w:r>
    </w:p>
    <w:p w14:paraId="40D65E23" w14:textId="77777777" w:rsidR="00442E7B" w:rsidRDefault="00171721">
      <w:pPr>
        <w:pStyle w:val="Cuerpo"/>
        <w:jc w:val="both"/>
      </w:pPr>
      <w:r>
        <w:rPr>
          <w:rStyle w:val="Ninguno"/>
          <w:sz w:val="24"/>
          <w:szCs w:val="24"/>
        </w:rPr>
        <w:t>El aplicativo web interno permite documentar visitas, razones de mora, compromisos, acciones acordadas y fechas de revisión. No obstante, el registro no se realiza de forma uniforme para todos los clientes y el control se concentra principalmente en los comités mensuales. La entrevista evidencia oportunidades para fortalecer las alertas, el control de compromisos vencidos, la supervisión de seguimientos no realizados y el registro automático de interacciones digitales.</w:t>
      </w:r>
    </w:p>
    <w:p w14:paraId="40D65E24" w14:textId="77777777" w:rsidR="00442E7B" w:rsidRDefault="00171721">
      <w:pPr>
        <w:pStyle w:val="Cuerpo"/>
        <w:jc w:val="both"/>
      </w:pPr>
      <w:r>
        <w:rPr>
          <w:rStyle w:val="Ninguno"/>
          <w:b/>
          <w:bCs/>
          <w:sz w:val="24"/>
          <w:szCs w:val="24"/>
        </w:rPr>
        <w:t>6. Requerimientos funcionales identificados</w:t>
      </w:r>
    </w:p>
    <w:tbl>
      <w:tblPr>
        <w:tblStyle w:val="TableNormal"/>
        <w:tblW w:w="9350" w:type="dxa"/>
        <w:tblInd w:w="108" w:type="dxa"/>
        <w:tblLayout w:type="fixed"/>
        <w:tblCellMar>
          <w:top w:w="80" w:type="dxa"/>
          <w:left w:w="80" w:type="dxa"/>
          <w:bottom w:w="80" w:type="dxa"/>
          <w:right w:w="80" w:type="dxa"/>
        </w:tblCellMar>
        <w:tblLook w:val="04A0" w:firstRow="1" w:lastRow="0" w:firstColumn="1" w:lastColumn="0" w:noHBand="0" w:noVBand="1"/>
      </w:tblPr>
      <w:tblGrid>
        <w:gridCol w:w="2675"/>
        <w:gridCol w:w="6675"/>
      </w:tblGrid>
      <w:tr w:rsidR="00442E7B" w14:paraId="40D65E27" w14:textId="77777777">
        <w:tc>
          <w:tcPr>
            <w:tcW w:w="2675" w:type="dxa"/>
            <w:tcBorders>
              <w:top w:val="single" w:sz="4" w:space="0" w:color="000000"/>
              <w:left w:val="single" w:sz="4" w:space="0" w:color="000000"/>
              <w:bottom w:val="single" w:sz="4" w:space="0" w:color="000000"/>
              <w:right w:val="single" w:sz="4" w:space="0" w:color="000000"/>
            </w:tcBorders>
            <w:shd w:val="clear" w:color="auto" w:fill="D9E2F3"/>
          </w:tcPr>
          <w:p w14:paraId="40D65E25" w14:textId="77777777" w:rsidR="00442E7B" w:rsidRDefault="00171721">
            <w:pPr>
              <w:pStyle w:val="Predeterminado"/>
            </w:pPr>
            <w:r>
              <w:rPr>
                <w:rStyle w:val="Ninguno"/>
                <w:b/>
                <w:bCs/>
                <w:sz w:val="20"/>
                <w:szCs w:val="20"/>
              </w:rPr>
              <w:t>Componente</w:t>
            </w:r>
          </w:p>
        </w:tc>
        <w:tc>
          <w:tcPr>
            <w:tcW w:w="6674" w:type="dxa"/>
            <w:tcBorders>
              <w:top w:val="single" w:sz="4" w:space="0" w:color="000000"/>
              <w:left w:val="single" w:sz="4" w:space="0" w:color="000000"/>
              <w:bottom w:val="single" w:sz="4" w:space="0" w:color="000000"/>
              <w:right w:val="single" w:sz="4" w:space="0" w:color="000000"/>
            </w:tcBorders>
            <w:shd w:val="clear" w:color="auto" w:fill="D9E2F3"/>
          </w:tcPr>
          <w:p w14:paraId="40D65E26" w14:textId="77777777" w:rsidR="00442E7B" w:rsidRDefault="00171721">
            <w:pPr>
              <w:pStyle w:val="Predeterminado"/>
            </w:pPr>
            <w:r>
              <w:rPr>
                <w:rStyle w:val="Ninguno"/>
                <w:b/>
                <w:bCs/>
                <w:sz w:val="20"/>
                <w:szCs w:val="20"/>
              </w:rPr>
              <w:t>Necesidad identificada</w:t>
            </w:r>
          </w:p>
        </w:tc>
      </w:tr>
      <w:tr w:rsidR="00442E7B" w:rsidRPr="00786476" w14:paraId="40D65E2A" w14:textId="77777777">
        <w:tc>
          <w:tcPr>
            <w:tcW w:w="2675" w:type="dxa"/>
            <w:tcBorders>
              <w:top w:val="single" w:sz="4" w:space="0" w:color="000000"/>
              <w:left w:val="single" w:sz="4" w:space="0" w:color="000000"/>
              <w:bottom w:val="single" w:sz="4" w:space="0" w:color="000000"/>
              <w:right w:val="single" w:sz="4" w:space="0" w:color="000000"/>
            </w:tcBorders>
          </w:tcPr>
          <w:p w14:paraId="40D65E28" w14:textId="77777777" w:rsidR="00442E7B" w:rsidRDefault="00171721">
            <w:pPr>
              <w:pStyle w:val="Predeterminado"/>
            </w:pPr>
            <w:r>
              <w:rPr>
                <w:rStyle w:val="Ninguno"/>
                <w:sz w:val="20"/>
                <w:szCs w:val="20"/>
              </w:rPr>
              <w:t>Predicción temprana</w:t>
            </w:r>
          </w:p>
        </w:tc>
        <w:tc>
          <w:tcPr>
            <w:tcW w:w="6674" w:type="dxa"/>
            <w:tcBorders>
              <w:top w:val="single" w:sz="4" w:space="0" w:color="000000"/>
              <w:left w:val="single" w:sz="4" w:space="0" w:color="000000"/>
              <w:bottom w:val="single" w:sz="4" w:space="0" w:color="000000"/>
              <w:right w:val="single" w:sz="4" w:space="0" w:color="000000"/>
            </w:tcBorders>
          </w:tcPr>
          <w:p w14:paraId="40D65E29" w14:textId="77777777" w:rsidR="00442E7B" w:rsidRDefault="00171721">
            <w:pPr>
              <w:pStyle w:val="Predeterminado"/>
            </w:pPr>
            <w:r>
              <w:rPr>
                <w:rStyle w:val="Ninguno"/>
                <w:sz w:val="20"/>
                <w:szCs w:val="20"/>
              </w:rPr>
              <w:t>Mostrar la probabilidad de que un cliente entre o profundice su mora, utilizando variables históricas y de comportamiento.</w:t>
            </w:r>
          </w:p>
        </w:tc>
      </w:tr>
      <w:tr w:rsidR="00442E7B" w:rsidRPr="00786476" w14:paraId="40D65E2D" w14:textId="77777777">
        <w:tc>
          <w:tcPr>
            <w:tcW w:w="2675" w:type="dxa"/>
            <w:tcBorders>
              <w:top w:val="single" w:sz="4" w:space="0" w:color="000000"/>
              <w:left w:val="single" w:sz="4" w:space="0" w:color="000000"/>
              <w:bottom w:val="single" w:sz="4" w:space="0" w:color="000000"/>
              <w:right w:val="single" w:sz="4" w:space="0" w:color="000000"/>
            </w:tcBorders>
          </w:tcPr>
          <w:p w14:paraId="40D65E2B" w14:textId="77777777" w:rsidR="00442E7B" w:rsidRDefault="00171721">
            <w:pPr>
              <w:pStyle w:val="Predeterminado"/>
            </w:pPr>
            <w:r>
              <w:rPr>
                <w:rStyle w:val="Ninguno"/>
                <w:sz w:val="20"/>
                <w:szCs w:val="20"/>
              </w:rPr>
              <w:t>Alertas automáticas</w:t>
            </w:r>
          </w:p>
        </w:tc>
        <w:tc>
          <w:tcPr>
            <w:tcW w:w="6674" w:type="dxa"/>
            <w:tcBorders>
              <w:top w:val="single" w:sz="4" w:space="0" w:color="000000"/>
              <w:left w:val="single" w:sz="4" w:space="0" w:color="000000"/>
              <w:bottom w:val="single" w:sz="4" w:space="0" w:color="000000"/>
              <w:right w:val="single" w:sz="4" w:space="0" w:color="000000"/>
            </w:tcBorders>
          </w:tcPr>
          <w:p w14:paraId="40D65E2C" w14:textId="77777777" w:rsidR="00442E7B" w:rsidRDefault="00171721">
            <w:pPr>
              <w:pStyle w:val="Predeterminado"/>
            </w:pPr>
            <w:r>
              <w:rPr>
                <w:rStyle w:val="Ninguno"/>
                <w:sz w:val="20"/>
                <w:szCs w:val="20"/>
              </w:rPr>
              <w:t>Notificar seguimientos pendientes, fechas de revisión vencidas y compromisos de pago incumplidos.</w:t>
            </w:r>
          </w:p>
        </w:tc>
      </w:tr>
      <w:tr w:rsidR="00442E7B" w:rsidRPr="00786476" w14:paraId="40D65E30" w14:textId="77777777">
        <w:tc>
          <w:tcPr>
            <w:tcW w:w="2675" w:type="dxa"/>
            <w:tcBorders>
              <w:top w:val="single" w:sz="4" w:space="0" w:color="000000"/>
              <w:left w:val="single" w:sz="4" w:space="0" w:color="000000"/>
              <w:bottom w:val="single" w:sz="4" w:space="0" w:color="000000"/>
              <w:right w:val="single" w:sz="4" w:space="0" w:color="000000"/>
            </w:tcBorders>
          </w:tcPr>
          <w:p w14:paraId="40D65E2E" w14:textId="77777777" w:rsidR="00442E7B" w:rsidRDefault="00171721">
            <w:pPr>
              <w:pStyle w:val="Predeterminado"/>
            </w:pPr>
            <w:r>
              <w:rPr>
                <w:rStyle w:val="Ninguno"/>
                <w:sz w:val="20"/>
                <w:szCs w:val="20"/>
              </w:rPr>
              <w:lastRenderedPageBreak/>
              <w:t>Priorización diaria</w:t>
            </w:r>
          </w:p>
        </w:tc>
        <w:tc>
          <w:tcPr>
            <w:tcW w:w="6674" w:type="dxa"/>
            <w:tcBorders>
              <w:top w:val="single" w:sz="4" w:space="0" w:color="000000"/>
              <w:left w:val="single" w:sz="4" w:space="0" w:color="000000"/>
              <w:bottom w:val="single" w:sz="4" w:space="0" w:color="000000"/>
              <w:right w:val="single" w:sz="4" w:space="0" w:color="000000"/>
            </w:tcBorders>
          </w:tcPr>
          <w:p w14:paraId="40D65E2F" w14:textId="77777777" w:rsidR="00442E7B" w:rsidRDefault="00171721">
            <w:pPr>
              <w:pStyle w:val="Predeterminado"/>
            </w:pPr>
            <w:r>
              <w:rPr>
                <w:rStyle w:val="Ninguno"/>
                <w:sz w:val="20"/>
                <w:szCs w:val="20"/>
              </w:rPr>
              <w:t>Ordenar primero compromisos incumplidos, luego seguimientos pendientes y finalmente casos nuevos.</w:t>
            </w:r>
          </w:p>
        </w:tc>
      </w:tr>
      <w:tr w:rsidR="00442E7B" w:rsidRPr="00786476" w14:paraId="40D65E33" w14:textId="77777777">
        <w:tc>
          <w:tcPr>
            <w:tcW w:w="2675" w:type="dxa"/>
            <w:tcBorders>
              <w:top w:val="single" w:sz="4" w:space="0" w:color="000000"/>
              <w:left w:val="single" w:sz="4" w:space="0" w:color="000000"/>
              <w:bottom w:val="single" w:sz="4" w:space="0" w:color="000000"/>
              <w:right w:val="single" w:sz="4" w:space="0" w:color="000000"/>
            </w:tcBorders>
          </w:tcPr>
          <w:p w14:paraId="40D65E31" w14:textId="77777777" w:rsidR="00442E7B" w:rsidRDefault="00171721">
            <w:pPr>
              <w:pStyle w:val="Predeterminado"/>
            </w:pPr>
            <w:r>
              <w:rPr>
                <w:rStyle w:val="Ninguno"/>
                <w:sz w:val="20"/>
                <w:szCs w:val="20"/>
              </w:rPr>
              <w:t>Trazabilidad integral</w:t>
            </w:r>
          </w:p>
        </w:tc>
        <w:tc>
          <w:tcPr>
            <w:tcW w:w="6674" w:type="dxa"/>
            <w:tcBorders>
              <w:top w:val="single" w:sz="4" w:space="0" w:color="000000"/>
              <w:left w:val="single" w:sz="4" w:space="0" w:color="000000"/>
              <w:bottom w:val="single" w:sz="4" w:space="0" w:color="000000"/>
              <w:right w:val="single" w:sz="4" w:space="0" w:color="000000"/>
            </w:tcBorders>
          </w:tcPr>
          <w:p w14:paraId="40D65E32" w14:textId="77777777" w:rsidR="00442E7B" w:rsidRDefault="00171721">
            <w:pPr>
              <w:pStyle w:val="Predeterminado"/>
            </w:pPr>
            <w:r>
              <w:rPr>
                <w:rStyle w:val="Ninguno"/>
                <w:sz w:val="20"/>
                <w:szCs w:val="20"/>
              </w:rPr>
              <w:t>Registrar gestiones manuales y automáticas efectuadas por WhatsApp, SMS, correo o bot.</w:t>
            </w:r>
          </w:p>
        </w:tc>
      </w:tr>
      <w:tr w:rsidR="00442E7B" w:rsidRPr="00786476" w14:paraId="40D65E36" w14:textId="77777777">
        <w:tc>
          <w:tcPr>
            <w:tcW w:w="2675" w:type="dxa"/>
            <w:tcBorders>
              <w:top w:val="single" w:sz="4" w:space="0" w:color="000000"/>
              <w:left w:val="single" w:sz="4" w:space="0" w:color="000000"/>
              <w:bottom w:val="single" w:sz="4" w:space="0" w:color="000000"/>
              <w:right w:val="single" w:sz="4" w:space="0" w:color="000000"/>
            </w:tcBorders>
          </w:tcPr>
          <w:p w14:paraId="40D65E34" w14:textId="77777777" w:rsidR="00442E7B" w:rsidRDefault="00171721">
            <w:pPr>
              <w:pStyle w:val="Predeterminado"/>
            </w:pPr>
            <w:r>
              <w:rPr>
                <w:rStyle w:val="Ninguno"/>
                <w:sz w:val="20"/>
                <w:szCs w:val="20"/>
              </w:rPr>
              <w:t>Segmentación</w:t>
            </w:r>
          </w:p>
        </w:tc>
        <w:tc>
          <w:tcPr>
            <w:tcW w:w="6674" w:type="dxa"/>
            <w:tcBorders>
              <w:top w:val="single" w:sz="4" w:space="0" w:color="000000"/>
              <w:left w:val="single" w:sz="4" w:space="0" w:color="000000"/>
              <w:bottom w:val="single" w:sz="4" w:space="0" w:color="000000"/>
              <w:right w:val="single" w:sz="4" w:space="0" w:color="000000"/>
            </w:tcBorders>
          </w:tcPr>
          <w:p w14:paraId="40D65E35" w14:textId="77777777" w:rsidR="00442E7B" w:rsidRDefault="00171721">
            <w:pPr>
              <w:pStyle w:val="Predeterminado"/>
            </w:pPr>
            <w:r>
              <w:rPr>
                <w:rStyle w:val="Ninguno"/>
                <w:sz w:val="20"/>
                <w:szCs w:val="20"/>
              </w:rPr>
              <w:t>Definir estrategias según riesgo, recurrencia, tipo de cliente, etapa de mora, asesor, agencia, zona y supervisor.</w:t>
            </w:r>
          </w:p>
        </w:tc>
      </w:tr>
      <w:tr w:rsidR="00442E7B" w:rsidRPr="00786476" w14:paraId="40D65E39" w14:textId="77777777">
        <w:tc>
          <w:tcPr>
            <w:tcW w:w="2675" w:type="dxa"/>
            <w:tcBorders>
              <w:top w:val="single" w:sz="4" w:space="0" w:color="000000"/>
              <w:left w:val="single" w:sz="4" w:space="0" w:color="000000"/>
              <w:bottom w:val="single" w:sz="4" w:space="0" w:color="000000"/>
              <w:right w:val="single" w:sz="4" w:space="0" w:color="000000"/>
            </w:tcBorders>
          </w:tcPr>
          <w:p w14:paraId="40D65E37" w14:textId="77777777" w:rsidR="00442E7B" w:rsidRDefault="00171721">
            <w:pPr>
              <w:pStyle w:val="Predeterminado"/>
            </w:pPr>
            <w:r>
              <w:rPr>
                <w:rStyle w:val="Ninguno"/>
                <w:sz w:val="20"/>
                <w:szCs w:val="20"/>
              </w:rPr>
              <w:t>Dashboards</w:t>
            </w:r>
          </w:p>
        </w:tc>
        <w:tc>
          <w:tcPr>
            <w:tcW w:w="6674" w:type="dxa"/>
            <w:tcBorders>
              <w:top w:val="single" w:sz="4" w:space="0" w:color="000000"/>
              <w:left w:val="single" w:sz="4" w:space="0" w:color="000000"/>
              <w:bottom w:val="single" w:sz="4" w:space="0" w:color="000000"/>
              <w:right w:val="single" w:sz="4" w:space="0" w:color="000000"/>
            </w:tcBorders>
          </w:tcPr>
          <w:p w14:paraId="40D65E38" w14:textId="77777777" w:rsidR="00442E7B" w:rsidRDefault="00171721">
            <w:pPr>
              <w:pStyle w:val="Predeterminado"/>
            </w:pPr>
            <w:r>
              <w:rPr>
                <w:rStyle w:val="Ninguno"/>
                <w:sz w:val="20"/>
                <w:szCs w:val="20"/>
              </w:rPr>
              <w:t>Visualizar comportamiento, tendencias, picos de riesgo, cartera por asesor y estado de las gestiones.</w:t>
            </w:r>
          </w:p>
        </w:tc>
      </w:tr>
      <w:tr w:rsidR="00442E7B" w:rsidRPr="00786476" w14:paraId="40D65E3C" w14:textId="77777777">
        <w:tc>
          <w:tcPr>
            <w:tcW w:w="2675" w:type="dxa"/>
            <w:tcBorders>
              <w:top w:val="single" w:sz="4" w:space="0" w:color="000000"/>
              <w:left w:val="single" w:sz="4" w:space="0" w:color="000000"/>
              <w:bottom w:val="single" w:sz="4" w:space="0" w:color="000000"/>
              <w:right w:val="single" w:sz="4" w:space="0" w:color="000000"/>
            </w:tcBorders>
          </w:tcPr>
          <w:p w14:paraId="40D65E3A" w14:textId="77777777" w:rsidR="00442E7B" w:rsidRDefault="00171721">
            <w:pPr>
              <w:pStyle w:val="Predeterminado"/>
            </w:pPr>
            <w:r>
              <w:rPr>
                <w:rStyle w:val="Ninguno"/>
                <w:sz w:val="20"/>
                <w:szCs w:val="20"/>
              </w:rPr>
              <w:t>Comité de mora</w:t>
            </w:r>
          </w:p>
        </w:tc>
        <w:tc>
          <w:tcPr>
            <w:tcW w:w="6674" w:type="dxa"/>
            <w:tcBorders>
              <w:top w:val="single" w:sz="4" w:space="0" w:color="000000"/>
              <w:left w:val="single" w:sz="4" w:space="0" w:color="000000"/>
              <w:bottom w:val="single" w:sz="4" w:space="0" w:color="000000"/>
              <w:right w:val="single" w:sz="4" w:space="0" w:color="000000"/>
            </w:tcBorders>
          </w:tcPr>
          <w:p w14:paraId="40D65E3B" w14:textId="77777777" w:rsidR="00442E7B" w:rsidRDefault="00171721">
            <w:pPr>
              <w:pStyle w:val="Predeterminado"/>
            </w:pPr>
            <w:r>
              <w:rPr>
                <w:rStyle w:val="Ninguno"/>
                <w:sz w:val="20"/>
                <w:szCs w:val="20"/>
              </w:rPr>
              <w:t>Seleccionar clientes, documentar decisiones y exportar el resumen de casos efectivamente revisados.</w:t>
            </w:r>
          </w:p>
        </w:tc>
      </w:tr>
      <w:tr w:rsidR="00442E7B" w:rsidRPr="00786476" w14:paraId="40D65E3F" w14:textId="77777777">
        <w:tc>
          <w:tcPr>
            <w:tcW w:w="2675" w:type="dxa"/>
            <w:tcBorders>
              <w:top w:val="single" w:sz="4" w:space="0" w:color="000000"/>
              <w:left w:val="single" w:sz="4" w:space="0" w:color="000000"/>
              <w:bottom w:val="single" w:sz="4" w:space="0" w:color="000000"/>
              <w:right w:val="single" w:sz="4" w:space="0" w:color="000000"/>
            </w:tcBorders>
          </w:tcPr>
          <w:p w14:paraId="40D65E3D" w14:textId="77777777" w:rsidR="00442E7B" w:rsidRDefault="00171721">
            <w:pPr>
              <w:pStyle w:val="Predeterminado"/>
              <w:keepNext/>
            </w:pPr>
            <w:r>
              <w:rPr>
                <w:rStyle w:val="Ninguno"/>
                <w:sz w:val="20"/>
                <w:szCs w:val="20"/>
              </w:rPr>
              <w:t>Gestión de compromisos</w:t>
            </w:r>
          </w:p>
        </w:tc>
        <w:tc>
          <w:tcPr>
            <w:tcW w:w="6674" w:type="dxa"/>
            <w:tcBorders>
              <w:top w:val="single" w:sz="4" w:space="0" w:color="000000"/>
              <w:left w:val="single" w:sz="4" w:space="0" w:color="000000"/>
              <w:bottom w:val="single" w:sz="4" w:space="0" w:color="000000"/>
              <w:right w:val="single" w:sz="4" w:space="0" w:color="000000"/>
            </w:tcBorders>
          </w:tcPr>
          <w:p w14:paraId="40D65E3E" w14:textId="77777777" w:rsidR="00442E7B" w:rsidRDefault="00171721">
            <w:pPr>
              <w:pStyle w:val="Predeterminado"/>
              <w:keepNext/>
            </w:pPr>
            <w:r>
              <w:rPr>
                <w:rStyle w:val="Ninguno"/>
                <w:sz w:val="20"/>
                <w:szCs w:val="20"/>
              </w:rPr>
              <w:t>Diferenciar fecha del compromiso y fecha de revisión, controlar vigencia, cumplimiento e incumplimiento y mantener historial.</w:t>
            </w:r>
          </w:p>
        </w:tc>
      </w:tr>
    </w:tbl>
    <w:p w14:paraId="40D65E40" w14:textId="77777777" w:rsidR="00442E7B" w:rsidRDefault="00171721">
      <w:pPr>
        <w:pStyle w:val="Cuerpo"/>
        <w:keepNext/>
        <w:jc w:val="center"/>
      </w:pPr>
      <w:r>
        <w:rPr>
          <w:rStyle w:val="Ninguno"/>
          <w:i/>
          <w:iCs/>
          <w:sz w:val="20"/>
          <w:szCs w:val="20"/>
        </w:rPr>
        <w:t>Tabla A1. Requerimientos funcionales identificados en la entrevista. Fuente: elaboración propia a partir de la entrevista con N. Gutiérrez (4 de septiembre de 2026).</w:t>
      </w:r>
    </w:p>
    <w:p w14:paraId="40D65E41" w14:textId="77777777" w:rsidR="00442E7B" w:rsidRDefault="00442E7B">
      <w:pPr>
        <w:pStyle w:val="Cuerpo"/>
        <w:jc w:val="both"/>
      </w:pPr>
    </w:p>
    <w:p w14:paraId="40D65E42" w14:textId="77777777" w:rsidR="00442E7B" w:rsidRDefault="00171721">
      <w:pPr>
        <w:pStyle w:val="Cuerpo"/>
        <w:jc w:val="both"/>
      </w:pPr>
      <w:r>
        <w:rPr>
          <w:rStyle w:val="Ninguno"/>
          <w:b/>
          <w:bCs/>
          <w:sz w:val="24"/>
          <w:szCs w:val="24"/>
        </w:rPr>
        <w:t>7. Beneficios esperados</w:t>
      </w:r>
    </w:p>
    <w:p w14:paraId="40D65E43" w14:textId="77777777" w:rsidR="00442E7B" w:rsidRDefault="00171721">
      <w:pPr>
        <w:pStyle w:val="Cuerpo"/>
        <w:jc w:val="both"/>
      </w:pPr>
      <w:r>
        <w:rPr>
          <w:rStyle w:val="Ninguno"/>
          <w:sz w:val="24"/>
          <w:szCs w:val="24"/>
        </w:rPr>
        <w:t>El entrevistado destacó como beneficio principal la anticipación del riesgo para tomar decisiones con mayor rapidez. Como resultados asociados se esperan una mejor priorización de recursos, mayor disciplina operativa, mejor trazabilidad y reducción de los indicadores de mora.</w:t>
      </w:r>
    </w:p>
    <w:p w14:paraId="40D65E44" w14:textId="77777777" w:rsidR="00442E7B" w:rsidRDefault="00171721">
      <w:pPr>
        <w:pStyle w:val="Cuerpo"/>
        <w:jc w:val="both"/>
      </w:pPr>
      <w:r>
        <w:rPr>
          <w:rStyle w:val="Ninguno"/>
          <w:b/>
          <w:bCs/>
          <w:sz w:val="24"/>
          <w:szCs w:val="24"/>
        </w:rPr>
        <w:t>8. Hallazgos clave para la tesis</w:t>
      </w:r>
    </w:p>
    <w:p w14:paraId="40D65E45" w14:textId="77777777" w:rsidR="00442E7B" w:rsidRDefault="00171721">
      <w:pPr>
        <w:pStyle w:val="Cuerpo"/>
        <w:jc w:val="both"/>
      </w:pPr>
      <w:r>
        <w:rPr>
          <w:rStyle w:val="Ninguno"/>
          <w:sz w:val="24"/>
          <w:szCs w:val="24"/>
        </w:rPr>
        <w:t>La solución no debe limitarse a predecir la mora: debe convertir la predicción en acciones concretas, alertas oportunas, prioridades diarias y evidencia de seguimiento. El valor del modelo dependerá de su integración con el proceso operativo, la calidad del registro y la capacidad de supervisar compromisos, gestiones y decisiones del comité. La segmentación por comportamiento, etapa de mora, zona, agencia y responsable permitirá adaptar las estrategias de cobranza y evitar gestiones innecesarias sobre clientes de bajo riesgo.</w:t>
      </w:r>
    </w:p>
    <w:p w14:paraId="40D65E46" w14:textId="77777777" w:rsidR="00442E7B" w:rsidRDefault="00171721">
      <w:pPr>
        <w:pStyle w:val="Cuerpo"/>
        <w:jc w:val="both"/>
      </w:pPr>
      <w:r>
        <w:rPr>
          <w:rStyle w:val="Ninguno"/>
          <w:b/>
          <w:bCs/>
          <w:sz w:val="24"/>
          <w:szCs w:val="24"/>
        </w:rPr>
        <w:t>9. Conclusión</w:t>
      </w:r>
    </w:p>
    <w:p w14:paraId="40D65E47" w14:textId="77777777" w:rsidR="00442E7B" w:rsidRDefault="00171721">
      <w:pPr>
        <w:pStyle w:val="Cuerpo"/>
        <w:jc w:val="both"/>
      </w:pPr>
      <w:r>
        <w:rPr>
          <w:rStyle w:val="Ninguno"/>
          <w:sz w:val="24"/>
          <w:szCs w:val="24"/>
        </w:rPr>
        <w:t>La entrevista valida la utilidad de un sistema predictivo de mora con seguimiento operativo. El objetivo prioritario es anticipar el deterioro de la cartera y orientar acciones preventivas antes de que el atraso se profundice. La trazabilidad, las alertas y el control de compromisos son elementos esenciales para transformar la predicción en resultados de recuperación.</w:t>
      </w:r>
    </w:p>
    <w:sectPr w:rsidR="00442E7B">
      <w:headerReference w:type="default" r:id="rId28"/>
      <w:footerReference w:type="default" r:id="rId29"/>
      <w:headerReference w:type="first" r:id="rId30"/>
      <w:footerReference w:type="first" r:id="rId31"/>
      <w:pgSz w:w="11906" w:h="16838"/>
      <w:pgMar w:top="1417" w:right="1701" w:bottom="1417" w:left="1701" w:header="708" w:footer="708"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F78E7" w14:textId="77777777" w:rsidR="00EB4FA5" w:rsidRDefault="00EB4FA5">
      <w:r>
        <w:separator/>
      </w:r>
    </w:p>
  </w:endnote>
  <w:endnote w:type="continuationSeparator" w:id="0">
    <w:p w14:paraId="1DF4F7AF" w14:textId="77777777" w:rsidR="00EB4FA5" w:rsidRDefault="00EB4F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penSymbol">
    <w:altName w:val="Calibri"/>
    <w:charset w:val="01"/>
    <w:family w:val="auto"/>
    <w:pitch w:val="default"/>
  </w:font>
  <w:font w:name="Arial Unicode MS">
    <w:panose1 w:val="020B0604020202020204"/>
    <w:charset w:val="01"/>
    <w:family w:val="swiss"/>
    <w:pitch w:val="default"/>
  </w:font>
  <w:font w:name="Times Roman">
    <w:altName w:val="Times New Roman"/>
    <w:charset w:val="01"/>
    <w:family w:val="roman"/>
    <w:pitch w:val="default"/>
  </w:font>
  <w:font w:name="Arial">
    <w:panose1 w:val="020B0604020202020204"/>
    <w:charset w:val="00"/>
    <w:family w:val="swiss"/>
    <w:pitch w:val="variable"/>
    <w:sig w:usb0="E0002EFF" w:usb1="C000785B" w:usb2="00000009" w:usb3="00000000" w:csb0="000001FF" w:csb1="00000000"/>
  </w:font>
  <w:font w:name="Helvetica Neue">
    <w:altName w:val="Arial"/>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65E5B" w14:textId="77777777" w:rsidR="00442E7B" w:rsidRDefault="00442E7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65E5C" w14:textId="77777777" w:rsidR="00442E7B" w:rsidRDefault="00442E7B">
    <w:pPr>
      <w:pStyle w:val="Encabezadoypi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65E5F" w14:textId="77777777" w:rsidR="00442E7B" w:rsidRDefault="00442E7B">
    <w:pPr>
      <w:pStyle w:val="Encabezadoypi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65E61" w14:textId="77777777" w:rsidR="00442E7B" w:rsidRDefault="00171721">
    <w:pPr>
      <w:pStyle w:val="Piedepgina"/>
      <w:tabs>
        <w:tab w:val="clear" w:pos="8504"/>
        <w:tab w:val="right" w:pos="8478"/>
      </w:tabs>
      <w:jc w:val="right"/>
    </w:pPr>
    <w:r>
      <w:rPr>
        <w:rStyle w:val="Ninguno"/>
      </w:rPr>
      <w:fldChar w:fldCharType="begin"/>
    </w:r>
    <w:r>
      <w:rPr>
        <w:rStyle w:val="Ninguno"/>
      </w:rPr>
      <w:instrText xml:space="preserve"> PAGE </w:instrText>
    </w:r>
    <w:r>
      <w:rPr>
        <w:rStyle w:val="Ninguno"/>
      </w:rPr>
      <w:fldChar w:fldCharType="separate"/>
    </w:r>
    <w:r>
      <w:rPr>
        <w:rStyle w:val="Ninguno"/>
      </w:rPr>
      <w:t>1</w:t>
    </w:r>
    <w:r>
      <w:rPr>
        <w:rStyle w:val="Ninguno"/>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65E63" w14:textId="77777777" w:rsidR="00442E7B" w:rsidRDefault="00442E7B"/>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65E65" w14:textId="77777777" w:rsidR="00442E7B" w:rsidRDefault="00171721">
    <w:pPr>
      <w:pStyle w:val="Piedepgina"/>
      <w:tabs>
        <w:tab w:val="clear" w:pos="8504"/>
        <w:tab w:val="right" w:pos="8478"/>
      </w:tabs>
      <w:jc w:val="right"/>
    </w:pPr>
    <w:r>
      <w:rPr>
        <w:rStyle w:val="Ninguno"/>
      </w:rPr>
      <w:fldChar w:fldCharType="begin"/>
    </w:r>
    <w:r>
      <w:rPr>
        <w:rStyle w:val="Ninguno"/>
      </w:rPr>
      <w:instrText xml:space="preserve"> PAGE </w:instrText>
    </w:r>
    <w:r>
      <w:rPr>
        <w:rStyle w:val="Ninguno"/>
      </w:rPr>
      <w:fldChar w:fldCharType="separate"/>
    </w:r>
    <w:r>
      <w:rPr>
        <w:rStyle w:val="Ninguno"/>
      </w:rPr>
      <w:t>23</w:t>
    </w:r>
    <w:r>
      <w:rPr>
        <w:rStyle w:val="Ninguno"/>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65E67" w14:textId="77777777" w:rsidR="00442E7B" w:rsidRDefault="00442E7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A7F29" w14:textId="77777777" w:rsidR="00EB4FA5" w:rsidRDefault="00EB4FA5">
      <w:r>
        <w:separator/>
      </w:r>
    </w:p>
  </w:footnote>
  <w:footnote w:type="continuationSeparator" w:id="0">
    <w:p w14:paraId="2C1FEC6E" w14:textId="77777777" w:rsidR="00EB4FA5" w:rsidRDefault="00EB4F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65E58" w14:textId="77777777" w:rsidR="00442E7B" w:rsidRDefault="00442E7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65E59" w14:textId="77777777" w:rsidR="00442E7B" w:rsidRDefault="00171721">
    <w:pPr>
      <w:pStyle w:val="Encabezado"/>
      <w:tabs>
        <w:tab w:val="clear" w:pos="8504"/>
        <w:tab w:val="right" w:pos="8478"/>
      </w:tabs>
      <w:jc w:val="center"/>
    </w:pPr>
    <w:r>
      <w:rPr>
        <w:noProof/>
      </w:rPr>
      <w:drawing>
        <wp:inline distT="0" distB="0" distL="0" distR="0" wp14:anchorId="40D65E68" wp14:editId="40D65E69">
          <wp:extent cx="1345565" cy="608965"/>
          <wp:effectExtent l="0" t="0" r="0" b="0"/>
          <wp:docPr id="3" name="officeArt object" descr="Consulta y Pago de Matrícula y Colegiatura | Universidad de Las Amér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fficeArt object" descr="Consulta y Pago de Matrícula y Colegiatura | Universidad de Las Américas"/>
                  <pic:cNvPicPr>
                    <a:picLocks noChangeAspect="1" noChangeArrowheads="1"/>
                  </pic:cNvPicPr>
                </pic:nvPicPr>
                <pic:blipFill>
                  <a:blip r:embed="rId1"/>
                  <a:srcRect l="21165" t="27092" r="20817" b="26241"/>
                  <a:stretch>
                    <a:fillRect/>
                  </a:stretch>
                </pic:blipFill>
                <pic:spPr bwMode="auto">
                  <a:xfrm>
                    <a:off x="0" y="0"/>
                    <a:ext cx="1345565" cy="608965"/>
                  </a:xfrm>
                  <a:prstGeom prst="rect">
                    <a:avLst/>
                  </a:prstGeom>
                </pic:spPr>
              </pic:pic>
            </a:graphicData>
          </a:graphic>
        </wp:inline>
      </w:drawing>
    </w:r>
  </w:p>
  <w:p w14:paraId="40D65E5A" w14:textId="77777777" w:rsidR="00442E7B" w:rsidRDefault="00171721">
    <w:pPr>
      <w:pStyle w:val="Encabezado"/>
      <w:tabs>
        <w:tab w:val="clear" w:pos="8504"/>
        <w:tab w:val="right" w:pos="8478"/>
      </w:tabs>
    </w:pPr>
    <w:r>
      <w:rPr>
        <w:rStyle w:val="Ninguno"/>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65E5D" w14:textId="77777777" w:rsidR="00442E7B" w:rsidRDefault="00171721">
    <w:pPr>
      <w:pStyle w:val="Encabezado"/>
      <w:tabs>
        <w:tab w:val="clear" w:pos="8504"/>
        <w:tab w:val="right" w:pos="8478"/>
      </w:tabs>
      <w:jc w:val="center"/>
    </w:pPr>
    <w:r>
      <w:rPr>
        <w:noProof/>
      </w:rPr>
      <w:drawing>
        <wp:inline distT="0" distB="0" distL="0" distR="0" wp14:anchorId="40D65E6A" wp14:editId="40D65E6B">
          <wp:extent cx="1345565" cy="608965"/>
          <wp:effectExtent l="0" t="0" r="0" b="0"/>
          <wp:docPr id="5" name="officeArt object" descr="Consulta y Pago de Matrícula y Colegiatura | Universidad de Las Amér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fficeArt object" descr="Consulta y Pago de Matrícula y Colegiatura | Universidad de Las Américas"/>
                  <pic:cNvPicPr>
                    <a:picLocks noChangeAspect="1" noChangeArrowheads="1"/>
                  </pic:cNvPicPr>
                </pic:nvPicPr>
                <pic:blipFill>
                  <a:blip r:embed="rId1"/>
                  <a:srcRect l="21165" t="27092" r="20817" b="26241"/>
                  <a:stretch>
                    <a:fillRect/>
                  </a:stretch>
                </pic:blipFill>
                <pic:spPr bwMode="auto">
                  <a:xfrm>
                    <a:off x="0" y="0"/>
                    <a:ext cx="1345565" cy="608965"/>
                  </a:xfrm>
                  <a:prstGeom prst="rect">
                    <a:avLst/>
                  </a:prstGeom>
                </pic:spPr>
              </pic:pic>
            </a:graphicData>
          </a:graphic>
        </wp:inline>
      </w:drawing>
    </w:r>
  </w:p>
  <w:p w14:paraId="40D65E5E" w14:textId="77777777" w:rsidR="00442E7B" w:rsidRDefault="00171721">
    <w:pPr>
      <w:pStyle w:val="Encabezado"/>
      <w:tabs>
        <w:tab w:val="clear" w:pos="8504"/>
        <w:tab w:val="right" w:pos="8478"/>
      </w:tabs>
    </w:pPr>
    <w:r>
      <w:rPr>
        <w:rStyle w:val="Ninguno"/>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65E60" w14:textId="77777777" w:rsidR="00442E7B" w:rsidRDefault="00171721">
    <w:pPr>
      <w:pStyle w:val="Encabezado"/>
      <w:tabs>
        <w:tab w:val="clear" w:pos="8504"/>
        <w:tab w:val="right" w:pos="8478"/>
      </w:tabs>
      <w:jc w:val="center"/>
    </w:pPr>
    <w:r>
      <w:rPr>
        <w:noProof/>
      </w:rPr>
      <w:drawing>
        <wp:inline distT="0" distB="0" distL="0" distR="0" wp14:anchorId="40D65E6C" wp14:editId="40D65E6D">
          <wp:extent cx="1345565" cy="608965"/>
          <wp:effectExtent l="0" t="0" r="0" b="0"/>
          <wp:docPr id="7" name="Image2" descr="Consulta y Pago de Matrícula y Colegiatura | Universidad de Las Amér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Consulta y Pago de Matrícula y Colegiatura | Universidad de Las Américas"/>
                  <pic:cNvPicPr>
                    <a:picLocks noChangeAspect="1" noChangeArrowheads="1"/>
                  </pic:cNvPicPr>
                </pic:nvPicPr>
                <pic:blipFill>
                  <a:blip r:embed="rId1"/>
                  <a:srcRect l="21165" t="27092" r="20817" b="26241"/>
                  <a:stretch>
                    <a:fillRect/>
                  </a:stretch>
                </pic:blipFill>
                <pic:spPr bwMode="auto">
                  <a:xfrm>
                    <a:off x="0" y="0"/>
                    <a:ext cx="1345565" cy="608965"/>
                  </a:xfrm>
                  <a:prstGeom prst="rect">
                    <a:avLst/>
                  </a:prstGeom>
                </pic:spPr>
              </pic:pic>
            </a:graphicData>
          </a:graphic>
        </wp:inline>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65E62" w14:textId="77777777" w:rsidR="00442E7B" w:rsidRDefault="00442E7B"/>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65E64" w14:textId="77777777" w:rsidR="00442E7B" w:rsidRDefault="00171721">
    <w:pPr>
      <w:pStyle w:val="Encabezado"/>
      <w:tabs>
        <w:tab w:val="clear" w:pos="8504"/>
        <w:tab w:val="right" w:pos="8478"/>
      </w:tabs>
      <w:jc w:val="center"/>
    </w:pPr>
    <w:r>
      <w:rPr>
        <w:noProof/>
      </w:rPr>
      <w:drawing>
        <wp:inline distT="0" distB="0" distL="0" distR="0" wp14:anchorId="40D65E6E" wp14:editId="40D65E6F">
          <wp:extent cx="1345565" cy="608965"/>
          <wp:effectExtent l="0" t="0" r="0" b="0"/>
          <wp:docPr id="13" name="Image6" descr="Consulta y Pago de Matrícula y Colegiatura | Universidad de Las Amér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6" descr="Consulta y Pago de Matrícula y Colegiatura | Universidad de Las Américas"/>
                  <pic:cNvPicPr>
                    <a:picLocks noChangeAspect="1" noChangeArrowheads="1"/>
                  </pic:cNvPicPr>
                </pic:nvPicPr>
                <pic:blipFill>
                  <a:blip r:embed="rId1"/>
                  <a:srcRect l="21165" t="27092" r="20817" b="26241"/>
                  <a:stretch>
                    <a:fillRect/>
                  </a:stretch>
                </pic:blipFill>
                <pic:spPr bwMode="auto">
                  <a:xfrm>
                    <a:off x="0" y="0"/>
                    <a:ext cx="1345565" cy="608965"/>
                  </a:xfrm>
                  <a:prstGeom prst="rect">
                    <a:avLst/>
                  </a:prstGeom>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65E66" w14:textId="77777777" w:rsidR="00442E7B" w:rsidRDefault="00442E7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B4DE9"/>
    <w:multiLevelType w:val="multilevel"/>
    <w:tmpl w:val="700E65DC"/>
    <w:lvl w:ilvl="0">
      <w:start w:val="5"/>
      <w:numFmt w:val="decimal"/>
      <w:lvlText w:val="%1."/>
      <w:lvlJc w:val="left"/>
      <w:pPr>
        <w:tabs>
          <w:tab w:val="num" w:pos="0"/>
        </w:tabs>
        <w:ind w:left="462" w:hanging="462"/>
      </w:pPr>
      <w:rPr>
        <w:caps w:val="0"/>
        <w:smallCaps w:val="0"/>
        <w:strike w:val="0"/>
        <w:dstrike w:val="0"/>
        <w:outline w:val="0"/>
        <w:emboss w:val="0"/>
        <w:imprint w:val="0"/>
        <w:spacing w:val="0"/>
        <w:w w:val="100"/>
        <w:kern w:val="0"/>
        <w:position w:val="0"/>
        <w:sz w:val="20"/>
        <w:vertAlign w:val="baseline"/>
      </w:rPr>
    </w:lvl>
    <w:lvl w:ilvl="1">
      <w:start w:val="1"/>
      <w:numFmt w:val="decimal"/>
      <w:suff w:val="nothing"/>
      <w:lvlText w:val="%1.%2."/>
      <w:lvlJc w:val="left"/>
      <w:pPr>
        <w:tabs>
          <w:tab w:val="num" w:pos="0"/>
        </w:tabs>
        <w:ind w:left="462" w:hanging="462"/>
      </w:pPr>
      <w:rPr>
        <w:caps w:val="0"/>
        <w:smallCaps w:val="0"/>
        <w:strike w:val="0"/>
        <w:dstrike w:val="0"/>
        <w:outline w:val="0"/>
        <w:emboss w:val="0"/>
        <w:imprint w:val="0"/>
        <w:color w:val="000000"/>
        <w:spacing w:val="0"/>
        <w:w w:val="100"/>
        <w:kern w:val="0"/>
        <w:position w:val="0"/>
        <w:sz w:val="20"/>
        <w:vertAlign w:val="baseline"/>
      </w:rPr>
    </w:lvl>
    <w:lvl w:ilvl="2">
      <w:start w:val="1"/>
      <w:numFmt w:val="decimal"/>
      <w:suff w:val="nothing"/>
      <w:lvlText w:val="%1.%2.%3."/>
      <w:lvlJc w:val="left"/>
      <w:pPr>
        <w:tabs>
          <w:tab w:val="num" w:pos="0"/>
        </w:tabs>
        <w:ind w:left="534" w:hanging="330"/>
      </w:pPr>
      <w:rPr>
        <w:caps w:val="0"/>
        <w:smallCaps w:val="0"/>
        <w:strike w:val="0"/>
        <w:dstrike w:val="0"/>
        <w:outline w:val="0"/>
        <w:emboss w:val="0"/>
        <w:imprint w:val="0"/>
        <w:color w:val="000000"/>
        <w:spacing w:val="0"/>
        <w:w w:val="100"/>
        <w:kern w:val="0"/>
        <w:position w:val="0"/>
        <w:sz w:val="20"/>
        <w:vertAlign w:val="baseline"/>
      </w:rPr>
    </w:lvl>
    <w:lvl w:ilvl="3">
      <w:start w:val="1"/>
      <w:numFmt w:val="decimal"/>
      <w:suff w:val="nothing"/>
      <w:lvlText w:val="%1.%2.%3.%4."/>
      <w:lvlJc w:val="left"/>
      <w:pPr>
        <w:tabs>
          <w:tab w:val="num" w:pos="0"/>
        </w:tabs>
        <w:ind w:left="534" w:hanging="330"/>
      </w:pPr>
      <w:rPr>
        <w:caps w:val="0"/>
        <w:smallCaps w:val="0"/>
        <w:strike w:val="0"/>
        <w:dstrike w:val="0"/>
        <w:outline w:val="0"/>
        <w:emboss w:val="0"/>
        <w:imprint w:val="0"/>
        <w:color w:val="000000"/>
        <w:spacing w:val="0"/>
        <w:w w:val="100"/>
        <w:kern w:val="0"/>
        <w:position w:val="0"/>
        <w:sz w:val="20"/>
        <w:vertAlign w:val="baseline"/>
      </w:rPr>
    </w:lvl>
    <w:lvl w:ilvl="4">
      <w:start w:val="1"/>
      <w:numFmt w:val="decimal"/>
      <w:suff w:val="nothing"/>
      <w:lvlText w:val="%1.%2.%3.%4.%5."/>
      <w:lvlJc w:val="left"/>
      <w:pPr>
        <w:tabs>
          <w:tab w:val="num" w:pos="0"/>
        </w:tabs>
        <w:ind w:left="864" w:hanging="660"/>
      </w:pPr>
      <w:rPr>
        <w:caps w:val="0"/>
        <w:smallCaps w:val="0"/>
        <w:strike w:val="0"/>
        <w:dstrike w:val="0"/>
        <w:outline w:val="0"/>
        <w:emboss w:val="0"/>
        <w:imprint w:val="0"/>
        <w:color w:val="000000"/>
        <w:spacing w:val="0"/>
        <w:w w:val="100"/>
        <w:kern w:val="0"/>
        <w:position w:val="0"/>
        <w:sz w:val="20"/>
        <w:vertAlign w:val="baseline"/>
      </w:rPr>
    </w:lvl>
    <w:lvl w:ilvl="5">
      <w:start w:val="1"/>
      <w:numFmt w:val="decimal"/>
      <w:suff w:val="nothing"/>
      <w:lvlText w:val="%1.%2.%3.%4.%5.%6."/>
      <w:lvlJc w:val="left"/>
      <w:pPr>
        <w:tabs>
          <w:tab w:val="num" w:pos="0"/>
        </w:tabs>
        <w:ind w:left="864" w:hanging="660"/>
      </w:pPr>
      <w:rPr>
        <w:caps w:val="0"/>
        <w:smallCaps w:val="0"/>
        <w:strike w:val="0"/>
        <w:dstrike w:val="0"/>
        <w:outline w:val="0"/>
        <w:emboss w:val="0"/>
        <w:imprint w:val="0"/>
        <w:color w:val="000000"/>
        <w:spacing w:val="0"/>
        <w:w w:val="100"/>
        <w:kern w:val="0"/>
        <w:position w:val="0"/>
        <w:sz w:val="20"/>
        <w:vertAlign w:val="baseline"/>
      </w:rPr>
    </w:lvl>
    <w:lvl w:ilvl="6">
      <w:start w:val="1"/>
      <w:numFmt w:val="decimal"/>
      <w:suff w:val="nothing"/>
      <w:lvlText w:val="%1.%2.%3.%4.%5.%6.%7."/>
      <w:lvlJc w:val="left"/>
      <w:pPr>
        <w:tabs>
          <w:tab w:val="num" w:pos="0"/>
        </w:tabs>
        <w:ind w:left="1194" w:hanging="990"/>
      </w:pPr>
      <w:rPr>
        <w:caps w:val="0"/>
        <w:smallCaps w:val="0"/>
        <w:strike w:val="0"/>
        <w:dstrike w:val="0"/>
        <w:outline w:val="0"/>
        <w:emboss w:val="0"/>
        <w:imprint w:val="0"/>
        <w:color w:val="000000"/>
        <w:spacing w:val="0"/>
        <w:w w:val="100"/>
        <w:kern w:val="0"/>
        <w:position w:val="0"/>
        <w:sz w:val="20"/>
        <w:vertAlign w:val="baseline"/>
      </w:rPr>
    </w:lvl>
    <w:lvl w:ilvl="7">
      <w:start w:val="1"/>
      <w:numFmt w:val="decimal"/>
      <w:suff w:val="nothing"/>
      <w:lvlText w:val="%1.%2.%3.%4.%5.%6.%7.%8."/>
      <w:lvlJc w:val="left"/>
      <w:pPr>
        <w:tabs>
          <w:tab w:val="num" w:pos="0"/>
        </w:tabs>
        <w:ind w:left="1194" w:hanging="990"/>
      </w:pPr>
      <w:rPr>
        <w:caps w:val="0"/>
        <w:smallCaps w:val="0"/>
        <w:strike w:val="0"/>
        <w:dstrike w:val="0"/>
        <w:outline w:val="0"/>
        <w:emboss w:val="0"/>
        <w:imprint w:val="0"/>
        <w:color w:val="000000"/>
        <w:spacing w:val="0"/>
        <w:w w:val="100"/>
        <w:kern w:val="0"/>
        <w:position w:val="0"/>
        <w:sz w:val="20"/>
        <w:vertAlign w:val="baseline"/>
      </w:rPr>
    </w:lvl>
    <w:lvl w:ilvl="8">
      <w:start w:val="1"/>
      <w:numFmt w:val="decimal"/>
      <w:suff w:val="nothing"/>
      <w:lvlText w:val="%1.%2.%3.%4.%5.%6.%7.%8.%9."/>
      <w:lvlJc w:val="left"/>
      <w:pPr>
        <w:tabs>
          <w:tab w:val="num" w:pos="0"/>
        </w:tabs>
        <w:ind w:left="1524" w:hanging="1320"/>
      </w:pPr>
      <w:rPr>
        <w:caps w:val="0"/>
        <w:smallCaps w:val="0"/>
        <w:strike w:val="0"/>
        <w:dstrike w:val="0"/>
        <w:outline w:val="0"/>
        <w:emboss w:val="0"/>
        <w:imprint w:val="0"/>
        <w:color w:val="000000"/>
        <w:spacing w:val="0"/>
        <w:w w:val="100"/>
        <w:kern w:val="0"/>
        <w:position w:val="0"/>
        <w:sz w:val="20"/>
        <w:vertAlign w:val="baseline"/>
      </w:rPr>
    </w:lvl>
  </w:abstractNum>
  <w:abstractNum w:abstractNumId="1" w15:restartNumberingAfterBreak="0">
    <w:nsid w:val="07BB2F3C"/>
    <w:multiLevelType w:val="multilevel"/>
    <w:tmpl w:val="89BA1AAC"/>
    <w:lvl w:ilvl="0">
      <w:start w:val="1"/>
      <w:numFmt w:val="decimal"/>
      <w:lvlText w:val="%1."/>
      <w:lvlJc w:val="left"/>
      <w:pPr>
        <w:tabs>
          <w:tab w:val="num" w:pos="0"/>
        </w:tabs>
        <w:ind w:left="534" w:hanging="330"/>
      </w:pPr>
      <w:rPr>
        <w:caps w:val="0"/>
        <w:smallCaps w:val="0"/>
        <w:strike w:val="0"/>
        <w:dstrike w:val="0"/>
        <w:outline w:val="0"/>
        <w:emboss w:val="0"/>
        <w:imprint w:val="0"/>
        <w:spacing w:val="0"/>
        <w:w w:val="100"/>
        <w:kern w:val="0"/>
        <w:position w:val="0"/>
        <w:sz w:val="20"/>
        <w:vertAlign w:val="baseline"/>
      </w:rPr>
    </w:lvl>
    <w:lvl w:ilvl="1">
      <w:start w:val="1"/>
      <w:numFmt w:val="decimal"/>
      <w:suff w:val="nothing"/>
      <w:lvlText w:val="%1.%2."/>
      <w:lvlJc w:val="left"/>
      <w:pPr>
        <w:tabs>
          <w:tab w:val="num" w:pos="0"/>
        </w:tabs>
        <w:ind w:left="754" w:hanging="330"/>
      </w:pPr>
      <w:rPr>
        <w:caps w:val="0"/>
        <w:smallCaps w:val="0"/>
        <w:strike w:val="0"/>
        <w:dstrike w:val="0"/>
        <w:outline w:val="0"/>
        <w:emboss w:val="0"/>
        <w:imprint w:val="0"/>
        <w:color w:val="000000"/>
        <w:spacing w:val="0"/>
        <w:w w:val="100"/>
        <w:kern w:val="0"/>
        <w:position w:val="0"/>
        <w:sz w:val="20"/>
        <w:vertAlign w:val="baseline"/>
      </w:rPr>
    </w:lvl>
    <w:lvl w:ilvl="2">
      <w:start w:val="1"/>
      <w:numFmt w:val="decimal"/>
      <w:lvlText w:val="%1.%2.%3."/>
      <w:lvlJc w:val="left"/>
      <w:pPr>
        <w:tabs>
          <w:tab w:val="num" w:pos="0"/>
        </w:tabs>
        <w:ind w:left="1084" w:hanging="660"/>
      </w:pPr>
      <w:rPr>
        <w:caps w:val="0"/>
        <w:smallCaps w:val="0"/>
        <w:strike w:val="0"/>
        <w:dstrike w:val="0"/>
        <w:outline w:val="0"/>
        <w:emboss w:val="0"/>
        <w:imprint w:val="0"/>
        <w:color w:val="000000"/>
        <w:spacing w:val="0"/>
        <w:w w:val="100"/>
        <w:kern w:val="0"/>
        <w:position w:val="0"/>
        <w:sz w:val="20"/>
        <w:vertAlign w:val="baseline"/>
      </w:rPr>
    </w:lvl>
    <w:lvl w:ilvl="3">
      <w:start w:val="1"/>
      <w:numFmt w:val="decimal"/>
      <w:suff w:val="nothing"/>
      <w:lvlText w:val="%1.%2.%3.%4."/>
      <w:lvlJc w:val="left"/>
      <w:pPr>
        <w:tabs>
          <w:tab w:val="num" w:pos="0"/>
        </w:tabs>
        <w:ind w:left="1084" w:hanging="660"/>
      </w:pPr>
      <w:rPr>
        <w:caps w:val="0"/>
        <w:smallCaps w:val="0"/>
        <w:strike w:val="0"/>
        <w:dstrike w:val="0"/>
        <w:outline w:val="0"/>
        <w:emboss w:val="0"/>
        <w:imprint w:val="0"/>
        <w:color w:val="000000"/>
        <w:spacing w:val="0"/>
        <w:w w:val="100"/>
        <w:kern w:val="0"/>
        <w:position w:val="0"/>
        <w:sz w:val="20"/>
        <w:vertAlign w:val="baseline"/>
      </w:rPr>
    </w:lvl>
    <w:lvl w:ilvl="4">
      <w:start w:val="1"/>
      <w:numFmt w:val="decimal"/>
      <w:lvlText w:val="%1.%2.%3.%4.%5."/>
      <w:lvlJc w:val="left"/>
      <w:pPr>
        <w:tabs>
          <w:tab w:val="num" w:pos="0"/>
        </w:tabs>
        <w:ind w:left="1414" w:hanging="990"/>
      </w:pPr>
      <w:rPr>
        <w:caps w:val="0"/>
        <w:smallCaps w:val="0"/>
        <w:strike w:val="0"/>
        <w:dstrike w:val="0"/>
        <w:outline w:val="0"/>
        <w:emboss w:val="0"/>
        <w:imprint w:val="0"/>
        <w:color w:val="000000"/>
        <w:spacing w:val="0"/>
        <w:w w:val="100"/>
        <w:kern w:val="0"/>
        <w:position w:val="0"/>
        <w:sz w:val="20"/>
        <w:vertAlign w:val="baseline"/>
      </w:rPr>
    </w:lvl>
    <w:lvl w:ilvl="5">
      <w:start w:val="1"/>
      <w:numFmt w:val="decimal"/>
      <w:suff w:val="nothing"/>
      <w:lvlText w:val="%1.%2.%3.%4.%5.%6."/>
      <w:lvlJc w:val="left"/>
      <w:pPr>
        <w:tabs>
          <w:tab w:val="num" w:pos="0"/>
        </w:tabs>
        <w:ind w:left="1414" w:hanging="990"/>
      </w:pPr>
      <w:rPr>
        <w:caps w:val="0"/>
        <w:smallCaps w:val="0"/>
        <w:strike w:val="0"/>
        <w:dstrike w:val="0"/>
        <w:outline w:val="0"/>
        <w:emboss w:val="0"/>
        <w:imprint w:val="0"/>
        <w:color w:val="000000"/>
        <w:spacing w:val="0"/>
        <w:w w:val="100"/>
        <w:kern w:val="0"/>
        <w:position w:val="0"/>
        <w:sz w:val="20"/>
        <w:vertAlign w:val="baseline"/>
      </w:rPr>
    </w:lvl>
    <w:lvl w:ilvl="6">
      <w:start w:val="1"/>
      <w:numFmt w:val="decimal"/>
      <w:lvlText w:val="%1.%2.%3.%4.%5.%6.%7."/>
      <w:lvlJc w:val="left"/>
      <w:pPr>
        <w:tabs>
          <w:tab w:val="num" w:pos="0"/>
        </w:tabs>
        <w:ind w:left="1744" w:hanging="1320"/>
      </w:pPr>
      <w:rPr>
        <w:caps w:val="0"/>
        <w:smallCaps w:val="0"/>
        <w:strike w:val="0"/>
        <w:dstrike w:val="0"/>
        <w:outline w:val="0"/>
        <w:emboss w:val="0"/>
        <w:imprint w:val="0"/>
        <w:color w:val="000000"/>
        <w:spacing w:val="0"/>
        <w:w w:val="100"/>
        <w:kern w:val="0"/>
        <w:position w:val="0"/>
        <w:sz w:val="20"/>
        <w:vertAlign w:val="baseline"/>
      </w:rPr>
    </w:lvl>
    <w:lvl w:ilvl="7">
      <w:start w:val="1"/>
      <w:numFmt w:val="decimal"/>
      <w:suff w:val="nothing"/>
      <w:lvlText w:val="%1.%2.%3.%4.%5.%6.%7.%8."/>
      <w:lvlJc w:val="left"/>
      <w:pPr>
        <w:tabs>
          <w:tab w:val="num" w:pos="0"/>
        </w:tabs>
        <w:ind w:left="1744" w:hanging="1320"/>
      </w:pPr>
      <w:rPr>
        <w:caps w:val="0"/>
        <w:smallCaps w:val="0"/>
        <w:strike w:val="0"/>
        <w:dstrike w:val="0"/>
        <w:outline w:val="0"/>
        <w:emboss w:val="0"/>
        <w:imprint w:val="0"/>
        <w:color w:val="000000"/>
        <w:spacing w:val="0"/>
        <w:w w:val="100"/>
        <w:kern w:val="0"/>
        <w:position w:val="0"/>
        <w:sz w:val="20"/>
        <w:vertAlign w:val="baseline"/>
      </w:rPr>
    </w:lvl>
    <w:lvl w:ilvl="8">
      <w:start w:val="1"/>
      <w:numFmt w:val="decimal"/>
      <w:lvlText w:val="%1.%2.%3.%4.%5.%6.%7.%8.%9."/>
      <w:lvlJc w:val="left"/>
      <w:pPr>
        <w:tabs>
          <w:tab w:val="num" w:pos="0"/>
        </w:tabs>
        <w:ind w:left="2074" w:hanging="1650"/>
      </w:pPr>
      <w:rPr>
        <w:caps w:val="0"/>
        <w:smallCaps w:val="0"/>
        <w:strike w:val="0"/>
        <w:dstrike w:val="0"/>
        <w:outline w:val="0"/>
        <w:emboss w:val="0"/>
        <w:imprint w:val="0"/>
        <w:color w:val="000000"/>
        <w:spacing w:val="0"/>
        <w:w w:val="100"/>
        <w:kern w:val="0"/>
        <w:position w:val="0"/>
        <w:sz w:val="20"/>
        <w:vertAlign w:val="baseline"/>
      </w:rPr>
    </w:lvl>
  </w:abstractNum>
  <w:abstractNum w:abstractNumId="2" w15:restartNumberingAfterBreak="0">
    <w:nsid w:val="10437A7C"/>
    <w:multiLevelType w:val="multilevel"/>
    <w:tmpl w:val="6F8810E4"/>
    <w:lvl w:ilvl="0">
      <w:start w:val="1"/>
      <w:numFmt w:val="decimal"/>
      <w:lvlText w:val="%1."/>
      <w:lvlJc w:val="left"/>
      <w:pPr>
        <w:tabs>
          <w:tab w:val="num" w:pos="0"/>
        </w:tabs>
        <w:ind w:left="564" w:hanging="360"/>
      </w:pPr>
      <w:rPr>
        <w:b/>
        <w:bCs/>
        <w:caps w:val="0"/>
        <w:smallCaps w:val="0"/>
        <w:strike w:val="0"/>
        <w:dstrike w:val="0"/>
        <w:outline w:val="0"/>
        <w:emboss w:val="0"/>
        <w:imprint w:val="0"/>
        <w:spacing w:val="0"/>
        <w:w w:val="100"/>
        <w:kern w:val="0"/>
        <w:position w:val="0"/>
        <w:sz w:val="20"/>
        <w:vertAlign w:val="baseline"/>
      </w:rPr>
    </w:lvl>
    <w:lvl w:ilvl="1">
      <w:start w:val="1"/>
      <w:numFmt w:val="decimal"/>
      <w:suff w:val="nothing"/>
      <w:lvlText w:val="%1.%2."/>
      <w:lvlJc w:val="left"/>
      <w:pPr>
        <w:tabs>
          <w:tab w:val="num" w:pos="0"/>
        </w:tabs>
        <w:ind w:left="564" w:hanging="360"/>
      </w:pPr>
      <w:rPr>
        <w:b/>
        <w:bCs/>
        <w:caps w:val="0"/>
        <w:smallCaps w:val="0"/>
        <w:strike w:val="0"/>
        <w:dstrike w:val="0"/>
        <w:outline w:val="0"/>
        <w:emboss w:val="0"/>
        <w:imprint w:val="0"/>
        <w:color w:val="000000"/>
        <w:spacing w:val="0"/>
        <w:w w:val="100"/>
        <w:kern w:val="0"/>
        <w:position w:val="0"/>
        <w:sz w:val="20"/>
        <w:vertAlign w:val="baseline"/>
      </w:rPr>
    </w:lvl>
    <w:lvl w:ilvl="2">
      <w:start w:val="1"/>
      <w:numFmt w:val="decimal"/>
      <w:lvlText w:val="%1.%2.%3."/>
      <w:lvlJc w:val="left"/>
      <w:pPr>
        <w:tabs>
          <w:tab w:val="num" w:pos="0"/>
        </w:tabs>
        <w:ind w:left="924" w:hanging="720"/>
      </w:pPr>
      <w:rPr>
        <w:b/>
        <w:bCs/>
        <w:caps w:val="0"/>
        <w:smallCaps w:val="0"/>
        <w:strike w:val="0"/>
        <w:dstrike w:val="0"/>
        <w:outline w:val="0"/>
        <w:emboss w:val="0"/>
        <w:imprint w:val="0"/>
        <w:color w:val="000000"/>
        <w:spacing w:val="0"/>
        <w:w w:val="100"/>
        <w:kern w:val="0"/>
        <w:position w:val="0"/>
        <w:sz w:val="20"/>
        <w:vertAlign w:val="baseline"/>
      </w:rPr>
    </w:lvl>
    <w:lvl w:ilvl="3">
      <w:start w:val="1"/>
      <w:numFmt w:val="decimal"/>
      <w:suff w:val="nothing"/>
      <w:lvlText w:val="%1.%2.%3.%4."/>
      <w:lvlJc w:val="left"/>
      <w:pPr>
        <w:tabs>
          <w:tab w:val="num" w:pos="0"/>
        </w:tabs>
        <w:ind w:left="924" w:hanging="720"/>
      </w:pPr>
      <w:rPr>
        <w:b/>
        <w:bCs/>
        <w:caps w:val="0"/>
        <w:smallCaps w:val="0"/>
        <w:strike w:val="0"/>
        <w:dstrike w:val="0"/>
        <w:outline w:val="0"/>
        <w:emboss w:val="0"/>
        <w:imprint w:val="0"/>
        <w:color w:val="000000"/>
        <w:spacing w:val="0"/>
        <w:w w:val="100"/>
        <w:kern w:val="0"/>
        <w:position w:val="0"/>
        <w:sz w:val="20"/>
        <w:vertAlign w:val="baseline"/>
      </w:rPr>
    </w:lvl>
    <w:lvl w:ilvl="4">
      <w:start w:val="1"/>
      <w:numFmt w:val="decimal"/>
      <w:lvlText w:val="%1.%2.%3.%4.%5."/>
      <w:lvlJc w:val="left"/>
      <w:pPr>
        <w:tabs>
          <w:tab w:val="num" w:pos="0"/>
        </w:tabs>
        <w:ind w:left="1284" w:hanging="1080"/>
      </w:pPr>
      <w:rPr>
        <w:b/>
        <w:bCs/>
        <w:caps w:val="0"/>
        <w:smallCaps w:val="0"/>
        <w:strike w:val="0"/>
        <w:dstrike w:val="0"/>
        <w:outline w:val="0"/>
        <w:emboss w:val="0"/>
        <w:imprint w:val="0"/>
        <w:color w:val="000000"/>
        <w:spacing w:val="0"/>
        <w:w w:val="100"/>
        <w:kern w:val="0"/>
        <w:position w:val="0"/>
        <w:sz w:val="20"/>
        <w:vertAlign w:val="baseline"/>
      </w:rPr>
    </w:lvl>
    <w:lvl w:ilvl="5">
      <w:start w:val="1"/>
      <w:numFmt w:val="decimal"/>
      <w:suff w:val="nothing"/>
      <w:lvlText w:val="%1.%2.%3.%4.%5.%6."/>
      <w:lvlJc w:val="left"/>
      <w:pPr>
        <w:tabs>
          <w:tab w:val="num" w:pos="0"/>
        </w:tabs>
        <w:ind w:left="1284" w:hanging="1080"/>
      </w:pPr>
      <w:rPr>
        <w:b/>
        <w:bCs/>
        <w:caps w:val="0"/>
        <w:smallCaps w:val="0"/>
        <w:strike w:val="0"/>
        <w:dstrike w:val="0"/>
        <w:outline w:val="0"/>
        <w:emboss w:val="0"/>
        <w:imprint w:val="0"/>
        <w:color w:val="000000"/>
        <w:spacing w:val="0"/>
        <w:w w:val="100"/>
        <w:kern w:val="0"/>
        <w:position w:val="0"/>
        <w:sz w:val="20"/>
        <w:vertAlign w:val="baseline"/>
      </w:rPr>
    </w:lvl>
    <w:lvl w:ilvl="6">
      <w:start w:val="1"/>
      <w:numFmt w:val="decimal"/>
      <w:lvlText w:val="%1.%2.%3.%4.%5.%6.%7."/>
      <w:lvlJc w:val="left"/>
      <w:pPr>
        <w:tabs>
          <w:tab w:val="num" w:pos="0"/>
        </w:tabs>
        <w:ind w:left="1644" w:hanging="1440"/>
      </w:pPr>
      <w:rPr>
        <w:b/>
        <w:bCs/>
        <w:caps w:val="0"/>
        <w:smallCaps w:val="0"/>
        <w:strike w:val="0"/>
        <w:dstrike w:val="0"/>
        <w:outline w:val="0"/>
        <w:emboss w:val="0"/>
        <w:imprint w:val="0"/>
        <w:color w:val="000000"/>
        <w:spacing w:val="0"/>
        <w:w w:val="100"/>
        <w:kern w:val="0"/>
        <w:position w:val="0"/>
        <w:sz w:val="20"/>
        <w:vertAlign w:val="baseline"/>
      </w:rPr>
    </w:lvl>
    <w:lvl w:ilvl="7">
      <w:start w:val="1"/>
      <w:numFmt w:val="decimal"/>
      <w:suff w:val="nothing"/>
      <w:lvlText w:val="%1.%2.%3.%4.%5.%6.%7.%8."/>
      <w:lvlJc w:val="left"/>
      <w:pPr>
        <w:tabs>
          <w:tab w:val="num" w:pos="0"/>
        </w:tabs>
        <w:ind w:left="1644" w:hanging="1440"/>
      </w:pPr>
      <w:rPr>
        <w:b/>
        <w:bCs/>
        <w:caps w:val="0"/>
        <w:smallCaps w:val="0"/>
        <w:strike w:val="0"/>
        <w:dstrike w:val="0"/>
        <w:outline w:val="0"/>
        <w:emboss w:val="0"/>
        <w:imprint w:val="0"/>
        <w:color w:val="000000"/>
        <w:spacing w:val="0"/>
        <w:w w:val="100"/>
        <w:kern w:val="0"/>
        <w:position w:val="0"/>
        <w:sz w:val="20"/>
        <w:vertAlign w:val="baseline"/>
      </w:rPr>
    </w:lvl>
    <w:lvl w:ilvl="8">
      <w:start w:val="1"/>
      <w:numFmt w:val="decimal"/>
      <w:suff w:val="nothing"/>
      <w:lvlText w:val="%1.%2.%3.%4.%5.%6.%7.%8.%9."/>
      <w:lvlJc w:val="left"/>
      <w:pPr>
        <w:tabs>
          <w:tab w:val="num" w:pos="0"/>
        </w:tabs>
        <w:ind w:left="2004" w:hanging="1800"/>
      </w:pPr>
      <w:rPr>
        <w:b/>
        <w:bCs/>
        <w:caps w:val="0"/>
        <w:smallCaps w:val="0"/>
        <w:strike w:val="0"/>
        <w:dstrike w:val="0"/>
        <w:outline w:val="0"/>
        <w:emboss w:val="0"/>
        <w:imprint w:val="0"/>
        <w:color w:val="000000"/>
        <w:spacing w:val="0"/>
        <w:w w:val="100"/>
        <w:kern w:val="0"/>
        <w:position w:val="0"/>
        <w:sz w:val="20"/>
        <w:vertAlign w:val="baseline"/>
      </w:rPr>
    </w:lvl>
  </w:abstractNum>
  <w:abstractNum w:abstractNumId="3" w15:restartNumberingAfterBreak="0">
    <w:nsid w:val="14A25113"/>
    <w:multiLevelType w:val="multilevel"/>
    <w:tmpl w:val="285EE618"/>
    <w:lvl w:ilvl="0">
      <w:start w:val="1"/>
      <w:numFmt w:val="decimal"/>
      <w:lvlText w:val="%1."/>
      <w:lvlJc w:val="left"/>
      <w:pPr>
        <w:tabs>
          <w:tab w:val="num" w:pos="0"/>
        </w:tabs>
        <w:ind w:left="534" w:hanging="330"/>
      </w:pPr>
      <w:rPr>
        <w:caps w:val="0"/>
        <w:smallCaps w:val="0"/>
        <w:strike w:val="0"/>
        <w:dstrike w:val="0"/>
        <w:outline w:val="0"/>
        <w:emboss w:val="0"/>
        <w:imprint w:val="0"/>
        <w:spacing w:val="0"/>
        <w:w w:val="100"/>
        <w:kern w:val="0"/>
        <w:position w:val="0"/>
        <w:sz w:val="20"/>
        <w:vertAlign w:val="baseline"/>
      </w:rPr>
    </w:lvl>
    <w:lvl w:ilvl="1">
      <w:start w:val="1"/>
      <w:numFmt w:val="decimal"/>
      <w:suff w:val="nothing"/>
      <w:lvlText w:val="%1.%2."/>
      <w:lvlJc w:val="left"/>
      <w:pPr>
        <w:tabs>
          <w:tab w:val="num" w:pos="0"/>
        </w:tabs>
        <w:ind w:left="754" w:hanging="330"/>
      </w:pPr>
      <w:rPr>
        <w:caps w:val="0"/>
        <w:smallCaps w:val="0"/>
        <w:strike w:val="0"/>
        <w:dstrike w:val="0"/>
        <w:outline w:val="0"/>
        <w:emboss w:val="0"/>
        <w:imprint w:val="0"/>
        <w:color w:val="000000"/>
        <w:spacing w:val="0"/>
        <w:w w:val="100"/>
        <w:kern w:val="0"/>
        <w:position w:val="0"/>
        <w:sz w:val="20"/>
        <w:vertAlign w:val="baseline"/>
      </w:rPr>
    </w:lvl>
    <w:lvl w:ilvl="2">
      <w:start w:val="1"/>
      <w:numFmt w:val="decimal"/>
      <w:lvlText w:val="%1.%2.%3."/>
      <w:lvlJc w:val="left"/>
      <w:pPr>
        <w:tabs>
          <w:tab w:val="num" w:pos="0"/>
        </w:tabs>
        <w:ind w:left="1084" w:hanging="660"/>
      </w:pPr>
      <w:rPr>
        <w:caps w:val="0"/>
        <w:smallCaps w:val="0"/>
        <w:strike w:val="0"/>
        <w:dstrike w:val="0"/>
        <w:outline w:val="0"/>
        <w:emboss w:val="0"/>
        <w:imprint w:val="0"/>
        <w:color w:val="000000"/>
        <w:spacing w:val="0"/>
        <w:w w:val="100"/>
        <w:kern w:val="0"/>
        <w:position w:val="0"/>
        <w:sz w:val="20"/>
        <w:vertAlign w:val="baseline"/>
      </w:rPr>
    </w:lvl>
    <w:lvl w:ilvl="3">
      <w:start w:val="1"/>
      <w:numFmt w:val="decimal"/>
      <w:suff w:val="nothing"/>
      <w:lvlText w:val="%1.%2.%3.%4."/>
      <w:lvlJc w:val="left"/>
      <w:pPr>
        <w:tabs>
          <w:tab w:val="num" w:pos="0"/>
        </w:tabs>
        <w:ind w:left="1084" w:hanging="660"/>
      </w:pPr>
      <w:rPr>
        <w:caps w:val="0"/>
        <w:smallCaps w:val="0"/>
        <w:strike w:val="0"/>
        <w:dstrike w:val="0"/>
        <w:outline w:val="0"/>
        <w:emboss w:val="0"/>
        <w:imprint w:val="0"/>
        <w:color w:val="000000"/>
        <w:spacing w:val="0"/>
        <w:w w:val="100"/>
        <w:kern w:val="0"/>
        <w:position w:val="0"/>
        <w:sz w:val="20"/>
        <w:vertAlign w:val="baseline"/>
      </w:rPr>
    </w:lvl>
    <w:lvl w:ilvl="4">
      <w:start w:val="1"/>
      <w:numFmt w:val="decimal"/>
      <w:lvlText w:val="%1.%2.%3.%4.%5."/>
      <w:lvlJc w:val="left"/>
      <w:pPr>
        <w:tabs>
          <w:tab w:val="num" w:pos="0"/>
        </w:tabs>
        <w:ind w:left="1414" w:hanging="990"/>
      </w:pPr>
      <w:rPr>
        <w:caps w:val="0"/>
        <w:smallCaps w:val="0"/>
        <w:strike w:val="0"/>
        <w:dstrike w:val="0"/>
        <w:outline w:val="0"/>
        <w:emboss w:val="0"/>
        <w:imprint w:val="0"/>
        <w:color w:val="000000"/>
        <w:spacing w:val="0"/>
        <w:w w:val="100"/>
        <w:kern w:val="0"/>
        <w:position w:val="0"/>
        <w:sz w:val="20"/>
        <w:vertAlign w:val="baseline"/>
      </w:rPr>
    </w:lvl>
    <w:lvl w:ilvl="5">
      <w:start w:val="1"/>
      <w:numFmt w:val="decimal"/>
      <w:suff w:val="nothing"/>
      <w:lvlText w:val="%1.%2.%3.%4.%5.%6."/>
      <w:lvlJc w:val="left"/>
      <w:pPr>
        <w:tabs>
          <w:tab w:val="num" w:pos="0"/>
        </w:tabs>
        <w:ind w:left="1414" w:hanging="990"/>
      </w:pPr>
      <w:rPr>
        <w:caps w:val="0"/>
        <w:smallCaps w:val="0"/>
        <w:strike w:val="0"/>
        <w:dstrike w:val="0"/>
        <w:outline w:val="0"/>
        <w:emboss w:val="0"/>
        <w:imprint w:val="0"/>
        <w:color w:val="000000"/>
        <w:spacing w:val="0"/>
        <w:w w:val="100"/>
        <w:kern w:val="0"/>
        <w:position w:val="0"/>
        <w:sz w:val="20"/>
        <w:vertAlign w:val="baseline"/>
      </w:rPr>
    </w:lvl>
    <w:lvl w:ilvl="6">
      <w:start w:val="1"/>
      <w:numFmt w:val="decimal"/>
      <w:lvlText w:val="%1.%2.%3.%4.%5.%6.%7."/>
      <w:lvlJc w:val="left"/>
      <w:pPr>
        <w:tabs>
          <w:tab w:val="num" w:pos="0"/>
        </w:tabs>
        <w:ind w:left="1744" w:hanging="1320"/>
      </w:pPr>
      <w:rPr>
        <w:caps w:val="0"/>
        <w:smallCaps w:val="0"/>
        <w:strike w:val="0"/>
        <w:dstrike w:val="0"/>
        <w:outline w:val="0"/>
        <w:emboss w:val="0"/>
        <w:imprint w:val="0"/>
        <w:color w:val="000000"/>
        <w:spacing w:val="0"/>
        <w:w w:val="100"/>
        <w:kern w:val="0"/>
        <w:position w:val="0"/>
        <w:sz w:val="20"/>
        <w:vertAlign w:val="baseline"/>
      </w:rPr>
    </w:lvl>
    <w:lvl w:ilvl="7">
      <w:start w:val="1"/>
      <w:numFmt w:val="decimal"/>
      <w:suff w:val="nothing"/>
      <w:lvlText w:val="%1.%2.%3.%4.%5.%6.%7.%8."/>
      <w:lvlJc w:val="left"/>
      <w:pPr>
        <w:tabs>
          <w:tab w:val="num" w:pos="0"/>
        </w:tabs>
        <w:ind w:left="1744" w:hanging="1320"/>
      </w:pPr>
      <w:rPr>
        <w:caps w:val="0"/>
        <w:smallCaps w:val="0"/>
        <w:strike w:val="0"/>
        <w:dstrike w:val="0"/>
        <w:outline w:val="0"/>
        <w:emboss w:val="0"/>
        <w:imprint w:val="0"/>
        <w:color w:val="000000"/>
        <w:spacing w:val="0"/>
        <w:w w:val="100"/>
        <w:kern w:val="0"/>
        <w:position w:val="0"/>
        <w:sz w:val="20"/>
        <w:vertAlign w:val="baseline"/>
      </w:rPr>
    </w:lvl>
    <w:lvl w:ilvl="8">
      <w:start w:val="1"/>
      <w:numFmt w:val="decimal"/>
      <w:lvlText w:val="%1.%2.%3.%4.%5.%6.%7.%8.%9."/>
      <w:lvlJc w:val="left"/>
      <w:pPr>
        <w:tabs>
          <w:tab w:val="num" w:pos="0"/>
        </w:tabs>
        <w:ind w:left="2074" w:hanging="1650"/>
      </w:pPr>
      <w:rPr>
        <w:caps w:val="0"/>
        <w:smallCaps w:val="0"/>
        <w:strike w:val="0"/>
        <w:dstrike w:val="0"/>
        <w:outline w:val="0"/>
        <w:emboss w:val="0"/>
        <w:imprint w:val="0"/>
        <w:color w:val="000000"/>
        <w:spacing w:val="0"/>
        <w:w w:val="100"/>
        <w:kern w:val="0"/>
        <w:position w:val="0"/>
        <w:sz w:val="20"/>
        <w:vertAlign w:val="baseline"/>
      </w:rPr>
    </w:lvl>
  </w:abstractNum>
  <w:abstractNum w:abstractNumId="4" w15:restartNumberingAfterBreak="0">
    <w:nsid w:val="15522532"/>
    <w:multiLevelType w:val="multilevel"/>
    <w:tmpl w:val="40964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B7189D"/>
    <w:multiLevelType w:val="multilevel"/>
    <w:tmpl w:val="F788BADE"/>
    <w:lvl w:ilvl="0">
      <w:start w:val="1"/>
      <w:numFmt w:val="decimal"/>
      <w:lvlText w:val="%1."/>
      <w:lvlJc w:val="left"/>
      <w:pPr>
        <w:tabs>
          <w:tab w:val="num" w:pos="0"/>
        </w:tabs>
        <w:ind w:left="564" w:hanging="360"/>
      </w:pPr>
      <w:rPr>
        <w:b/>
        <w:bCs/>
        <w:caps w:val="0"/>
        <w:smallCaps w:val="0"/>
        <w:strike w:val="0"/>
        <w:dstrike w:val="0"/>
        <w:outline w:val="0"/>
        <w:emboss w:val="0"/>
        <w:imprint w:val="0"/>
        <w:spacing w:val="0"/>
        <w:w w:val="100"/>
        <w:kern w:val="0"/>
        <w:position w:val="0"/>
        <w:sz w:val="20"/>
        <w:vertAlign w:val="baseline"/>
      </w:rPr>
    </w:lvl>
    <w:lvl w:ilvl="1">
      <w:start w:val="1"/>
      <w:numFmt w:val="decimal"/>
      <w:suff w:val="nothing"/>
      <w:lvlText w:val="%1.%2."/>
      <w:lvlJc w:val="left"/>
      <w:pPr>
        <w:tabs>
          <w:tab w:val="num" w:pos="0"/>
        </w:tabs>
        <w:ind w:left="564" w:hanging="360"/>
      </w:pPr>
      <w:rPr>
        <w:b/>
        <w:bCs/>
        <w:caps w:val="0"/>
        <w:smallCaps w:val="0"/>
        <w:strike w:val="0"/>
        <w:dstrike w:val="0"/>
        <w:outline w:val="0"/>
        <w:emboss w:val="0"/>
        <w:imprint w:val="0"/>
        <w:color w:val="000000"/>
        <w:spacing w:val="0"/>
        <w:w w:val="100"/>
        <w:kern w:val="0"/>
        <w:position w:val="0"/>
        <w:sz w:val="20"/>
        <w:vertAlign w:val="baseline"/>
      </w:rPr>
    </w:lvl>
    <w:lvl w:ilvl="2">
      <w:start w:val="1"/>
      <w:numFmt w:val="decimal"/>
      <w:lvlText w:val="%1.%2.%3."/>
      <w:lvlJc w:val="left"/>
      <w:pPr>
        <w:tabs>
          <w:tab w:val="num" w:pos="0"/>
        </w:tabs>
        <w:ind w:left="924" w:hanging="720"/>
      </w:pPr>
      <w:rPr>
        <w:b/>
        <w:bCs/>
        <w:caps w:val="0"/>
        <w:smallCaps w:val="0"/>
        <w:strike w:val="0"/>
        <w:dstrike w:val="0"/>
        <w:outline w:val="0"/>
        <w:emboss w:val="0"/>
        <w:imprint w:val="0"/>
        <w:color w:val="000000"/>
        <w:spacing w:val="0"/>
        <w:w w:val="100"/>
        <w:kern w:val="0"/>
        <w:position w:val="0"/>
        <w:sz w:val="20"/>
        <w:vertAlign w:val="baseline"/>
      </w:rPr>
    </w:lvl>
    <w:lvl w:ilvl="3">
      <w:start w:val="1"/>
      <w:numFmt w:val="decimal"/>
      <w:suff w:val="nothing"/>
      <w:lvlText w:val="%1.%2.%3.%4."/>
      <w:lvlJc w:val="left"/>
      <w:pPr>
        <w:tabs>
          <w:tab w:val="num" w:pos="0"/>
        </w:tabs>
        <w:ind w:left="924" w:hanging="720"/>
      </w:pPr>
      <w:rPr>
        <w:b/>
        <w:bCs/>
        <w:caps w:val="0"/>
        <w:smallCaps w:val="0"/>
        <w:strike w:val="0"/>
        <w:dstrike w:val="0"/>
        <w:outline w:val="0"/>
        <w:emboss w:val="0"/>
        <w:imprint w:val="0"/>
        <w:color w:val="000000"/>
        <w:spacing w:val="0"/>
        <w:w w:val="100"/>
        <w:kern w:val="0"/>
        <w:position w:val="0"/>
        <w:sz w:val="20"/>
        <w:vertAlign w:val="baseline"/>
      </w:rPr>
    </w:lvl>
    <w:lvl w:ilvl="4">
      <w:start w:val="1"/>
      <w:numFmt w:val="decimal"/>
      <w:lvlText w:val="%1.%2.%3.%4.%5."/>
      <w:lvlJc w:val="left"/>
      <w:pPr>
        <w:tabs>
          <w:tab w:val="num" w:pos="0"/>
        </w:tabs>
        <w:ind w:left="1284" w:hanging="1080"/>
      </w:pPr>
      <w:rPr>
        <w:b/>
        <w:bCs/>
        <w:caps w:val="0"/>
        <w:smallCaps w:val="0"/>
        <w:strike w:val="0"/>
        <w:dstrike w:val="0"/>
        <w:outline w:val="0"/>
        <w:emboss w:val="0"/>
        <w:imprint w:val="0"/>
        <w:color w:val="000000"/>
        <w:spacing w:val="0"/>
        <w:w w:val="100"/>
        <w:kern w:val="0"/>
        <w:position w:val="0"/>
        <w:sz w:val="20"/>
        <w:vertAlign w:val="baseline"/>
      </w:rPr>
    </w:lvl>
    <w:lvl w:ilvl="5">
      <w:start w:val="1"/>
      <w:numFmt w:val="decimal"/>
      <w:suff w:val="nothing"/>
      <w:lvlText w:val="%1.%2.%3.%4.%5.%6."/>
      <w:lvlJc w:val="left"/>
      <w:pPr>
        <w:tabs>
          <w:tab w:val="num" w:pos="0"/>
        </w:tabs>
        <w:ind w:left="1284" w:hanging="1080"/>
      </w:pPr>
      <w:rPr>
        <w:b/>
        <w:bCs/>
        <w:caps w:val="0"/>
        <w:smallCaps w:val="0"/>
        <w:strike w:val="0"/>
        <w:dstrike w:val="0"/>
        <w:outline w:val="0"/>
        <w:emboss w:val="0"/>
        <w:imprint w:val="0"/>
        <w:color w:val="000000"/>
        <w:spacing w:val="0"/>
        <w:w w:val="100"/>
        <w:kern w:val="0"/>
        <w:position w:val="0"/>
        <w:sz w:val="20"/>
        <w:vertAlign w:val="baseline"/>
      </w:rPr>
    </w:lvl>
    <w:lvl w:ilvl="6">
      <w:start w:val="1"/>
      <w:numFmt w:val="decimal"/>
      <w:lvlText w:val="%1.%2.%3.%4.%5.%6.%7."/>
      <w:lvlJc w:val="left"/>
      <w:pPr>
        <w:tabs>
          <w:tab w:val="num" w:pos="0"/>
        </w:tabs>
        <w:ind w:left="1644" w:hanging="1440"/>
      </w:pPr>
      <w:rPr>
        <w:b/>
        <w:bCs/>
        <w:caps w:val="0"/>
        <w:smallCaps w:val="0"/>
        <w:strike w:val="0"/>
        <w:dstrike w:val="0"/>
        <w:outline w:val="0"/>
        <w:emboss w:val="0"/>
        <w:imprint w:val="0"/>
        <w:color w:val="000000"/>
        <w:spacing w:val="0"/>
        <w:w w:val="100"/>
        <w:kern w:val="0"/>
        <w:position w:val="0"/>
        <w:sz w:val="20"/>
        <w:vertAlign w:val="baseline"/>
      </w:rPr>
    </w:lvl>
    <w:lvl w:ilvl="7">
      <w:start w:val="1"/>
      <w:numFmt w:val="decimal"/>
      <w:suff w:val="nothing"/>
      <w:lvlText w:val="%1.%2.%3.%4.%5.%6.%7.%8."/>
      <w:lvlJc w:val="left"/>
      <w:pPr>
        <w:tabs>
          <w:tab w:val="num" w:pos="0"/>
        </w:tabs>
        <w:ind w:left="1644" w:hanging="1440"/>
      </w:pPr>
      <w:rPr>
        <w:b/>
        <w:bCs/>
        <w:caps w:val="0"/>
        <w:smallCaps w:val="0"/>
        <w:strike w:val="0"/>
        <w:dstrike w:val="0"/>
        <w:outline w:val="0"/>
        <w:emboss w:val="0"/>
        <w:imprint w:val="0"/>
        <w:color w:val="000000"/>
        <w:spacing w:val="0"/>
        <w:w w:val="100"/>
        <w:kern w:val="0"/>
        <w:position w:val="0"/>
        <w:sz w:val="20"/>
        <w:vertAlign w:val="baseline"/>
      </w:rPr>
    </w:lvl>
    <w:lvl w:ilvl="8">
      <w:start w:val="1"/>
      <w:numFmt w:val="decimal"/>
      <w:suff w:val="nothing"/>
      <w:lvlText w:val="%1.%2.%3.%4.%5.%6.%7.%8.%9."/>
      <w:lvlJc w:val="left"/>
      <w:pPr>
        <w:tabs>
          <w:tab w:val="num" w:pos="0"/>
        </w:tabs>
        <w:ind w:left="2004" w:hanging="1800"/>
      </w:pPr>
      <w:rPr>
        <w:b/>
        <w:bCs/>
        <w:caps w:val="0"/>
        <w:smallCaps w:val="0"/>
        <w:strike w:val="0"/>
        <w:dstrike w:val="0"/>
        <w:outline w:val="0"/>
        <w:emboss w:val="0"/>
        <w:imprint w:val="0"/>
        <w:color w:val="000000"/>
        <w:spacing w:val="0"/>
        <w:w w:val="100"/>
        <w:kern w:val="0"/>
        <w:position w:val="0"/>
        <w:sz w:val="20"/>
        <w:vertAlign w:val="baseline"/>
      </w:rPr>
    </w:lvl>
  </w:abstractNum>
  <w:abstractNum w:abstractNumId="6" w15:restartNumberingAfterBreak="0">
    <w:nsid w:val="193F38E6"/>
    <w:multiLevelType w:val="multilevel"/>
    <w:tmpl w:val="3BDCD0AE"/>
    <w:lvl w:ilvl="0">
      <w:start w:val="1"/>
      <w:numFmt w:val="decimal"/>
      <w:lvlText w:val="%1."/>
      <w:lvlJc w:val="left"/>
      <w:pPr>
        <w:tabs>
          <w:tab w:val="num" w:pos="0"/>
        </w:tabs>
        <w:ind w:left="534" w:hanging="330"/>
      </w:pPr>
      <w:rPr>
        <w:caps w:val="0"/>
        <w:smallCaps w:val="0"/>
        <w:strike w:val="0"/>
        <w:dstrike w:val="0"/>
        <w:outline w:val="0"/>
        <w:emboss w:val="0"/>
        <w:imprint w:val="0"/>
        <w:spacing w:val="0"/>
        <w:w w:val="100"/>
        <w:kern w:val="0"/>
        <w:position w:val="0"/>
        <w:sz w:val="20"/>
        <w:vertAlign w:val="baseline"/>
      </w:rPr>
    </w:lvl>
    <w:lvl w:ilvl="1">
      <w:start w:val="1"/>
      <w:numFmt w:val="decimal"/>
      <w:suff w:val="nothing"/>
      <w:lvlText w:val="%1.%2."/>
      <w:lvlJc w:val="left"/>
      <w:pPr>
        <w:tabs>
          <w:tab w:val="num" w:pos="0"/>
        </w:tabs>
        <w:ind w:left="754" w:hanging="330"/>
      </w:pPr>
      <w:rPr>
        <w:caps w:val="0"/>
        <w:smallCaps w:val="0"/>
        <w:strike w:val="0"/>
        <w:dstrike w:val="0"/>
        <w:outline w:val="0"/>
        <w:emboss w:val="0"/>
        <w:imprint w:val="0"/>
        <w:color w:val="000000"/>
        <w:spacing w:val="0"/>
        <w:w w:val="100"/>
        <w:kern w:val="0"/>
        <w:position w:val="0"/>
        <w:sz w:val="20"/>
        <w:vertAlign w:val="baseline"/>
      </w:rPr>
    </w:lvl>
    <w:lvl w:ilvl="2">
      <w:start w:val="1"/>
      <w:numFmt w:val="decimal"/>
      <w:lvlText w:val="%1.%2.%3."/>
      <w:lvlJc w:val="left"/>
      <w:pPr>
        <w:tabs>
          <w:tab w:val="num" w:pos="0"/>
        </w:tabs>
        <w:ind w:left="1084" w:hanging="660"/>
      </w:pPr>
      <w:rPr>
        <w:caps w:val="0"/>
        <w:smallCaps w:val="0"/>
        <w:strike w:val="0"/>
        <w:dstrike w:val="0"/>
        <w:outline w:val="0"/>
        <w:emboss w:val="0"/>
        <w:imprint w:val="0"/>
        <w:color w:val="000000"/>
        <w:spacing w:val="0"/>
        <w:w w:val="100"/>
        <w:kern w:val="0"/>
        <w:position w:val="0"/>
        <w:sz w:val="20"/>
        <w:vertAlign w:val="baseline"/>
      </w:rPr>
    </w:lvl>
    <w:lvl w:ilvl="3">
      <w:start w:val="1"/>
      <w:numFmt w:val="decimal"/>
      <w:suff w:val="nothing"/>
      <w:lvlText w:val="%1.%2.%3.%4."/>
      <w:lvlJc w:val="left"/>
      <w:pPr>
        <w:tabs>
          <w:tab w:val="num" w:pos="0"/>
        </w:tabs>
        <w:ind w:left="1084" w:hanging="660"/>
      </w:pPr>
      <w:rPr>
        <w:caps w:val="0"/>
        <w:smallCaps w:val="0"/>
        <w:strike w:val="0"/>
        <w:dstrike w:val="0"/>
        <w:outline w:val="0"/>
        <w:emboss w:val="0"/>
        <w:imprint w:val="0"/>
        <w:color w:val="000000"/>
        <w:spacing w:val="0"/>
        <w:w w:val="100"/>
        <w:kern w:val="0"/>
        <w:position w:val="0"/>
        <w:sz w:val="20"/>
        <w:vertAlign w:val="baseline"/>
      </w:rPr>
    </w:lvl>
    <w:lvl w:ilvl="4">
      <w:start w:val="1"/>
      <w:numFmt w:val="decimal"/>
      <w:lvlText w:val="%1.%2.%3.%4.%5."/>
      <w:lvlJc w:val="left"/>
      <w:pPr>
        <w:tabs>
          <w:tab w:val="num" w:pos="0"/>
        </w:tabs>
        <w:ind w:left="1414" w:hanging="990"/>
      </w:pPr>
      <w:rPr>
        <w:caps w:val="0"/>
        <w:smallCaps w:val="0"/>
        <w:strike w:val="0"/>
        <w:dstrike w:val="0"/>
        <w:outline w:val="0"/>
        <w:emboss w:val="0"/>
        <w:imprint w:val="0"/>
        <w:color w:val="000000"/>
        <w:spacing w:val="0"/>
        <w:w w:val="100"/>
        <w:kern w:val="0"/>
        <w:position w:val="0"/>
        <w:sz w:val="20"/>
        <w:vertAlign w:val="baseline"/>
      </w:rPr>
    </w:lvl>
    <w:lvl w:ilvl="5">
      <w:start w:val="1"/>
      <w:numFmt w:val="decimal"/>
      <w:suff w:val="nothing"/>
      <w:lvlText w:val="%1.%2.%3.%4.%5.%6."/>
      <w:lvlJc w:val="left"/>
      <w:pPr>
        <w:tabs>
          <w:tab w:val="num" w:pos="0"/>
        </w:tabs>
        <w:ind w:left="1414" w:hanging="990"/>
      </w:pPr>
      <w:rPr>
        <w:caps w:val="0"/>
        <w:smallCaps w:val="0"/>
        <w:strike w:val="0"/>
        <w:dstrike w:val="0"/>
        <w:outline w:val="0"/>
        <w:emboss w:val="0"/>
        <w:imprint w:val="0"/>
        <w:color w:val="000000"/>
        <w:spacing w:val="0"/>
        <w:w w:val="100"/>
        <w:kern w:val="0"/>
        <w:position w:val="0"/>
        <w:sz w:val="20"/>
        <w:vertAlign w:val="baseline"/>
      </w:rPr>
    </w:lvl>
    <w:lvl w:ilvl="6">
      <w:start w:val="1"/>
      <w:numFmt w:val="decimal"/>
      <w:lvlText w:val="%1.%2.%3.%4.%5.%6.%7."/>
      <w:lvlJc w:val="left"/>
      <w:pPr>
        <w:tabs>
          <w:tab w:val="num" w:pos="0"/>
        </w:tabs>
        <w:ind w:left="1744" w:hanging="1320"/>
      </w:pPr>
      <w:rPr>
        <w:caps w:val="0"/>
        <w:smallCaps w:val="0"/>
        <w:strike w:val="0"/>
        <w:dstrike w:val="0"/>
        <w:outline w:val="0"/>
        <w:emboss w:val="0"/>
        <w:imprint w:val="0"/>
        <w:color w:val="000000"/>
        <w:spacing w:val="0"/>
        <w:w w:val="100"/>
        <w:kern w:val="0"/>
        <w:position w:val="0"/>
        <w:sz w:val="20"/>
        <w:vertAlign w:val="baseline"/>
      </w:rPr>
    </w:lvl>
    <w:lvl w:ilvl="7">
      <w:start w:val="1"/>
      <w:numFmt w:val="decimal"/>
      <w:suff w:val="nothing"/>
      <w:lvlText w:val="%1.%2.%3.%4.%5.%6.%7.%8."/>
      <w:lvlJc w:val="left"/>
      <w:pPr>
        <w:tabs>
          <w:tab w:val="num" w:pos="0"/>
        </w:tabs>
        <w:ind w:left="1744" w:hanging="1320"/>
      </w:pPr>
      <w:rPr>
        <w:caps w:val="0"/>
        <w:smallCaps w:val="0"/>
        <w:strike w:val="0"/>
        <w:dstrike w:val="0"/>
        <w:outline w:val="0"/>
        <w:emboss w:val="0"/>
        <w:imprint w:val="0"/>
        <w:color w:val="000000"/>
        <w:spacing w:val="0"/>
        <w:w w:val="100"/>
        <w:kern w:val="0"/>
        <w:position w:val="0"/>
        <w:sz w:val="20"/>
        <w:vertAlign w:val="baseline"/>
      </w:rPr>
    </w:lvl>
    <w:lvl w:ilvl="8">
      <w:start w:val="1"/>
      <w:numFmt w:val="decimal"/>
      <w:lvlText w:val="%1.%2.%3.%4.%5.%6.%7.%8.%9."/>
      <w:lvlJc w:val="left"/>
      <w:pPr>
        <w:tabs>
          <w:tab w:val="num" w:pos="0"/>
        </w:tabs>
        <w:ind w:left="2074" w:hanging="1650"/>
      </w:pPr>
      <w:rPr>
        <w:caps w:val="0"/>
        <w:smallCaps w:val="0"/>
        <w:strike w:val="0"/>
        <w:dstrike w:val="0"/>
        <w:outline w:val="0"/>
        <w:emboss w:val="0"/>
        <w:imprint w:val="0"/>
        <w:color w:val="000000"/>
        <w:spacing w:val="0"/>
        <w:w w:val="100"/>
        <w:kern w:val="0"/>
        <w:position w:val="0"/>
        <w:sz w:val="20"/>
        <w:vertAlign w:val="baseline"/>
      </w:rPr>
    </w:lvl>
  </w:abstractNum>
  <w:abstractNum w:abstractNumId="7" w15:restartNumberingAfterBreak="0">
    <w:nsid w:val="19AC0E5D"/>
    <w:multiLevelType w:val="multilevel"/>
    <w:tmpl w:val="53C296A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1E085315"/>
    <w:multiLevelType w:val="multilevel"/>
    <w:tmpl w:val="3754213E"/>
    <w:lvl w:ilvl="0">
      <w:start w:val="1"/>
      <w:numFmt w:val="bullet"/>
      <w:lvlText w:val=""/>
      <w:lvlJc w:val="left"/>
      <w:pPr>
        <w:tabs>
          <w:tab w:val="num" w:pos="0"/>
        </w:tabs>
        <w:ind w:left="660" w:hanging="300"/>
      </w:pPr>
      <w:rPr>
        <w:rFonts w:ascii="Wingdings" w:hAnsi="Wingdings" w:cs="Wingdings" w:hint="default"/>
        <w:caps w:val="0"/>
        <w:smallCaps w:val="0"/>
        <w:strike w:val="0"/>
        <w:dstrike w:val="0"/>
        <w:outline w:val="0"/>
        <w:emboss w:val="0"/>
        <w:imprint w:val="0"/>
        <w:spacing w:val="0"/>
        <w:w w:val="100"/>
        <w:kern w:val="0"/>
        <w:position w:val="0"/>
        <w:sz w:val="20"/>
        <w:szCs w:val="20"/>
        <w:vertAlign w:val="baseline"/>
      </w:rPr>
    </w:lvl>
    <w:lvl w:ilvl="1">
      <w:start w:val="1"/>
      <w:numFmt w:val="bullet"/>
      <w:lvlText w:val=""/>
      <w:lvlJc w:val="left"/>
      <w:pPr>
        <w:tabs>
          <w:tab w:val="num" w:pos="0"/>
        </w:tabs>
        <w:ind w:left="1380" w:hanging="300"/>
      </w:pPr>
      <w:rPr>
        <w:rFonts w:ascii="Wingdings 2" w:hAnsi="Wingdings 2" w:cs="Wingdings 2" w:hint="default"/>
        <w:caps w:val="0"/>
        <w:smallCaps w:val="0"/>
        <w:strike w:val="0"/>
        <w:dstrike w:val="0"/>
        <w:outline w:val="0"/>
        <w:emboss w:val="0"/>
        <w:imprint w:val="0"/>
        <w:spacing w:val="0"/>
        <w:w w:val="100"/>
        <w:kern w:val="0"/>
        <w:position w:val="0"/>
        <w:sz w:val="20"/>
        <w:szCs w:val="20"/>
        <w:vertAlign w:val="baseline"/>
      </w:rPr>
    </w:lvl>
    <w:lvl w:ilvl="2">
      <w:start w:val="1"/>
      <w:numFmt w:val="bullet"/>
      <w:lvlText w:val="■"/>
      <w:lvlJc w:val="left"/>
      <w:pPr>
        <w:tabs>
          <w:tab w:val="num" w:pos="0"/>
        </w:tabs>
        <w:ind w:left="2100" w:hanging="300"/>
      </w:pPr>
      <w:rPr>
        <w:rFonts w:ascii="OpenSymbol" w:hAnsi="OpenSymbol" w:cs="OpenSymbol" w:hint="default"/>
        <w:caps w:val="0"/>
        <w:smallCaps w:val="0"/>
        <w:strike w:val="0"/>
        <w:dstrike w:val="0"/>
        <w:outline w:val="0"/>
        <w:emboss w:val="0"/>
        <w:imprint w:val="0"/>
        <w:spacing w:val="0"/>
        <w:w w:val="100"/>
        <w:kern w:val="0"/>
        <w:position w:val="0"/>
        <w:sz w:val="20"/>
        <w:szCs w:val="20"/>
        <w:vertAlign w:val="baseline"/>
      </w:rPr>
    </w:lvl>
    <w:lvl w:ilvl="3">
      <w:start w:val="1"/>
      <w:numFmt w:val="bullet"/>
      <w:lvlText w:val=""/>
      <w:lvlJc w:val="left"/>
      <w:pPr>
        <w:tabs>
          <w:tab w:val="num" w:pos="0"/>
        </w:tabs>
        <w:ind w:left="2820" w:hanging="300"/>
      </w:pPr>
      <w:rPr>
        <w:rFonts w:ascii="Wingdings" w:hAnsi="Wingdings" w:cs="Wingdings" w:hint="default"/>
        <w:caps w:val="0"/>
        <w:smallCaps w:val="0"/>
        <w:strike w:val="0"/>
        <w:dstrike w:val="0"/>
        <w:outline w:val="0"/>
        <w:emboss w:val="0"/>
        <w:imprint w:val="0"/>
        <w:spacing w:val="0"/>
        <w:w w:val="100"/>
        <w:kern w:val="0"/>
        <w:position w:val="0"/>
        <w:sz w:val="20"/>
        <w:szCs w:val="20"/>
        <w:vertAlign w:val="baseline"/>
      </w:rPr>
    </w:lvl>
    <w:lvl w:ilvl="4">
      <w:start w:val="1"/>
      <w:numFmt w:val="bullet"/>
      <w:lvlText w:val=""/>
      <w:lvlJc w:val="left"/>
      <w:pPr>
        <w:tabs>
          <w:tab w:val="num" w:pos="0"/>
        </w:tabs>
        <w:ind w:left="3540" w:hanging="300"/>
      </w:pPr>
      <w:rPr>
        <w:rFonts w:ascii="Wingdings 2" w:hAnsi="Wingdings 2" w:cs="Wingdings 2" w:hint="default"/>
        <w:caps w:val="0"/>
        <w:smallCaps w:val="0"/>
        <w:strike w:val="0"/>
        <w:dstrike w:val="0"/>
        <w:outline w:val="0"/>
        <w:emboss w:val="0"/>
        <w:imprint w:val="0"/>
        <w:spacing w:val="0"/>
        <w:w w:val="100"/>
        <w:kern w:val="0"/>
        <w:position w:val="0"/>
        <w:sz w:val="20"/>
        <w:szCs w:val="20"/>
        <w:vertAlign w:val="baseline"/>
      </w:rPr>
    </w:lvl>
    <w:lvl w:ilvl="5">
      <w:start w:val="1"/>
      <w:numFmt w:val="bullet"/>
      <w:lvlText w:val="■"/>
      <w:lvlJc w:val="left"/>
      <w:pPr>
        <w:tabs>
          <w:tab w:val="num" w:pos="0"/>
        </w:tabs>
        <w:ind w:left="4260" w:hanging="300"/>
      </w:pPr>
      <w:rPr>
        <w:rFonts w:ascii="OpenSymbol" w:hAnsi="OpenSymbol" w:cs="OpenSymbol" w:hint="default"/>
        <w:caps w:val="0"/>
        <w:smallCaps w:val="0"/>
        <w:strike w:val="0"/>
        <w:dstrike w:val="0"/>
        <w:outline w:val="0"/>
        <w:emboss w:val="0"/>
        <w:imprint w:val="0"/>
        <w:spacing w:val="0"/>
        <w:w w:val="100"/>
        <w:kern w:val="0"/>
        <w:position w:val="0"/>
        <w:sz w:val="20"/>
        <w:szCs w:val="20"/>
        <w:vertAlign w:val="baseline"/>
      </w:rPr>
    </w:lvl>
    <w:lvl w:ilvl="6">
      <w:start w:val="1"/>
      <w:numFmt w:val="bullet"/>
      <w:lvlText w:val=""/>
      <w:lvlJc w:val="left"/>
      <w:pPr>
        <w:tabs>
          <w:tab w:val="num" w:pos="0"/>
        </w:tabs>
        <w:ind w:left="4980" w:hanging="300"/>
      </w:pPr>
      <w:rPr>
        <w:rFonts w:ascii="Wingdings" w:hAnsi="Wingdings" w:cs="Wingdings" w:hint="default"/>
        <w:caps w:val="0"/>
        <w:smallCaps w:val="0"/>
        <w:strike w:val="0"/>
        <w:dstrike w:val="0"/>
        <w:outline w:val="0"/>
        <w:emboss w:val="0"/>
        <w:imprint w:val="0"/>
        <w:spacing w:val="0"/>
        <w:w w:val="100"/>
        <w:kern w:val="0"/>
        <w:position w:val="0"/>
        <w:sz w:val="20"/>
        <w:szCs w:val="20"/>
        <w:vertAlign w:val="baseline"/>
      </w:rPr>
    </w:lvl>
    <w:lvl w:ilvl="7">
      <w:start w:val="1"/>
      <w:numFmt w:val="bullet"/>
      <w:lvlText w:val=""/>
      <w:lvlJc w:val="left"/>
      <w:pPr>
        <w:tabs>
          <w:tab w:val="num" w:pos="0"/>
        </w:tabs>
        <w:ind w:left="5700" w:hanging="300"/>
      </w:pPr>
      <w:rPr>
        <w:rFonts w:ascii="Wingdings" w:hAnsi="Wingdings" w:cs="Wingdings" w:hint="default"/>
        <w:caps w:val="0"/>
        <w:smallCaps w:val="0"/>
        <w:strike w:val="0"/>
        <w:dstrike w:val="0"/>
        <w:outline w:val="0"/>
        <w:emboss w:val="0"/>
        <w:imprint w:val="0"/>
        <w:spacing w:val="0"/>
        <w:w w:val="100"/>
        <w:kern w:val="0"/>
        <w:position w:val="0"/>
        <w:sz w:val="20"/>
        <w:szCs w:val="20"/>
        <w:vertAlign w:val="baseline"/>
      </w:rPr>
    </w:lvl>
    <w:lvl w:ilvl="8">
      <w:start w:val="1"/>
      <w:numFmt w:val="bullet"/>
      <w:lvlText w:val=""/>
      <w:lvlJc w:val="left"/>
      <w:pPr>
        <w:tabs>
          <w:tab w:val="num" w:pos="0"/>
        </w:tabs>
        <w:ind w:left="6420" w:hanging="300"/>
      </w:pPr>
      <w:rPr>
        <w:rFonts w:ascii="Wingdings" w:hAnsi="Wingdings" w:cs="Wingdings" w:hint="default"/>
        <w:caps w:val="0"/>
        <w:smallCaps w:val="0"/>
        <w:strike w:val="0"/>
        <w:dstrike w:val="0"/>
        <w:outline w:val="0"/>
        <w:emboss w:val="0"/>
        <w:imprint w:val="0"/>
        <w:spacing w:val="0"/>
        <w:w w:val="100"/>
        <w:kern w:val="0"/>
        <w:position w:val="0"/>
        <w:sz w:val="20"/>
        <w:szCs w:val="20"/>
        <w:vertAlign w:val="baseline"/>
      </w:rPr>
    </w:lvl>
  </w:abstractNum>
  <w:abstractNum w:abstractNumId="9" w15:restartNumberingAfterBreak="0">
    <w:nsid w:val="20FD476C"/>
    <w:multiLevelType w:val="multilevel"/>
    <w:tmpl w:val="71DA2A08"/>
    <w:lvl w:ilvl="0">
      <w:start w:val="1"/>
      <w:numFmt w:val="decimal"/>
      <w:lvlText w:val="%1."/>
      <w:lvlJc w:val="left"/>
      <w:pPr>
        <w:tabs>
          <w:tab w:val="num" w:pos="0"/>
        </w:tabs>
        <w:ind w:left="564" w:hanging="360"/>
      </w:pPr>
      <w:rPr>
        <w:b/>
        <w:bCs/>
        <w:caps w:val="0"/>
        <w:smallCaps w:val="0"/>
        <w:strike w:val="0"/>
        <w:dstrike w:val="0"/>
        <w:outline w:val="0"/>
        <w:emboss w:val="0"/>
        <w:imprint w:val="0"/>
        <w:spacing w:val="0"/>
        <w:w w:val="100"/>
        <w:kern w:val="0"/>
        <w:position w:val="0"/>
        <w:sz w:val="20"/>
        <w:vertAlign w:val="baseline"/>
      </w:rPr>
    </w:lvl>
    <w:lvl w:ilvl="1">
      <w:start w:val="1"/>
      <w:numFmt w:val="decimal"/>
      <w:suff w:val="nothing"/>
      <w:lvlText w:val="%1.%2."/>
      <w:lvlJc w:val="left"/>
      <w:pPr>
        <w:tabs>
          <w:tab w:val="num" w:pos="0"/>
        </w:tabs>
        <w:ind w:left="564" w:hanging="360"/>
      </w:pPr>
      <w:rPr>
        <w:b/>
        <w:bCs/>
        <w:caps w:val="0"/>
        <w:smallCaps w:val="0"/>
        <w:strike w:val="0"/>
        <w:dstrike w:val="0"/>
        <w:outline w:val="0"/>
        <w:emboss w:val="0"/>
        <w:imprint w:val="0"/>
        <w:color w:val="000000"/>
        <w:spacing w:val="0"/>
        <w:w w:val="100"/>
        <w:kern w:val="0"/>
        <w:position w:val="0"/>
        <w:sz w:val="20"/>
        <w:vertAlign w:val="baseline"/>
      </w:rPr>
    </w:lvl>
    <w:lvl w:ilvl="2">
      <w:start w:val="1"/>
      <w:numFmt w:val="decimal"/>
      <w:lvlText w:val="%1.%2.%3."/>
      <w:lvlJc w:val="left"/>
      <w:pPr>
        <w:tabs>
          <w:tab w:val="num" w:pos="0"/>
        </w:tabs>
        <w:ind w:left="924" w:hanging="720"/>
      </w:pPr>
      <w:rPr>
        <w:b/>
        <w:bCs/>
        <w:caps w:val="0"/>
        <w:smallCaps w:val="0"/>
        <w:strike w:val="0"/>
        <w:dstrike w:val="0"/>
        <w:outline w:val="0"/>
        <w:emboss w:val="0"/>
        <w:imprint w:val="0"/>
        <w:color w:val="000000"/>
        <w:spacing w:val="0"/>
        <w:w w:val="100"/>
        <w:kern w:val="0"/>
        <w:position w:val="0"/>
        <w:sz w:val="20"/>
        <w:vertAlign w:val="baseline"/>
      </w:rPr>
    </w:lvl>
    <w:lvl w:ilvl="3">
      <w:start w:val="1"/>
      <w:numFmt w:val="decimal"/>
      <w:suff w:val="nothing"/>
      <w:lvlText w:val="%1.%2.%3.%4."/>
      <w:lvlJc w:val="left"/>
      <w:pPr>
        <w:tabs>
          <w:tab w:val="num" w:pos="0"/>
        </w:tabs>
        <w:ind w:left="924" w:hanging="720"/>
      </w:pPr>
      <w:rPr>
        <w:b/>
        <w:bCs/>
        <w:caps w:val="0"/>
        <w:smallCaps w:val="0"/>
        <w:strike w:val="0"/>
        <w:dstrike w:val="0"/>
        <w:outline w:val="0"/>
        <w:emboss w:val="0"/>
        <w:imprint w:val="0"/>
        <w:color w:val="000000"/>
        <w:spacing w:val="0"/>
        <w:w w:val="100"/>
        <w:kern w:val="0"/>
        <w:position w:val="0"/>
        <w:sz w:val="20"/>
        <w:vertAlign w:val="baseline"/>
      </w:rPr>
    </w:lvl>
    <w:lvl w:ilvl="4">
      <w:start w:val="1"/>
      <w:numFmt w:val="decimal"/>
      <w:lvlText w:val="%1.%2.%3.%4.%5."/>
      <w:lvlJc w:val="left"/>
      <w:pPr>
        <w:tabs>
          <w:tab w:val="num" w:pos="0"/>
        </w:tabs>
        <w:ind w:left="1284" w:hanging="1080"/>
      </w:pPr>
      <w:rPr>
        <w:b/>
        <w:bCs/>
        <w:caps w:val="0"/>
        <w:smallCaps w:val="0"/>
        <w:strike w:val="0"/>
        <w:dstrike w:val="0"/>
        <w:outline w:val="0"/>
        <w:emboss w:val="0"/>
        <w:imprint w:val="0"/>
        <w:color w:val="000000"/>
        <w:spacing w:val="0"/>
        <w:w w:val="100"/>
        <w:kern w:val="0"/>
        <w:position w:val="0"/>
        <w:sz w:val="20"/>
        <w:vertAlign w:val="baseline"/>
      </w:rPr>
    </w:lvl>
    <w:lvl w:ilvl="5">
      <w:start w:val="1"/>
      <w:numFmt w:val="decimal"/>
      <w:suff w:val="nothing"/>
      <w:lvlText w:val="%1.%2.%3.%4.%5.%6."/>
      <w:lvlJc w:val="left"/>
      <w:pPr>
        <w:tabs>
          <w:tab w:val="num" w:pos="0"/>
        </w:tabs>
        <w:ind w:left="1284" w:hanging="1080"/>
      </w:pPr>
      <w:rPr>
        <w:b/>
        <w:bCs/>
        <w:caps w:val="0"/>
        <w:smallCaps w:val="0"/>
        <w:strike w:val="0"/>
        <w:dstrike w:val="0"/>
        <w:outline w:val="0"/>
        <w:emboss w:val="0"/>
        <w:imprint w:val="0"/>
        <w:color w:val="000000"/>
        <w:spacing w:val="0"/>
        <w:w w:val="100"/>
        <w:kern w:val="0"/>
        <w:position w:val="0"/>
        <w:sz w:val="20"/>
        <w:vertAlign w:val="baseline"/>
      </w:rPr>
    </w:lvl>
    <w:lvl w:ilvl="6">
      <w:start w:val="1"/>
      <w:numFmt w:val="decimal"/>
      <w:lvlText w:val="%1.%2.%3.%4.%5.%6.%7."/>
      <w:lvlJc w:val="left"/>
      <w:pPr>
        <w:tabs>
          <w:tab w:val="num" w:pos="0"/>
        </w:tabs>
        <w:ind w:left="1644" w:hanging="1440"/>
      </w:pPr>
      <w:rPr>
        <w:b/>
        <w:bCs/>
        <w:caps w:val="0"/>
        <w:smallCaps w:val="0"/>
        <w:strike w:val="0"/>
        <w:dstrike w:val="0"/>
        <w:outline w:val="0"/>
        <w:emboss w:val="0"/>
        <w:imprint w:val="0"/>
        <w:color w:val="000000"/>
        <w:spacing w:val="0"/>
        <w:w w:val="100"/>
        <w:kern w:val="0"/>
        <w:position w:val="0"/>
        <w:sz w:val="20"/>
        <w:vertAlign w:val="baseline"/>
      </w:rPr>
    </w:lvl>
    <w:lvl w:ilvl="7">
      <w:start w:val="1"/>
      <w:numFmt w:val="decimal"/>
      <w:suff w:val="nothing"/>
      <w:lvlText w:val="%1.%2.%3.%4.%5.%6.%7.%8."/>
      <w:lvlJc w:val="left"/>
      <w:pPr>
        <w:tabs>
          <w:tab w:val="num" w:pos="0"/>
        </w:tabs>
        <w:ind w:left="1644" w:hanging="1440"/>
      </w:pPr>
      <w:rPr>
        <w:b/>
        <w:bCs/>
        <w:caps w:val="0"/>
        <w:smallCaps w:val="0"/>
        <w:strike w:val="0"/>
        <w:dstrike w:val="0"/>
        <w:outline w:val="0"/>
        <w:emboss w:val="0"/>
        <w:imprint w:val="0"/>
        <w:color w:val="000000"/>
        <w:spacing w:val="0"/>
        <w:w w:val="100"/>
        <w:kern w:val="0"/>
        <w:position w:val="0"/>
        <w:sz w:val="20"/>
        <w:vertAlign w:val="baseline"/>
      </w:rPr>
    </w:lvl>
    <w:lvl w:ilvl="8">
      <w:start w:val="1"/>
      <w:numFmt w:val="decimal"/>
      <w:suff w:val="nothing"/>
      <w:lvlText w:val="%1.%2.%3.%4.%5.%6.%7.%8.%9."/>
      <w:lvlJc w:val="left"/>
      <w:pPr>
        <w:tabs>
          <w:tab w:val="num" w:pos="0"/>
        </w:tabs>
        <w:ind w:left="2004" w:hanging="1800"/>
      </w:pPr>
      <w:rPr>
        <w:b/>
        <w:bCs/>
        <w:caps w:val="0"/>
        <w:smallCaps w:val="0"/>
        <w:strike w:val="0"/>
        <w:dstrike w:val="0"/>
        <w:outline w:val="0"/>
        <w:emboss w:val="0"/>
        <w:imprint w:val="0"/>
        <w:color w:val="000000"/>
        <w:spacing w:val="0"/>
        <w:w w:val="100"/>
        <w:kern w:val="0"/>
        <w:position w:val="0"/>
        <w:sz w:val="20"/>
        <w:vertAlign w:val="baseline"/>
      </w:rPr>
    </w:lvl>
  </w:abstractNum>
  <w:abstractNum w:abstractNumId="10" w15:restartNumberingAfterBreak="0">
    <w:nsid w:val="234003F8"/>
    <w:multiLevelType w:val="multilevel"/>
    <w:tmpl w:val="FBC418AE"/>
    <w:lvl w:ilvl="0">
      <w:start w:val="1"/>
      <w:numFmt w:val="decimal"/>
      <w:lvlText w:val="%1."/>
      <w:lvlJc w:val="left"/>
      <w:pPr>
        <w:tabs>
          <w:tab w:val="num" w:pos="0"/>
        </w:tabs>
        <w:ind w:left="564" w:hanging="360"/>
      </w:pPr>
      <w:rPr>
        <w:b/>
        <w:bCs/>
        <w:caps w:val="0"/>
        <w:smallCaps w:val="0"/>
        <w:strike w:val="0"/>
        <w:dstrike w:val="0"/>
        <w:outline w:val="0"/>
        <w:emboss w:val="0"/>
        <w:imprint w:val="0"/>
        <w:spacing w:val="0"/>
        <w:w w:val="100"/>
        <w:kern w:val="0"/>
        <w:position w:val="0"/>
        <w:sz w:val="20"/>
        <w:vertAlign w:val="baseline"/>
      </w:rPr>
    </w:lvl>
    <w:lvl w:ilvl="1">
      <w:start w:val="1"/>
      <w:numFmt w:val="decimal"/>
      <w:suff w:val="nothing"/>
      <w:lvlText w:val="%1.%2."/>
      <w:lvlJc w:val="left"/>
      <w:pPr>
        <w:tabs>
          <w:tab w:val="num" w:pos="0"/>
        </w:tabs>
        <w:ind w:left="564" w:hanging="360"/>
      </w:pPr>
      <w:rPr>
        <w:b/>
        <w:bCs/>
        <w:caps w:val="0"/>
        <w:smallCaps w:val="0"/>
        <w:strike w:val="0"/>
        <w:dstrike w:val="0"/>
        <w:outline w:val="0"/>
        <w:emboss w:val="0"/>
        <w:imprint w:val="0"/>
        <w:color w:val="000000"/>
        <w:spacing w:val="0"/>
        <w:w w:val="100"/>
        <w:kern w:val="0"/>
        <w:position w:val="0"/>
        <w:sz w:val="20"/>
        <w:vertAlign w:val="baseline"/>
      </w:rPr>
    </w:lvl>
    <w:lvl w:ilvl="2">
      <w:start w:val="1"/>
      <w:numFmt w:val="decimal"/>
      <w:lvlText w:val="%1.%2.%3."/>
      <w:lvlJc w:val="left"/>
      <w:pPr>
        <w:tabs>
          <w:tab w:val="num" w:pos="0"/>
        </w:tabs>
        <w:ind w:left="924" w:hanging="720"/>
      </w:pPr>
      <w:rPr>
        <w:b/>
        <w:bCs/>
        <w:caps w:val="0"/>
        <w:smallCaps w:val="0"/>
        <w:strike w:val="0"/>
        <w:dstrike w:val="0"/>
        <w:outline w:val="0"/>
        <w:emboss w:val="0"/>
        <w:imprint w:val="0"/>
        <w:color w:val="000000"/>
        <w:spacing w:val="0"/>
        <w:w w:val="100"/>
        <w:kern w:val="0"/>
        <w:position w:val="0"/>
        <w:sz w:val="20"/>
        <w:vertAlign w:val="baseline"/>
      </w:rPr>
    </w:lvl>
    <w:lvl w:ilvl="3">
      <w:start w:val="1"/>
      <w:numFmt w:val="decimal"/>
      <w:suff w:val="nothing"/>
      <w:lvlText w:val="%1.%2.%3.%4."/>
      <w:lvlJc w:val="left"/>
      <w:pPr>
        <w:tabs>
          <w:tab w:val="num" w:pos="0"/>
        </w:tabs>
        <w:ind w:left="924" w:hanging="720"/>
      </w:pPr>
      <w:rPr>
        <w:b/>
        <w:bCs/>
        <w:caps w:val="0"/>
        <w:smallCaps w:val="0"/>
        <w:strike w:val="0"/>
        <w:dstrike w:val="0"/>
        <w:outline w:val="0"/>
        <w:emboss w:val="0"/>
        <w:imprint w:val="0"/>
        <w:color w:val="000000"/>
        <w:spacing w:val="0"/>
        <w:w w:val="100"/>
        <w:kern w:val="0"/>
        <w:position w:val="0"/>
        <w:sz w:val="20"/>
        <w:vertAlign w:val="baseline"/>
      </w:rPr>
    </w:lvl>
    <w:lvl w:ilvl="4">
      <w:start w:val="1"/>
      <w:numFmt w:val="decimal"/>
      <w:lvlText w:val="%1.%2.%3.%4.%5."/>
      <w:lvlJc w:val="left"/>
      <w:pPr>
        <w:tabs>
          <w:tab w:val="num" w:pos="0"/>
        </w:tabs>
        <w:ind w:left="1284" w:hanging="1080"/>
      </w:pPr>
      <w:rPr>
        <w:b/>
        <w:bCs/>
        <w:caps w:val="0"/>
        <w:smallCaps w:val="0"/>
        <w:strike w:val="0"/>
        <w:dstrike w:val="0"/>
        <w:outline w:val="0"/>
        <w:emboss w:val="0"/>
        <w:imprint w:val="0"/>
        <w:color w:val="000000"/>
        <w:spacing w:val="0"/>
        <w:w w:val="100"/>
        <w:kern w:val="0"/>
        <w:position w:val="0"/>
        <w:sz w:val="20"/>
        <w:vertAlign w:val="baseline"/>
      </w:rPr>
    </w:lvl>
    <w:lvl w:ilvl="5">
      <w:start w:val="1"/>
      <w:numFmt w:val="decimal"/>
      <w:suff w:val="nothing"/>
      <w:lvlText w:val="%1.%2.%3.%4.%5.%6."/>
      <w:lvlJc w:val="left"/>
      <w:pPr>
        <w:tabs>
          <w:tab w:val="num" w:pos="0"/>
        </w:tabs>
        <w:ind w:left="1284" w:hanging="1080"/>
      </w:pPr>
      <w:rPr>
        <w:b/>
        <w:bCs/>
        <w:caps w:val="0"/>
        <w:smallCaps w:val="0"/>
        <w:strike w:val="0"/>
        <w:dstrike w:val="0"/>
        <w:outline w:val="0"/>
        <w:emboss w:val="0"/>
        <w:imprint w:val="0"/>
        <w:color w:val="000000"/>
        <w:spacing w:val="0"/>
        <w:w w:val="100"/>
        <w:kern w:val="0"/>
        <w:position w:val="0"/>
        <w:sz w:val="20"/>
        <w:vertAlign w:val="baseline"/>
      </w:rPr>
    </w:lvl>
    <w:lvl w:ilvl="6">
      <w:start w:val="1"/>
      <w:numFmt w:val="decimal"/>
      <w:lvlText w:val="%1.%2.%3.%4.%5.%6.%7."/>
      <w:lvlJc w:val="left"/>
      <w:pPr>
        <w:tabs>
          <w:tab w:val="num" w:pos="0"/>
        </w:tabs>
        <w:ind w:left="1644" w:hanging="1440"/>
      </w:pPr>
      <w:rPr>
        <w:b/>
        <w:bCs/>
        <w:caps w:val="0"/>
        <w:smallCaps w:val="0"/>
        <w:strike w:val="0"/>
        <w:dstrike w:val="0"/>
        <w:outline w:val="0"/>
        <w:emboss w:val="0"/>
        <w:imprint w:val="0"/>
        <w:color w:val="000000"/>
        <w:spacing w:val="0"/>
        <w:w w:val="100"/>
        <w:kern w:val="0"/>
        <w:position w:val="0"/>
        <w:sz w:val="20"/>
        <w:vertAlign w:val="baseline"/>
      </w:rPr>
    </w:lvl>
    <w:lvl w:ilvl="7">
      <w:start w:val="1"/>
      <w:numFmt w:val="decimal"/>
      <w:suff w:val="nothing"/>
      <w:lvlText w:val="%1.%2.%3.%4.%5.%6.%7.%8."/>
      <w:lvlJc w:val="left"/>
      <w:pPr>
        <w:tabs>
          <w:tab w:val="num" w:pos="0"/>
        </w:tabs>
        <w:ind w:left="1644" w:hanging="1440"/>
      </w:pPr>
      <w:rPr>
        <w:b/>
        <w:bCs/>
        <w:caps w:val="0"/>
        <w:smallCaps w:val="0"/>
        <w:strike w:val="0"/>
        <w:dstrike w:val="0"/>
        <w:outline w:val="0"/>
        <w:emboss w:val="0"/>
        <w:imprint w:val="0"/>
        <w:color w:val="000000"/>
        <w:spacing w:val="0"/>
        <w:w w:val="100"/>
        <w:kern w:val="0"/>
        <w:position w:val="0"/>
        <w:sz w:val="20"/>
        <w:vertAlign w:val="baseline"/>
      </w:rPr>
    </w:lvl>
    <w:lvl w:ilvl="8">
      <w:start w:val="1"/>
      <w:numFmt w:val="decimal"/>
      <w:suff w:val="nothing"/>
      <w:lvlText w:val="%1.%2.%3.%4.%5.%6.%7.%8.%9."/>
      <w:lvlJc w:val="left"/>
      <w:pPr>
        <w:tabs>
          <w:tab w:val="num" w:pos="0"/>
        </w:tabs>
        <w:ind w:left="2004" w:hanging="1800"/>
      </w:pPr>
      <w:rPr>
        <w:b/>
        <w:bCs/>
        <w:caps w:val="0"/>
        <w:smallCaps w:val="0"/>
        <w:strike w:val="0"/>
        <w:dstrike w:val="0"/>
        <w:outline w:val="0"/>
        <w:emboss w:val="0"/>
        <w:imprint w:val="0"/>
        <w:color w:val="000000"/>
        <w:spacing w:val="0"/>
        <w:w w:val="100"/>
        <w:kern w:val="0"/>
        <w:position w:val="0"/>
        <w:sz w:val="20"/>
        <w:vertAlign w:val="baseline"/>
      </w:rPr>
    </w:lvl>
  </w:abstractNum>
  <w:abstractNum w:abstractNumId="11" w15:restartNumberingAfterBreak="0">
    <w:nsid w:val="2D833317"/>
    <w:multiLevelType w:val="multilevel"/>
    <w:tmpl w:val="8C7CE7BC"/>
    <w:lvl w:ilvl="0">
      <w:start w:val="1"/>
      <w:numFmt w:val="decimal"/>
      <w:lvlText w:val="%1."/>
      <w:lvlJc w:val="left"/>
      <w:pPr>
        <w:tabs>
          <w:tab w:val="num" w:pos="0"/>
        </w:tabs>
        <w:ind w:left="564" w:hanging="360"/>
      </w:pPr>
      <w:rPr>
        <w:b/>
        <w:bCs/>
        <w:caps w:val="0"/>
        <w:smallCaps w:val="0"/>
        <w:strike w:val="0"/>
        <w:dstrike w:val="0"/>
        <w:outline w:val="0"/>
        <w:emboss w:val="0"/>
        <w:imprint w:val="0"/>
        <w:spacing w:val="0"/>
        <w:w w:val="100"/>
        <w:kern w:val="0"/>
        <w:position w:val="0"/>
        <w:sz w:val="20"/>
        <w:vertAlign w:val="baseline"/>
      </w:rPr>
    </w:lvl>
    <w:lvl w:ilvl="1">
      <w:start w:val="1"/>
      <w:numFmt w:val="decimal"/>
      <w:suff w:val="space"/>
      <w:lvlText w:val="%1.%2."/>
      <w:lvlJc w:val="left"/>
      <w:pPr>
        <w:tabs>
          <w:tab w:val="num" w:pos="0"/>
        </w:tabs>
        <w:ind w:left="564" w:hanging="360"/>
      </w:pPr>
      <w:rPr>
        <w:b/>
        <w:bCs/>
        <w:caps w:val="0"/>
        <w:smallCaps w:val="0"/>
        <w:strike w:val="0"/>
        <w:dstrike w:val="0"/>
        <w:outline w:val="0"/>
        <w:emboss w:val="0"/>
        <w:imprint w:val="0"/>
        <w:color w:val="000000"/>
        <w:spacing w:val="0"/>
        <w:w w:val="100"/>
        <w:kern w:val="0"/>
        <w:position w:val="0"/>
        <w:sz w:val="20"/>
        <w:vertAlign w:val="baseline"/>
      </w:rPr>
    </w:lvl>
    <w:lvl w:ilvl="2">
      <w:start w:val="1"/>
      <w:numFmt w:val="decimal"/>
      <w:lvlText w:val="%1.%2.%3."/>
      <w:lvlJc w:val="left"/>
      <w:pPr>
        <w:tabs>
          <w:tab w:val="num" w:pos="0"/>
        </w:tabs>
        <w:ind w:left="924" w:hanging="720"/>
      </w:pPr>
      <w:rPr>
        <w:b/>
        <w:bCs/>
        <w:caps w:val="0"/>
        <w:smallCaps w:val="0"/>
        <w:strike w:val="0"/>
        <w:dstrike w:val="0"/>
        <w:outline w:val="0"/>
        <w:emboss w:val="0"/>
        <w:imprint w:val="0"/>
        <w:color w:val="000000"/>
        <w:spacing w:val="0"/>
        <w:w w:val="100"/>
        <w:kern w:val="0"/>
        <w:position w:val="0"/>
        <w:sz w:val="20"/>
        <w:vertAlign w:val="baseline"/>
      </w:rPr>
    </w:lvl>
    <w:lvl w:ilvl="3">
      <w:start w:val="1"/>
      <w:numFmt w:val="decimal"/>
      <w:suff w:val="nothing"/>
      <w:lvlText w:val="%1.%2.%3.%4."/>
      <w:lvlJc w:val="left"/>
      <w:pPr>
        <w:tabs>
          <w:tab w:val="num" w:pos="0"/>
        </w:tabs>
        <w:ind w:left="924" w:hanging="720"/>
      </w:pPr>
      <w:rPr>
        <w:b/>
        <w:bCs/>
        <w:caps w:val="0"/>
        <w:smallCaps w:val="0"/>
        <w:strike w:val="0"/>
        <w:dstrike w:val="0"/>
        <w:outline w:val="0"/>
        <w:emboss w:val="0"/>
        <w:imprint w:val="0"/>
        <w:color w:val="000000"/>
        <w:spacing w:val="0"/>
        <w:w w:val="100"/>
        <w:kern w:val="0"/>
        <w:position w:val="0"/>
        <w:sz w:val="20"/>
        <w:vertAlign w:val="baseline"/>
      </w:rPr>
    </w:lvl>
    <w:lvl w:ilvl="4">
      <w:start w:val="1"/>
      <w:numFmt w:val="decimal"/>
      <w:lvlText w:val="%1.%2.%3.%4.%5."/>
      <w:lvlJc w:val="left"/>
      <w:pPr>
        <w:tabs>
          <w:tab w:val="num" w:pos="0"/>
        </w:tabs>
        <w:ind w:left="1284" w:hanging="1080"/>
      </w:pPr>
      <w:rPr>
        <w:b/>
        <w:bCs/>
        <w:caps w:val="0"/>
        <w:smallCaps w:val="0"/>
        <w:strike w:val="0"/>
        <w:dstrike w:val="0"/>
        <w:outline w:val="0"/>
        <w:emboss w:val="0"/>
        <w:imprint w:val="0"/>
        <w:color w:val="000000"/>
        <w:spacing w:val="0"/>
        <w:w w:val="100"/>
        <w:kern w:val="0"/>
        <w:position w:val="0"/>
        <w:sz w:val="20"/>
        <w:vertAlign w:val="baseline"/>
      </w:rPr>
    </w:lvl>
    <w:lvl w:ilvl="5">
      <w:start w:val="1"/>
      <w:numFmt w:val="decimal"/>
      <w:suff w:val="nothing"/>
      <w:lvlText w:val="%1.%2.%3.%4.%5.%6."/>
      <w:lvlJc w:val="left"/>
      <w:pPr>
        <w:tabs>
          <w:tab w:val="num" w:pos="0"/>
        </w:tabs>
        <w:ind w:left="1284" w:hanging="1080"/>
      </w:pPr>
      <w:rPr>
        <w:b/>
        <w:bCs/>
        <w:caps w:val="0"/>
        <w:smallCaps w:val="0"/>
        <w:strike w:val="0"/>
        <w:dstrike w:val="0"/>
        <w:outline w:val="0"/>
        <w:emboss w:val="0"/>
        <w:imprint w:val="0"/>
        <w:color w:val="000000"/>
        <w:spacing w:val="0"/>
        <w:w w:val="100"/>
        <w:kern w:val="0"/>
        <w:position w:val="0"/>
        <w:sz w:val="20"/>
        <w:vertAlign w:val="baseline"/>
      </w:rPr>
    </w:lvl>
    <w:lvl w:ilvl="6">
      <w:start w:val="1"/>
      <w:numFmt w:val="decimal"/>
      <w:lvlText w:val="%1.%2.%3.%4.%5.%6.%7."/>
      <w:lvlJc w:val="left"/>
      <w:pPr>
        <w:tabs>
          <w:tab w:val="num" w:pos="0"/>
        </w:tabs>
        <w:ind w:left="1644" w:hanging="1440"/>
      </w:pPr>
      <w:rPr>
        <w:b/>
        <w:bCs/>
        <w:caps w:val="0"/>
        <w:smallCaps w:val="0"/>
        <w:strike w:val="0"/>
        <w:dstrike w:val="0"/>
        <w:outline w:val="0"/>
        <w:emboss w:val="0"/>
        <w:imprint w:val="0"/>
        <w:color w:val="000000"/>
        <w:spacing w:val="0"/>
        <w:w w:val="100"/>
        <w:kern w:val="0"/>
        <w:position w:val="0"/>
        <w:sz w:val="20"/>
        <w:vertAlign w:val="baseline"/>
      </w:rPr>
    </w:lvl>
    <w:lvl w:ilvl="7">
      <w:start w:val="1"/>
      <w:numFmt w:val="decimal"/>
      <w:suff w:val="nothing"/>
      <w:lvlText w:val="%1.%2.%3.%4.%5.%6.%7.%8."/>
      <w:lvlJc w:val="left"/>
      <w:pPr>
        <w:tabs>
          <w:tab w:val="num" w:pos="0"/>
        </w:tabs>
        <w:ind w:left="1644" w:hanging="1440"/>
      </w:pPr>
      <w:rPr>
        <w:b/>
        <w:bCs/>
        <w:caps w:val="0"/>
        <w:smallCaps w:val="0"/>
        <w:strike w:val="0"/>
        <w:dstrike w:val="0"/>
        <w:outline w:val="0"/>
        <w:emboss w:val="0"/>
        <w:imprint w:val="0"/>
        <w:color w:val="000000"/>
        <w:spacing w:val="0"/>
        <w:w w:val="100"/>
        <w:kern w:val="0"/>
        <w:position w:val="0"/>
        <w:sz w:val="20"/>
        <w:vertAlign w:val="baseline"/>
      </w:rPr>
    </w:lvl>
    <w:lvl w:ilvl="8">
      <w:start w:val="1"/>
      <w:numFmt w:val="decimal"/>
      <w:suff w:val="nothing"/>
      <w:lvlText w:val="%1.%2.%3.%4.%5.%6.%7.%8.%9."/>
      <w:lvlJc w:val="left"/>
      <w:pPr>
        <w:tabs>
          <w:tab w:val="num" w:pos="0"/>
        </w:tabs>
        <w:ind w:left="2004" w:hanging="1800"/>
      </w:pPr>
      <w:rPr>
        <w:b/>
        <w:bCs/>
        <w:caps w:val="0"/>
        <w:smallCaps w:val="0"/>
        <w:strike w:val="0"/>
        <w:dstrike w:val="0"/>
        <w:outline w:val="0"/>
        <w:emboss w:val="0"/>
        <w:imprint w:val="0"/>
        <w:color w:val="000000"/>
        <w:spacing w:val="0"/>
        <w:w w:val="100"/>
        <w:kern w:val="0"/>
        <w:position w:val="0"/>
        <w:sz w:val="20"/>
        <w:vertAlign w:val="baseline"/>
      </w:rPr>
    </w:lvl>
  </w:abstractNum>
  <w:abstractNum w:abstractNumId="12" w15:restartNumberingAfterBreak="0">
    <w:nsid w:val="2E5E0CDE"/>
    <w:multiLevelType w:val="multilevel"/>
    <w:tmpl w:val="C0D65964"/>
    <w:lvl w:ilvl="0">
      <w:start w:val="1"/>
      <w:numFmt w:val="decimal"/>
      <w:lvlText w:val="%1."/>
      <w:lvlJc w:val="left"/>
      <w:pPr>
        <w:tabs>
          <w:tab w:val="num" w:pos="0"/>
        </w:tabs>
        <w:ind w:left="534" w:hanging="330"/>
      </w:pPr>
      <w:rPr>
        <w:caps w:val="0"/>
        <w:smallCaps w:val="0"/>
        <w:strike w:val="0"/>
        <w:dstrike w:val="0"/>
        <w:outline w:val="0"/>
        <w:emboss w:val="0"/>
        <w:imprint w:val="0"/>
        <w:spacing w:val="0"/>
        <w:w w:val="100"/>
        <w:kern w:val="0"/>
        <w:position w:val="0"/>
        <w:sz w:val="20"/>
        <w:vertAlign w:val="baseline"/>
      </w:rPr>
    </w:lvl>
    <w:lvl w:ilvl="1">
      <w:start w:val="1"/>
      <w:numFmt w:val="decimal"/>
      <w:suff w:val="nothing"/>
      <w:lvlText w:val="%1.%2."/>
      <w:lvlJc w:val="left"/>
      <w:pPr>
        <w:tabs>
          <w:tab w:val="num" w:pos="0"/>
        </w:tabs>
        <w:ind w:left="754" w:hanging="330"/>
      </w:pPr>
      <w:rPr>
        <w:caps w:val="0"/>
        <w:smallCaps w:val="0"/>
        <w:strike w:val="0"/>
        <w:dstrike w:val="0"/>
        <w:outline w:val="0"/>
        <w:emboss w:val="0"/>
        <w:imprint w:val="0"/>
        <w:color w:val="000000"/>
        <w:spacing w:val="0"/>
        <w:w w:val="100"/>
        <w:kern w:val="0"/>
        <w:position w:val="0"/>
        <w:sz w:val="20"/>
        <w:vertAlign w:val="baseline"/>
      </w:rPr>
    </w:lvl>
    <w:lvl w:ilvl="2">
      <w:start w:val="1"/>
      <w:numFmt w:val="decimal"/>
      <w:lvlText w:val="%1.%2.%3."/>
      <w:lvlJc w:val="left"/>
      <w:pPr>
        <w:tabs>
          <w:tab w:val="num" w:pos="0"/>
        </w:tabs>
        <w:ind w:left="1084" w:hanging="660"/>
      </w:pPr>
      <w:rPr>
        <w:caps w:val="0"/>
        <w:smallCaps w:val="0"/>
        <w:strike w:val="0"/>
        <w:dstrike w:val="0"/>
        <w:outline w:val="0"/>
        <w:emboss w:val="0"/>
        <w:imprint w:val="0"/>
        <w:color w:val="000000"/>
        <w:spacing w:val="0"/>
        <w:w w:val="100"/>
        <w:kern w:val="0"/>
        <w:position w:val="0"/>
        <w:sz w:val="20"/>
        <w:vertAlign w:val="baseline"/>
      </w:rPr>
    </w:lvl>
    <w:lvl w:ilvl="3">
      <w:start w:val="1"/>
      <w:numFmt w:val="decimal"/>
      <w:suff w:val="nothing"/>
      <w:lvlText w:val="%1.%2.%3.%4."/>
      <w:lvlJc w:val="left"/>
      <w:pPr>
        <w:tabs>
          <w:tab w:val="num" w:pos="0"/>
        </w:tabs>
        <w:ind w:left="1084" w:hanging="660"/>
      </w:pPr>
      <w:rPr>
        <w:caps w:val="0"/>
        <w:smallCaps w:val="0"/>
        <w:strike w:val="0"/>
        <w:dstrike w:val="0"/>
        <w:outline w:val="0"/>
        <w:emboss w:val="0"/>
        <w:imprint w:val="0"/>
        <w:color w:val="000000"/>
        <w:spacing w:val="0"/>
        <w:w w:val="100"/>
        <w:kern w:val="0"/>
        <w:position w:val="0"/>
        <w:sz w:val="20"/>
        <w:vertAlign w:val="baseline"/>
      </w:rPr>
    </w:lvl>
    <w:lvl w:ilvl="4">
      <w:start w:val="1"/>
      <w:numFmt w:val="decimal"/>
      <w:lvlText w:val="%1.%2.%3.%4.%5."/>
      <w:lvlJc w:val="left"/>
      <w:pPr>
        <w:tabs>
          <w:tab w:val="num" w:pos="0"/>
        </w:tabs>
        <w:ind w:left="1414" w:hanging="990"/>
      </w:pPr>
      <w:rPr>
        <w:caps w:val="0"/>
        <w:smallCaps w:val="0"/>
        <w:strike w:val="0"/>
        <w:dstrike w:val="0"/>
        <w:outline w:val="0"/>
        <w:emboss w:val="0"/>
        <w:imprint w:val="0"/>
        <w:color w:val="000000"/>
        <w:spacing w:val="0"/>
        <w:w w:val="100"/>
        <w:kern w:val="0"/>
        <w:position w:val="0"/>
        <w:sz w:val="20"/>
        <w:vertAlign w:val="baseline"/>
      </w:rPr>
    </w:lvl>
    <w:lvl w:ilvl="5">
      <w:start w:val="1"/>
      <w:numFmt w:val="decimal"/>
      <w:suff w:val="nothing"/>
      <w:lvlText w:val="%1.%2.%3.%4.%5.%6."/>
      <w:lvlJc w:val="left"/>
      <w:pPr>
        <w:tabs>
          <w:tab w:val="num" w:pos="0"/>
        </w:tabs>
        <w:ind w:left="1414" w:hanging="990"/>
      </w:pPr>
      <w:rPr>
        <w:caps w:val="0"/>
        <w:smallCaps w:val="0"/>
        <w:strike w:val="0"/>
        <w:dstrike w:val="0"/>
        <w:outline w:val="0"/>
        <w:emboss w:val="0"/>
        <w:imprint w:val="0"/>
        <w:color w:val="000000"/>
        <w:spacing w:val="0"/>
        <w:w w:val="100"/>
        <w:kern w:val="0"/>
        <w:position w:val="0"/>
        <w:sz w:val="20"/>
        <w:vertAlign w:val="baseline"/>
      </w:rPr>
    </w:lvl>
    <w:lvl w:ilvl="6">
      <w:start w:val="1"/>
      <w:numFmt w:val="decimal"/>
      <w:lvlText w:val="%1.%2.%3.%4.%5.%6.%7."/>
      <w:lvlJc w:val="left"/>
      <w:pPr>
        <w:tabs>
          <w:tab w:val="num" w:pos="0"/>
        </w:tabs>
        <w:ind w:left="1744" w:hanging="1320"/>
      </w:pPr>
      <w:rPr>
        <w:caps w:val="0"/>
        <w:smallCaps w:val="0"/>
        <w:strike w:val="0"/>
        <w:dstrike w:val="0"/>
        <w:outline w:val="0"/>
        <w:emboss w:val="0"/>
        <w:imprint w:val="0"/>
        <w:color w:val="000000"/>
        <w:spacing w:val="0"/>
        <w:w w:val="100"/>
        <w:kern w:val="0"/>
        <w:position w:val="0"/>
        <w:sz w:val="20"/>
        <w:vertAlign w:val="baseline"/>
      </w:rPr>
    </w:lvl>
    <w:lvl w:ilvl="7">
      <w:start w:val="1"/>
      <w:numFmt w:val="decimal"/>
      <w:suff w:val="nothing"/>
      <w:lvlText w:val="%1.%2.%3.%4.%5.%6.%7.%8."/>
      <w:lvlJc w:val="left"/>
      <w:pPr>
        <w:tabs>
          <w:tab w:val="num" w:pos="0"/>
        </w:tabs>
        <w:ind w:left="1744" w:hanging="1320"/>
      </w:pPr>
      <w:rPr>
        <w:caps w:val="0"/>
        <w:smallCaps w:val="0"/>
        <w:strike w:val="0"/>
        <w:dstrike w:val="0"/>
        <w:outline w:val="0"/>
        <w:emboss w:val="0"/>
        <w:imprint w:val="0"/>
        <w:color w:val="000000"/>
        <w:spacing w:val="0"/>
        <w:w w:val="100"/>
        <w:kern w:val="0"/>
        <w:position w:val="0"/>
        <w:sz w:val="20"/>
        <w:vertAlign w:val="baseline"/>
      </w:rPr>
    </w:lvl>
    <w:lvl w:ilvl="8">
      <w:start w:val="1"/>
      <w:numFmt w:val="decimal"/>
      <w:lvlText w:val="%1.%2.%3.%4.%5.%6.%7.%8.%9."/>
      <w:lvlJc w:val="left"/>
      <w:pPr>
        <w:tabs>
          <w:tab w:val="num" w:pos="0"/>
        </w:tabs>
        <w:ind w:left="2074" w:hanging="1650"/>
      </w:pPr>
      <w:rPr>
        <w:caps w:val="0"/>
        <w:smallCaps w:val="0"/>
        <w:strike w:val="0"/>
        <w:dstrike w:val="0"/>
        <w:outline w:val="0"/>
        <w:emboss w:val="0"/>
        <w:imprint w:val="0"/>
        <w:color w:val="000000"/>
        <w:spacing w:val="0"/>
        <w:w w:val="100"/>
        <w:kern w:val="0"/>
        <w:position w:val="0"/>
        <w:sz w:val="20"/>
        <w:vertAlign w:val="baseline"/>
      </w:rPr>
    </w:lvl>
  </w:abstractNum>
  <w:abstractNum w:abstractNumId="13" w15:restartNumberingAfterBreak="0">
    <w:nsid w:val="2EDA1A2C"/>
    <w:multiLevelType w:val="multilevel"/>
    <w:tmpl w:val="77486148"/>
    <w:lvl w:ilvl="0">
      <w:start w:val="1"/>
      <w:numFmt w:val="bullet"/>
      <w:lvlText w:val="·"/>
      <w:lvlJc w:val="left"/>
      <w:pPr>
        <w:tabs>
          <w:tab w:val="num" w:pos="0"/>
        </w:tabs>
        <w:ind w:left="720" w:hanging="360"/>
      </w:pPr>
      <w:rPr>
        <w:rFonts w:ascii="Symbol" w:hAnsi="Symbol" w:cs="Symbol" w:hint="default"/>
        <w:b w:val="0"/>
        <w:bCs w:val="0"/>
        <w:i w:val="0"/>
        <w:iCs w:val="0"/>
        <w:caps w:val="0"/>
        <w:smallCaps w:val="0"/>
        <w:strike w:val="0"/>
        <w:dstrike w:val="0"/>
        <w:outline w:val="0"/>
        <w:emboss w:val="0"/>
        <w:imprint w:val="0"/>
        <w:spacing w:val="0"/>
        <w:w w:val="100"/>
        <w:kern w:val="0"/>
        <w:position w:val="0"/>
        <w:sz w:val="20"/>
        <w:vertAlign w:val="baseline"/>
      </w:rPr>
    </w:lvl>
    <w:lvl w:ilvl="1">
      <w:start w:val="1"/>
      <w:numFmt w:val="bullet"/>
      <w:lvlText w:val="o"/>
      <w:lvlJc w:val="left"/>
      <w:pPr>
        <w:tabs>
          <w:tab w:val="num" w:pos="0"/>
        </w:tabs>
        <w:ind w:left="144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0"/>
        <w:vertAlign w:val="baseline"/>
      </w:rPr>
    </w:lvl>
    <w:lvl w:ilvl="2">
      <w:start w:val="1"/>
      <w:numFmt w:val="bullet"/>
      <w:lvlText w:val="▪"/>
      <w:lvlJc w:val="left"/>
      <w:pPr>
        <w:tabs>
          <w:tab w:val="num" w:pos="0"/>
        </w:tabs>
        <w:ind w:left="216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0"/>
        <w:vertAlign w:val="baseline"/>
      </w:rPr>
    </w:lvl>
    <w:lvl w:ilvl="3">
      <w:start w:val="1"/>
      <w:numFmt w:val="bullet"/>
      <w:lvlText w:val="·"/>
      <w:lvlJc w:val="left"/>
      <w:pPr>
        <w:tabs>
          <w:tab w:val="num" w:pos="0"/>
        </w:tabs>
        <w:ind w:left="2880" w:hanging="360"/>
      </w:pPr>
      <w:rPr>
        <w:rFonts w:ascii="Symbol" w:hAnsi="Symbol" w:cs="Symbol" w:hint="default"/>
        <w:b w:val="0"/>
        <w:bCs w:val="0"/>
        <w:i w:val="0"/>
        <w:iCs w:val="0"/>
        <w:caps w:val="0"/>
        <w:smallCaps w:val="0"/>
        <w:strike w:val="0"/>
        <w:dstrike w:val="0"/>
        <w:outline w:val="0"/>
        <w:emboss w:val="0"/>
        <w:imprint w:val="0"/>
        <w:spacing w:val="0"/>
        <w:w w:val="100"/>
        <w:kern w:val="0"/>
        <w:position w:val="0"/>
        <w:sz w:val="20"/>
        <w:vertAlign w:val="baseline"/>
      </w:rPr>
    </w:lvl>
    <w:lvl w:ilvl="4">
      <w:start w:val="1"/>
      <w:numFmt w:val="bullet"/>
      <w:lvlText w:val="o"/>
      <w:lvlJc w:val="left"/>
      <w:pPr>
        <w:tabs>
          <w:tab w:val="num" w:pos="0"/>
        </w:tabs>
        <w:ind w:left="360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0"/>
        <w:vertAlign w:val="baseline"/>
      </w:rPr>
    </w:lvl>
    <w:lvl w:ilvl="5">
      <w:start w:val="1"/>
      <w:numFmt w:val="bullet"/>
      <w:lvlText w:val="▪"/>
      <w:lvlJc w:val="left"/>
      <w:pPr>
        <w:tabs>
          <w:tab w:val="num" w:pos="0"/>
        </w:tabs>
        <w:ind w:left="432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0"/>
        <w:vertAlign w:val="baseline"/>
      </w:rPr>
    </w:lvl>
    <w:lvl w:ilvl="6">
      <w:start w:val="1"/>
      <w:numFmt w:val="bullet"/>
      <w:lvlText w:val="·"/>
      <w:lvlJc w:val="left"/>
      <w:pPr>
        <w:tabs>
          <w:tab w:val="num" w:pos="0"/>
        </w:tabs>
        <w:ind w:left="5040" w:hanging="360"/>
      </w:pPr>
      <w:rPr>
        <w:rFonts w:ascii="Symbol" w:hAnsi="Symbol" w:cs="Symbol" w:hint="default"/>
        <w:b w:val="0"/>
        <w:bCs w:val="0"/>
        <w:i w:val="0"/>
        <w:iCs w:val="0"/>
        <w:caps w:val="0"/>
        <w:smallCaps w:val="0"/>
        <w:strike w:val="0"/>
        <w:dstrike w:val="0"/>
        <w:outline w:val="0"/>
        <w:emboss w:val="0"/>
        <w:imprint w:val="0"/>
        <w:spacing w:val="0"/>
        <w:w w:val="100"/>
        <w:kern w:val="0"/>
        <w:position w:val="0"/>
        <w:sz w:val="20"/>
        <w:vertAlign w:val="baseline"/>
      </w:rPr>
    </w:lvl>
    <w:lvl w:ilvl="7">
      <w:start w:val="1"/>
      <w:numFmt w:val="bullet"/>
      <w:lvlText w:val="o"/>
      <w:lvlJc w:val="left"/>
      <w:pPr>
        <w:tabs>
          <w:tab w:val="num" w:pos="0"/>
        </w:tabs>
        <w:ind w:left="576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0"/>
        <w:vertAlign w:val="baseline"/>
      </w:rPr>
    </w:lvl>
    <w:lvl w:ilvl="8">
      <w:start w:val="1"/>
      <w:numFmt w:val="bullet"/>
      <w:lvlText w:val="▪"/>
      <w:lvlJc w:val="left"/>
      <w:pPr>
        <w:tabs>
          <w:tab w:val="num" w:pos="0"/>
        </w:tabs>
        <w:ind w:left="648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0"/>
        <w:vertAlign w:val="baseline"/>
      </w:rPr>
    </w:lvl>
  </w:abstractNum>
  <w:abstractNum w:abstractNumId="14" w15:restartNumberingAfterBreak="0">
    <w:nsid w:val="2FF636B6"/>
    <w:multiLevelType w:val="multilevel"/>
    <w:tmpl w:val="52527B2C"/>
    <w:lvl w:ilvl="0">
      <w:start w:val="1"/>
      <w:numFmt w:val="decimal"/>
      <w:lvlText w:val="%1."/>
      <w:lvlJc w:val="left"/>
      <w:pPr>
        <w:tabs>
          <w:tab w:val="num" w:pos="0"/>
        </w:tabs>
        <w:ind w:left="534" w:hanging="330"/>
      </w:pPr>
      <w:rPr>
        <w:caps w:val="0"/>
        <w:smallCaps w:val="0"/>
        <w:strike w:val="0"/>
        <w:dstrike w:val="0"/>
        <w:outline w:val="0"/>
        <w:emboss w:val="0"/>
        <w:imprint w:val="0"/>
        <w:spacing w:val="0"/>
        <w:w w:val="100"/>
        <w:kern w:val="0"/>
        <w:position w:val="0"/>
        <w:sz w:val="20"/>
        <w:vertAlign w:val="baseline"/>
      </w:rPr>
    </w:lvl>
    <w:lvl w:ilvl="1">
      <w:start w:val="1"/>
      <w:numFmt w:val="decimal"/>
      <w:suff w:val="nothing"/>
      <w:lvlText w:val="%1.%2."/>
      <w:lvlJc w:val="left"/>
      <w:pPr>
        <w:tabs>
          <w:tab w:val="num" w:pos="0"/>
        </w:tabs>
        <w:ind w:left="754" w:hanging="330"/>
      </w:pPr>
      <w:rPr>
        <w:caps w:val="0"/>
        <w:smallCaps w:val="0"/>
        <w:strike w:val="0"/>
        <w:dstrike w:val="0"/>
        <w:outline w:val="0"/>
        <w:emboss w:val="0"/>
        <w:imprint w:val="0"/>
        <w:color w:val="000000"/>
        <w:spacing w:val="0"/>
        <w:w w:val="100"/>
        <w:kern w:val="0"/>
        <w:position w:val="0"/>
        <w:sz w:val="20"/>
        <w:vertAlign w:val="baseline"/>
      </w:rPr>
    </w:lvl>
    <w:lvl w:ilvl="2">
      <w:start w:val="1"/>
      <w:numFmt w:val="decimal"/>
      <w:lvlText w:val="%1.%2.%3."/>
      <w:lvlJc w:val="left"/>
      <w:pPr>
        <w:tabs>
          <w:tab w:val="num" w:pos="0"/>
        </w:tabs>
        <w:ind w:left="1084" w:hanging="660"/>
      </w:pPr>
      <w:rPr>
        <w:caps w:val="0"/>
        <w:smallCaps w:val="0"/>
        <w:strike w:val="0"/>
        <w:dstrike w:val="0"/>
        <w:outline w:val="0"/>
        <w:emboss w:val="0"/>
        <w:imprint w:val="0"/>
        <w:color w:val="000000"/>
        <w:spacing w:val="0"/>
        <w:w w:val="100"/>
        <w:kern w:val="0"/>
        <w:position w:val="0"/>
        <w:sz w:val="20"/>
        <w:vertAlign w:val="baseline"/>
      </w:rPr>
    </w:lvl>
    <w:lvl w:ilvl="3">
      <w:start w:val="1"/>
      <w:numFmt w:val="decimal"/>
      <w:suff w:val="nothing"/>
      <w:lvlText w:val="%1.%2.%3.%4."/>
      <w:lvlJc w:val="left"/>
      <w:pPr>
        <w:tabs>
          <w:tab w:val="num" w:pos="0"/>
        </w:tabs>
        <w:ind w:left="1084" w:hanging="660"/>
      </w:pPr>
      <w:rPr>
        <w:caps w:val="0"/>
        <w:smallCaps w:val="0"/>
        <w:strike w:val="0"/>
        <w:dstrike w:val="0"/>
        <w:outline w:val="0"/>
        <w:emboss w:val="0"/>
        <w:imprint w:val="0"/>
        <w:color w:val="000000"/>
        <w:spacing w:val="0"/>
        <w:w w:val="100"/>
        <w:kern w:val="0"/>
        <w:position w:val="0"/>
        <w:sz w:val="20"/>
        <w:vertAlign w:val="baseline"/>
      </w:rPr>
    </w:lvl>
    <w:lvl w:ilvl="4">
      <w:start w:val="1"/>
      <w:numFmt w:val="decimal"/>
      <w:lvlText w:val="%1.%2.%3.%4.%5."/>
      <w:lvlJc w:val="left"/>
      <w:pPr>
        <w:tabs>
          <w:tab w:val="num" w:pos="0"/>
        </w:tabs>
        <w:ind w:left="1414" w:hanging="990"/>
      </w:pPr>
      <w:rPr>
        <w:caps w:val="0"/>
        <w:smallCaps w:val="0"/>
        <w:strike w:val="0"/>
        <w:dstrike w:val="0"/>
        <w:outline w:val="0"/>
        <w:emboss w:val="0"/>
        <w:imprint w:val="0"/>
        <w:color w:val="000000"/>
        <w:spacing w:val="0"/>
        <w:w w:val="100"/>
        <w:kern w:val="0"/>
        <w:position w:val="0"/>
        <w:sz w:val="20"/>
        <w:vertAlign w:val="baseline"/>
      </w:rPr>
    </w:lvl>
    <w:lvl w:ilvl="5">
      <w:start w:val="1"/>
      <w:numFmt w:val="decimal"/>
      <w:suff w:val="nothing"/>
      <w:lvlText w:val="%1.%2.%3.%4.%5.%6."/>
      <w:lvlJc w:val="left"/>
      <w:pPr>
        <w:tabs>
          <w:tab w:val="num" w:pos="0"/>
        </w:tabs>
        <w:ind w:left="1414" w:hanging="990"/>
      </w:pPr>
      <w:rPr>
        <w:caps w:val="0"/>
        <w:smallCaps w:val="0"/>
        <w:strike w:val="0"/>
        <w:dstrike w:val="0"/>
        <w:outline w:val="0"/>
        <w:emboss w:val="0"/>
        <w:imprint w:val="0"/>
        <w:color w:val="000000"/>
        <w:spacing w:val="0"/>
        <w:w w:val="100"/>
        <w:kern w:val="0"/>
        <w:position w:val="0"/>
        <w:sz w:val="20"/>
        <w:vertAlign w:val="baseline"/>
      </w:rPr>
    </w:lvl>
    <w:lvl w:ilvl="6">
      <w:start w:val="1"/>
      <w:numFmt w:val="decimal"/>
      <w:lvlText w:val="%1.%2.%3.%4.%5.%6.%7."/>
      <w:lvlJc w:val="left"/>
      <w:pPr>
        <w:tabs>
          <w:tab w:val="num" w:pos="0"/>
        </w:tabs>
        <w:ind w:left="1744" w:hanging="1320"/>
      </w:pPr>
      <w:rPr>
        <w:caps w:val="0"/>
        <w:smallCaps w:val="0"/>
        <w:strike w:val="0"/>
        <w:dstrike w:val="0"/>
        <w:outline w:val="0"/>
        <w:emboss w:val="0"/>
        <w:imprint w:val="0"/>
        <w:color w:val="000000"/>
        <w:spacing w:val="0"/>
        <w:w w:val="100"/>
        <w:kern w:val="0"/>
        <w:position w:val="0"/>
        <w:sz w:val="20"/>
        <w:vertAlign w:val="baseline"/>
      </w:rPr>
    </w:lvl>
    <w:lvl w:ilvl="7">
      <w:start w:val="1"/>
      <w:numFmt w:val="decimal"/>
      <w:suff w:val="nothing"/>
      <w:lvlText w:val="%1.%2.%3.%4.%5.%6.%7.%8."/>
      <w:lvlJc w:val="left"/>
      <w:pPr>
        <w:tabs>
          <w:tab w:val="num" w:pos="0"/>
        </w:tabs>
        <w:ind w:left="1744" w:hanging="1320"/>
      </w:pPr>
      <w:rPr>
        <w:caps w:val="0"/>
        <w:smallCaps w:val="0"/>
        <w:strike w:val="0"/>
        <w:dstrike w:val="0"/>
        <w:outline w:val="0"/>
        <w:emboss w:val="0"/>
        <w:imprint w:val="0"/>
        <w:color w:val="000000"/>
        <w:spacing w:val="0"/>
        <w:w w:val="100"/>
        <w:kern w:val="0"/>
        <w:position w:val="0"/>
        <w:sz w:val="20"/>
        <w:vertAlign w:val="baseline"/>
      </w:rPr>
    </w:lvl>
    <w:lvl w:ilvl="8">
      <w:start w:val="1"/>
      <w:numFmt w:val="decimal"/>
      <w:lvlText w:val="%1.%2.%3.%4.%5.%6.%7.%8.%9."/>
      <w:lvlJc w:val="left"/>
      <w:pPr>
        <w:tabs>
          <w:tab w:val="num" w:pos="0"/>
        </w:tabs>
        <w:ind w:left="2074" w:hanging="1650"/>
      </w:pPr>
      <w:rPr>
        <w:caps w:val="0"/>
        <w:smallCaps w:val="0"/>
        <w:strike w:val="0"/>
        <w:dstrike w:val="0"/>
        <w:outline w:val="0"/>
        <w:emboss w:val="0"/>
        <w:imprint w:val="0"/>
        <w:color w:val="000000"/>
        <w:spacing w:val="0"/>
        <w:w w:val="100"/>
        <w:kern w:val="0"/>
        <w:position w:val="0"/>
        <w:sz w:val="20"/>
        <w:vertAlign w:val="baseline"/>
      </w:rPr>
    </w:lvl>
  </w:abstractNum>
  <w:abstractNum w:abstractNumId="15" w15:restartNumberingAfterBreak="0">
    <w:nsid w:val="3496212D"/>
    <w:multiLevelType w:val="multilevel"/>
    <w:tmpl w:val="FCB40794"/>
    <w:lvl w:ilvl="0">
      <w:start w:val="1"/>
      <w:numFmt w:val="decimal"/>
      <w:lvlText w:val="%1."/>
      <w:lvlJc w:val="left"/>
      <w:pPr>
        <w:tabs>
          <w:tab w:val="num" w:pos="0"/>
        </w:tabs>
        <w:ind w:left="534" w:hanging="330"/>
      </w:pPr>
      <w:rPr>
        <w:caps w:val="0"/>
        <w:smallCaps w:val="0"/>
        <w:strike w:val="0"/>
        <w:dstrike w:val="0"/>
        <w:outline w:val="0"/>
        <w:emboss w:val="0"/>
        <w:imprint w:val="0"/>
        <w:spacing w:val="0"/>
        <w:w w:val="100"/>
        <w:kern w:val="0"/>
        <w:position w:val="0"/>
        <w:sz w:val="20"/>
        <w:vertAlign w:val="baseline"/>
      </w:rPr>
    </w:lvl>
    <w:lvl w:ilvl="1">
      <w:start w:val="1"/>
      <w:numFmt w:val="decimal"/>
      <w:suff w:val="nothing"/>
      <w:lvlText w:val="%1.%2."/>
      <w:lvlJc w:val="left"/>
      <w:pPr>
        <w:tabs>
          <w:tab w:val="num" w:pos="0"/>
        </w:tabs>
        <w:ind w:left="754" w:hanging="330"/>
      </w:pPr>
      <w:rPr>
        <w:caps w:val="0"/>
        <w:smallCaps w:val="0"/>
        <w:strike w:val="0"/>
        <w:dstrike w:val="0"/>
        <w:outline w:val="0"/>
        <w:emboss w:val="0"/>
        <w:imprint w:val="0"/>
        <w:color w:val="000000"/>
        <w:spacing w:val="0"/>
        <w:w w:val="100"/>
        <w:kern w:val="0"/>
        <w:position w:val="0"/>
        <w:sz w:val="20"/>
        <w:vertAlign w:val="baseline"/>
      </w:rPr>
    </w:lvl>
    <w:lvl w:ilvl="2">
      <w:start w:val="1"/>
      <w:numFmt w:val="decimal"/>
      <w:lvlText w:val="%1.%2.%3."/>
      <w:lvlJc w:val="left"/>
      <w:pPr>
        <w:tabs>
          <w:tab w:val="num" w:pos="0"/>
        </w:tabs>
        <w:ind w:left="1084" w:hanging="660"/>
      </w:pPr>
      <w:rPr>
        <w:caps w:val="0"/>
        <w:smallCaps w:val="0"/>
        <w:strike w:val="0"/>
        <w:dstrike w:val="0"/>
        <w:outline w:val="0"/>
        <w:emboss w:val="0"/>
        <w:imprint w:val="0"/>
        <w:color w:val="000000"/>
        <w:spacing w:val="0"/>
        <w:w w:val="100"/>
        <w:kern w:val="0"/>
        <w:position w:val="0"/>
        <w:sz w:val="20"/>
        <w:vertAlign w:val="baseline"/>
      </w:rPr>
    </w:lvl>
    <w:lvl w:ilvl="3">
      <w:start w:val="1"/>
      <w:numFmt w:val="decimal"/>
      <w:suff w:val="nothing"/>
      <w:lvlText w:val="%1.%2.%3.%4."/>
      <w:lvlJc w:val="left"/>
      <w:pPr>
        <w:tabs>
          <w:tab w:val="num" w:pos="0"/>
        </w:tabs>
        <w:ind w:left="1084" w:hanging="660"/>
      </w:pPr>
      <w:rPr>
        <w:caps w:val="0"/>
        <w:smallCaps w:val="0"/>
        <w:strike w:val="0"/>
        <w:dstrike w:val="0"/>
        <w:outline w:val="0"/>
        <w:emboss w:val="0"/>
        <w:imprint w:val="0"/>
        <w:color w:val="000000"/>
        <w:spacing w:val="0"/>
        <w:w w:val="100"/>
        <w:kern w:val="0"/>
        <w:position w:val="0"/>
        <w:sz w:val="20"/>
        <w:vertAlign w:val="baseline"/>
      </w:rPr>
    </w:lvl>
    <w:lvl w:ilvl="4">
      <w:start w:val="1"/>
      <w:numFmt w:val="decimal"/>
      <w:lvlText w:val="%1.%2.%3.%4.%5."/>
      <w:lvlJc w:val="left"/>
      <w:pPr>
        <w:tabs>
          <w:tab w:val="num" w:pos="0"/>
        </w:tabs>
        <w:ind w:left="1414" w:hanging="990"/>
      </w:pPr>
      <w:rPr>
        <w:caps w:val="0"/>
        <w:smallCaps w:val="0"/>
        <w:strike w:val="0"/>
        <w:dstrike w:val="0"/>
        <w:outline w:val="0"/>
        <w:emboss w:val="0"/>
        <w:imprint w:val="0"/>
        <w:color w:val="000000"/>
        <w:spacing w:val="0"/>
        <w:w w:val="100"/>
        <w:kern w:val="0"/>
        <w:position w:val="0"/>
        <w:sz w:val="20"/>
        <w:vertAlign w:val="baseline"/>
      </w:rPr>
    </w:lvl>
    <w:lvl w:ilvl="5">
      <w:start w:val="1"/>
      <w:numFmt w:val="decimal"/>
      <w:suff w:val="nothing"/>
      <w:lvlText w:val="%1.%2.%3.%4.%5.%6."/>
      <w:lvlJc w:val="left"/>
      <w:pPr>
        <w:tabs>
          <w:tab w:val="num" w:pos="0"/>
        </w:tabs>
        <w:ind w:left="1414" w:hanging="990"/>
      </w:pPr>
      <w:rPr>
        <w:caps w:val="0"/>
        <w:smallCaps w:val="0"/>
        <w:strike w:val="0"/>
        <w:dstrike w:val="0"/>
        <w:outline w:val="0"/>
        <w:emboss w:val="0"/>
        <w:imprint w:val="0"/>
        <w:color w:val="000000"/>
        <w:spacing w:val="0"/>
        <w:w w:val="100"/>
        <w:kern w:val="0"/>
        <w:position w:val="0"/>
        <w:sz w:val="20"/>
        <w:vertAlign w:val="baseline"/>
      </w:rPr>
    </w:lvl>
    <w:lvl w:ilvl="6">
      <w:start w:val="1"/>
      <w:numFmt w:val="decimal"/>
      <w:lvlText w:val="%1.%2.%3.%4.%5.%6.%7."/>
      <w:lvlJc w:val="left"/>
      <w:pPr>
        <w:tabs>
          <w:tab w:val="num" w:pos="0"/>
        </w:tabs>
        <w:ind w:left="1744" w:hanging="1320"/>
      </w:pPr>
      <w:rPr>
        <w:caps w:val="0"/>
        <w:smallCaps w:val="0"/>
        <w:strike w:val="0"/>
        <w:dstrike w:val="0"/>
        <w:outline w:val="0"/>
        <w:emboss w:val="0"/>
        <w:imprint w:val="0"/>
        <w:color w:val="000000"/>
        <w:spacing w:val="0"/>
        <w:w w:val="100"/>
        <w:kern w:val="0"/>
        <w:position w:val="0"/>
        <w:sz w:val="20"/>
        <w:vertAlign w:val="baseline"/>
      </w:rPr>
    </w:lvl>
    <w:lvl w:ilvl="7">
      <w:start w:val="1"/>
      <w:numFmt w:val="decimal"/>
      <w:suff w:val="nothing"/>
      <w:lvlText w:val="%1.%2.%3.%4.%5.%6.%7.%8."/>
      <w:lvlJc w:val="left"/>
      <w:pPr>
        <w:tabs>
          <w:tab w:val="num" w:pos="0"/>
        </w:tabs>
        <w:ind w:left="1744" w:hanging="1320"/>
      </w:pPr>
      <w:rPr>
        <w:caps w:val="0"/>
        <w:smallCaps w:val="0"/>
        <w:strike w:val="0"/>
        <w:dstrike w:val="0"/>
        <w:outline w:val="0"/>
        <w:emboss w:val="0"/>
        <w:imprint w:val="0"/>
        <w:color w:val="000000"/>
        <w:spacing w:val="0"/>
        <w:w w:val="100"/>
        <w:kern w:val="0"/>
        <w:position w:val="0"/>
        <w:sz w:val="20"/>
        <w:vertAlign w:val="baseline"/>
      </w:rPr>
    </w:lvl>
    <w:lvl w:ilvl="8">
      <w:start w:val="1"/>
      <w:numFmt w:val="decimal"/>
      <w:lvlText w:val="%1.%2.%3.%4.%5.%6.%7.%8.%9."/>
      <w:lvlJc w:val="left"/>
      <w:pPr>
        <w:tabs>
          <w:tab w:val="num" w:pos="0"/>
        </w:tabs>
        <w:ind w:left="2074" w:hanging="1650"/>
      </w:pPr>
      <w:rPr>
        <w:caps w:val="0"/>
        <w:smallCaps w:val="0"/>
        <w:strike w:val="0"/>
        <w:dstrike w:val="0"/>
        <w:outline w:val="0"/>
        <w:emboss w:val="0"/>
        <w:imprint w:val="0"/>
        <w:color w:val="000000"/>
        <w:spacing w:val="0"/>
        <w:w w:val="100"/>
        <w:kern w:val="0"/>
        <w:position w:val="0"/>
        <w:sz w:val="20"/>
        <w:vertAlign w:val="baseline"/>
      </w:rPr>
    </w:lvl>
  </w:abstractNum>
  <w:abstractNum w:abstractNumId="16" w15:restartNumberingAfterBreak="0">
    <w:nsid w:val="3C926422"/>
    <w:multiLevelType w:val="multilevel"/>
    <w:tmpl w:val="55947C8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15:restartNumberingAfterBreak="0">
    <w:nsid w:val="3E2436A5"/>
    <w:multiLevelType w:val="multilevel"/>
    <w:tmpl w:val="32461026"/>
    <w:lvl w:ilvl="0">
      <w:start w:val="1"/>
      <w:numFmt w:val="decimal"/>
      <w:lvlText w:val="%1."/>
      <w:lvlJc w:val="left"/>
      <w:pPr>
        <w:tabs>
          <w:tab w:val="num" w:pos="0"/>
        </w:tabs>
        <w:ind w:left="534" w:hanging="330"/>
      </w:pPr>
      <w:rPr>
        <w:caps w:val="0"/>
        <w:smallCaps w:val="0"/>
        <w:strike w:val="0"/>
        <w:dstrike w:val="0"/>
        <w:outline w:val="0"/>
        <w:emboss w:val="0"/>
        <w:imprint w:val="0"/>
        <w:spacing w:val="0"/>
        <w:w w:val="100"/>
        <w:kern w:val="0"/>
        <w:position w:val="0"/>
        <w:sz w:val="20"/>
        <w:vertAlign w:val="baseline"/>
      </w:rPr>
    </w:lvl>
    <w:lvl w:ilvl="1">
      <w:start w:val="1"/>
      <w:numFmt w:val="decimal"/>
      <w:suff w:val="nothing"/>
      <w:lvlText w:val="%1.%2."/>
      <w:lvlJc w:val="left"/>
      <w:pPr>
        <w:tabs>
          <w:tab w:val="num" w:pos="0"/>
        </w:tabs>
        <w:ind w:left="754" w:hanging="330"/>
      </w:pPr>
      <w:rPr>
        <w:caps w:val="0"/>
        <w:smallCaps w:val="0"/>
        <w:strike w:val="0"/>
        <w:dstrike w:val="0"/>
        <w:outline w:val="0"/>
        <w:emboss w:val="0"/>
        <w:imprint w:val="0"/>
        <w:color w:val="000000"/>
        <w:spacing w:val="0"/>
        <w:w w:val="100"/>
        <w:kern w:val="0"/>
        <w:position w:val="0"/>
        <w:sz w:val="20"/>
        <w:vertAlign w:val="baseline"/>
      </w:rPr>
    </w:lvl>
    <w:lvl w:ilvl="2">
      <w:start w:val="1"/>
      <w:numFmt w:val="decimal"/>
      <w:lvlText w:val="%1.%2.%3."/>
      <w:lvlJc w:val="left"/>
      <w:pPr>
        <w:tabs>
          <w:tab w:val="num" w:pos="0"/>
        </w:tabs>
        <w:ind w:left="1084" w:hanging="660"/>
      </w:pPr>
      <w:rPr>
        <w:caps w:val="0"/>
        <w:smallCaps w:val="0"/>
        <w:strike w:val="0"/>
        <w:dstrike w:val="0"/>
        <w:outline w:val="0"/>
        <w:emboss w:val="0"/>
        <w:imprint w:val="0"/>
        <w:color w:val="000000"/>
        <w:spacing w:val="0"/>
        <w:w w:val="100"/>
        <w:kern w:val="0"/>
        <w:position w:val="0"/>
        <w:sz w:val="20"/>
        <w:vertAlign w:val="baseline"/>
      </w:rPr>
    </w:lvl>
    <w:lvl w:ilvl="3">
      <w:start w:val="1"/>
      <w:numFmt w:val="decimal"/>
      <w:suff w:val="nothing"/>
      <w:lvlText w:val="%1.%2.%3.%4."/>
      <w:lvlJc w:val="left"/>
      <w:pPr>
        <w:tabs>
          <w:tab w:val="num" w:pos="0"/>
        </w:tabs>
        <w:ind w:left="1084" w:hanging="660"/>
      </w:pPr>
      <w:rPr>
        <w:caps w:val="0"/>
        <w:smallCaps w:val="0"/>
        <w:strike w:val="0"/>
        <w:dstrike w:val="0"/>
        <w:outline w:val="0"/>
        <w:emboss w:val="0"/>
        <w:imprint w:val="0"/>
        <w:color w:val="000000"/>
        <w:spacing w:val="0"/>
        <w:w w:val="100"/>
        <w:kern w:val="0"/>
        <w:position w:val="0"/>
        <w:sz w:val="20"/>
        <w:vertAlign w:val="baseline"/>
      </w:rPr>
    </w:lvl>
    <w:lvl w:ilvl="4">
      <w:start w:val="1"/>
      <w:numFmt w:val="decimal"/>
      <w:lvlText w:val="%1.%2.%3.%4.%5."/>
      <w:lvlJc w:val="left"/>
      <w:pPr>
        <w:tabs>
          <w:tab w:val="num" w:pos="0"/>
        </w:tabs>
        <w:ind w:left="1414" w:hanging="990"/>
      </w:pPr>
      <w:rPr>
        <w:caps w:val="0"/>
        <w:smallCaps w:val="0"/>
        <w:strike w:val="0"/>
        <w:dstrike w:val="0"/>
        <w:outline w:val="0"/>
        <w:emboss w:val="0"/>
        <w:imprint w:val="0"/>
        <w:color w:val="000000"/>
        <w:spacing w:val="0"/>
        <w:w w:val="100"/>
        <w:kern w:val="0"/>
        <w:position w:val="0"/>
        <w:sz w:val="20"/>
        <w:vertAlign w:val="baseline"/>
      </w:rPr>
    </w:lvl>
    <w:lvl w:ilvl="5">
      <w:start w:val="1"/>
      <w:numFmt w:val="decimal"/>
      <w:suff w:val="nothing"/>
      <w:lvlText w:val="%1.%2.%3.%4.%5.%6."/>
      <w:lvlJc w:val="left"/>
      <w:pPr>
        <w:tabs>
          <w:tab w:val="num" w:pos="0"/>
        </w:tabs>
        <w:ind w:left="1414" w:hanging="990"/>
      </w:pPr>
      <w:rPr>
        <w:caps w:val="0"/>
        <w:smallCaps w:val="0"/>
        <w:strike w:val="0"/>
        <w:dstrike w:val="0"/>
        <w:outline w:val="0"/>
        <w:emboss w:val="0"/>
        <w:imprint w:val="0"/>
        <w:color w:val="000000"/>
        <w:spacing w:val="0"/>
        <w:w w:val="100"/>
        <w:kern w:val="0"/>
        <w:position w:val="0"/>
        <w:sz w:val="20"/>
        <w:vertAlign w:val="baseline"/>
      </w:rPr>
    </w:lvl>
    <w:lvl w:ilvl="6">
      <w:start w:val="1"/>
      <w:numFmt w:val="decimal"/>
      <w:lvlText w:val="%1.%2.%3.%4.%5.%6.%7."/>
      <w:lvlJc w:val="left"/>
      <w:pPr>
        <w:tabs>
          <w:tab w:val="num" w:pos="0"/>
        </w:tabs>
        <w:ind w:left="1744" w:hanging="1320"/>
      </w:pPr>
      <w:rPr>
        <w:caps w:val="0"/>
        <w:smallCaps w:val="0"/>
        <w:strike w:val="0"/>
        <w:dstrike w:val="0"/>
        <w:outline w:val="0"/>
        <w:emboss w:val="0"/>
        <w:imprint w:val="0"/>
        <w:color w:val="000000"/>
        <w:spacing w:val="0"/>
        <w:w w:val="100"/>
        <w:kern w:val="0"/>
        <w:position w:val="0"/>
        <w:sz w:val="20"/>
        <w:vertAlign w:val="baseline"/>
      </w:rPr>
    </w:lvl>
    <w:lvl w:ilvl="7">
      <w:start w:val="1"/>
      <w:numFmt w:val="decimal"/>
      <w:suff w:val="nothing"/>
      <w:lvlText w:val="%1.%2.%3.%4.%5.%6.%7.%8."/>
      <w:lvlJc w:val="left"/>
      <w:pPr>
        <w:tabs>
          <w:tab w:val="num" w:pos="0"/>
        </w:tabs>
        <w:ind w:left="1744" w:hanging="1320"/>
      </w:pPr>
      <w:rPr>
        <w:caps w:val="0"/>
        <w:smallCaps w:val="0"/>
        <w:strike w:val="0"/>
        <w:dstrike w:val="0"/>
        <w:outline w:val="0"/>
        <w:emboss w:val="0"/>
        <w:imprint w:val="0"/>
        <w:color w:val="000000"/>
        <w:spacing w:val="0"/>
        <w:w w:val="100"/>
        <w:kern w:val="0"/>
        <w:position w:val="0"/>
        <w:sz w:val="20"/>
        <w:vertAlign w:val="baseline"/>
      </w:rPr>
    </w:lvl>
    <w:lvl w:ilvl="8">
      <w:start w:val="1"/>
      <w:numFmt w:val="decimal"/>
      <w:lvlText w:val="%1.%2.%3.%4.%5.%6.%7.%8.%9."/>
      <w:lvlJc w:val="left"/>
      <w:pPr>
        <w:tabs>
          <w:tab w:val="num" w:pos="0"/>
        </w:tabs>
        <w:ind w:left="2074" w:hanging="1650"/>
      </w:pPr>
      <w:rPr>
        <w:caps w:val="0"/>
        <w:smallCaps w:val="0"/>
        <w:strike w:val="0"/>
        <w:dstrike w:val="0"/>
        <w:outline w:val="0"/>
        <w:emboss w:val="0"/>
        <w:imprint w:val="0"/>
        <w:color w:val="000000"/>
        <w:spacing w:val="0"/>
        <w:w w:val="100"/>
        <w:kern w:val="0"/>
        <w:position w:val="0"/>
        <w:sz w:val="20"/>
        <w:vertAlign w:val="baseline"/>
      </w:rPr>
    </w:lvl>
  </w:abstractNum>
  <w:abstractNum w:abstractNumId="18" w15:restartNumberingAfterBreak="0">
    <w:nsid w:val="3EC31136"/>
    <w:multiLevelType w:val="multilevel"/>
    <w:tmpl w:val="CBF0452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15:restartNumberingAfterBreak="0">
    <w:nsid w:val="46C77ABC"/>
    <w:multiLevelType w:val="multilevel"/>
    <w:tmpl w:val="A2D8BAA4"/>
    <w:lvl w:ilvl="0">
      <w:start w:val="1"/>
      <w:numFmt w:val="decimal"/>
      <w:lvlText w:val="%1."/>
      <w:lvlJc w:val="left"/>
      <w:pPr>
        <w:tabs>
          <w:tab w:val="num" w:pos="0"/>
        </w:tabs>
        <w:ind w:left="564" w:hanging="360"/>
      </w:pPr>
      <w:rPr>
        <w:b/>
        <w:bCs/>
        <w:caps w:val="0"/>
        <w:smallCaps w:val="0"/>
        <w:strike w:val="0"/>
        <w:dstrike w:val="0"/>
        <w:outline w:val="0"/>
        <w:emboss w:val="0"/>
        <w:imprint w:val="0"/>
        <w:spacing w:val="0"/>
        <w:w w:val="100"/>
        <w:kern w:val="0"/>
        <w:position w:val="0"/>
        <w:sz w:val="20"/>
        <w:vertAlign w:val="baseline"/>
      </w:rPr>
    </w:lvl>
    <w:lvl w:ilvl="1">
      <w:start w:val="1"/>
      <w:numFmt w:val="decimal"/>
      <w:suff w:val="nothing"/>
      <w:lvlText w:val="%1.%2."/>
      <w:lvlJc w:val="left"/>
      <w:pPr>
        <w:tabs>
          <w:tab w:val="num" w:pos="0"/>
        </w:tabs>
        <w:ind w:left="564" w:hanging="360"/>
      </w:pPr>
      <w:rPr>
        <w:b/>
        <w:bCs/>
        <w:caps w:val="0"/>
        <w:smallCaps w:val="0"/>
        <w:strike w:val="0"/>
        <w:dstrike w:val="0"/>
        <w:outline w:val="0"/>
        <w:emboss w:val="0"/>
        <w:imprint w:val="0"/>
        <w:color w:val="000000"/>
        <w:spacing w:val="0"/>
        <w:w w:val="100"/>
        <w:kern w:val="0"/>
        <w:position w:val="0"/>
        <w:sz w:val="20"/>
        <w:vertAlign w:val="baseline"/>
      </w:rPr>
    </w:lvl>
    <w:lvl w:ilvl="2">
      <w:start w:val="1"/>
      <w:numFmt w:val="decimal"/>
      <w:lvlText w:val="%1.%2.%3."/>
      <w:lvlJc w:val="left"/>
      <w:pPr>
        <w:tabs>
          <w:tab w:val="num" w:pos="0"/>
        </w:tabs>
        <w:ind w:left="924" w:hanging="720"/>
      </w:pPr>
      <w:rPr>
        <w:b/>
        <w:bCs/>
        <w:caps w:val="0"/>
        <w:smallCaps w:val="0"/>
        <w:strike w:val="0"/>
        <w:dstrike w:val="0"/>
        <w:outline w:val="0"/>
        <w:emboss w:val="0"/>
        <w:imprint w:val="0"/>
        <w:color w:val="000000"/>
        <w:spacing w:val="0"/>
        <w:w w:val="100"/>
        <w:kern w:val="0"/>
        <w:position w:val="0"/>
        <w:sz w:val="20"/>
        <w:vertAlign w:val="baseline"/>
      </w:rPr>
    </w:lvl>
    <w:lvl w:ilvl="3">
      <w:start w:val="1"/>
      <w:numFmt w:val="decimal"/>
      <w:suff w:val="nothing"/>
      <w:lvlText w:val="%1.%2.%3.%4."/>
      <w:lvlJc w:val="left"/>
      <w:pPr>
        <w:tabs>
          <w:tab w:val="num" w:pos="0"/>
        </w:tabs>
        <w:ind w:left="924" w:hanging="720"/>
      </w:pPr>
      <w:rPr>
        <w:b/>
        <w:bCs/>
        <w:caps w:val="0"/>
        <w:smallCaps w:val="0"/>
        <w:strike w:val="0"/>
        <w:dstrike w:val="0"/>
        <w:outline w:val="0"/>
        <w:emboss w:val="0"/>
        <w:imprint w:val="0"/>
        <w:color w:val="000000"/>
        <w:spacing w:val="0"/>
        <w:w w:val="100"/>
        <w:kern w:val="0"/>
        <w:position w:val="0"/>
        <w:sz w:val="20"/>
        <w:vertAlign w:val="baseline"/>
      </w:rPr>
    </w:lvl>
    <w:lvl w:ilvl="4">
      <w:start w:val="1"/>
      <w:numFmt w:val="decimal"/>
      <w:lvlText w:val="%1.%2.%3.%4.%5."/>
      <w:lvlJc w:val="left"/>
      <w:pPr>
        <w:tabs>
          <w:tab w:val="num" w:pos="0"/>
        </w:tabs>
        <w:ind w:left="1284" w:hanging="1080"/>
      </w:pPr>
      <w:rPr>
        <w:b/>
        <w:bCs/>
        <w:caps w:val="0"/>
        <w:smallCaps w:val="0"/>
        <w:strike w:val="0"/>
        <w:dstrike w:val="0"/>
        <w:outline w:val="0"/>
        <w:emboss w:val="0"/>
        <w:imprint w:val="0"/>
        <w:color w:val="000000"/>
        <w:spacing w:val="0"/>
        <w:w w:val="100"/>
        <w:kern w:val="0"/>
        <w:position w:val="0"/>
        <w:sz w:val="20"/>
        <w:vertAlign w:val="baseline"/>
      </w:rPr>
    </w:lvl>
    <w:lvl w:ilvl="5">
      <w:start w:val="1"/>
      <w:numFmt w:val="decimal"/>
      <w:suff w:val="nothing"/>
      <w:lvlText w:val="%1.%2.%3.%4.%5.%6."/>
      <w:lvlJc w:val="left"/>
      <w:pPr>
        <w:tabs>
          <w:tab w:val="num" w:pos="0"/>
        </w:tabs>
        <w:ind w:left="1284" w:hanging="1080"/>
      </w:pPr>
      <w:rPr>
        <w:b/>
        <w:bCs/>
        <w:caps w:val="0"/>
        <w:smallCaps w:val="0"/>
        <w:strike w:val="0"/>
        <w:dstrike w:val="0"/>
        <w:outline w:val="0"/>
        <w:emboss w:val="0"/>
        <w:imprint w:val="0"/>
        <w:color w:val="000000"/>
        <w:spacing w:val="0"/>
        <w:w w:val="100"/>
        <w:kern w:val="0"/>
        <w:position w:val="0"/>
        <w:sz w:val="20"/>
        <w:vertAlign w:val="baseline"/>
      </w:rPr>
    </w:lvl>
    <w:lvl w:ilvl="6">
      <w:start w:val="1"/>
      <w:numFmt w:val="decimal"/>
      <w:lvlText w:val="%1.%2.%3.%4.%5.%6.%7."/>
      <w:lvlJc w:val="left"/>
      <w:pPr>
        <w:tabs>
          <w:tab w:val="num" w:pos="0"/>
        </w:tabs>
        <w:ind w:left="1644" w:hanging="1440"/>
      </w:pPr>
      <w:rPr>
        <w:b/>
        <w:bCs/>
        <w:caps w:val="0"/>
        <w:smallCaps w:val="0"/>
        <w:strike w:val="0"/>
        <w:dstrike w:val="0"/>
        <w:outline w:val="0"/>
        <w:emboss w:val="0"/>
        <w:imprint w:val="0"/>
        <w:color w:val="000000"/>
        <w:spacing w:val="0"/>
        <w:w w:val="100"/>
        <w:kern w:val="0"/>
        <w:position w:val="0"/>
        <w:sz w:val="20"/>
        <w:vertAlign w:val="baseline"/>
      </w:rPr>
    </w:lvl>
    <w:lvl w:ilvl="7">
      <w:start w:val="1"/>
      <w:numFmt w:val="decimal"/>
      <w:suff w:val="nothing"/>
      <w:lvlText w:val="%1.%2.%3.%4.%5.%6.%7.%8."/>
      <w:lvlJc w:val="left"/>
      <w:pPr>
        <w:tabs>
          <w:tab w:val="num" w:pos="0"/>
        </w:tabs>
        <w:ind w:left="1644" w:hanging="1440"/>
      </w:pPr>
      <w:rPr>
        <w:b/>
        <w:bCs/>
        <w:caps w:val="0"/>
        <w:smallCaps w:val="0"/>
        <w:strike w:val="0"/>
        <w:dstrike w:val="0"/>
        <w:outline w:val="0"/>
        <w:emboss w:val="0"/>
        <w:imprint w:val="0"/>
        <w:color w:val="000000"/>
        <w:spacing w:val="0"/>
        <w:w w:val="100"/>
        <w:kern w:val="0"/>
        <w:position w:val="0"/>
        <w:sz w:val="20"/>
        <w:vertAlign w:val="baseline"/>
      </w:rPr>
    </w:lvl>
    <w:lvl w:ilvl="8">
      <w:start w:val="1"/>
      <w:numFmt w:val="decimal"/>
      <w:suff w:val="nothing"/>
      <w:lvlText w:val="%1.%2.%3.%4.%5.%6.%7.%8.%9."/>
      <w:lvlJc w:val="left"/>
      <w:pPr>
        <w:tabs>
          <w:tab w:val="num" w:pos="0"/>
        </w:tabs>
        <w:ind w:left="2004" w:hanging="1800"/>
      </w:pPr>
      <w:rPr>
        <w:b/>
        <w:bCs/>
        <w:caps w:val="0"/>
        <w:smallCaps w:val="0"/>
        <w:strike w:val="0"/>
        <w:dstrike w:val="0"/>
        <w:outline w:val="0"/>
        <w:emboss w:val="0"/>
        <w:imprint w:val="0"/>
        <w:color w:val="000000"/>
        <w:spacing w:val="0"/>
        <w:w w:val="100"/>
        <w:kern w:val="0"/>
        <w:position w:val="0"/>
        <w:sz w:val="20"/>
        <w:vertAlign w:val="baseline"/>
      </w:rPr>
    </w:lvl>
  </w:abstractNum>
  <w:abstractNum w:abstractNumId="20" w15:restartNumberingAfterBreak="0">
    <w:nsid w:val="4B036F89"/>
    <w:multiLevelType w:val="multilevel"/>
    <w:tmpl w:val="7098E590"/>
    <w:lvl w:ilvl="0">
      <w:start w:val="1"/>
      <w:numFmt w:val="bullet"/>
      <w:lvlText w:val="·"/>
      <w:lvlJc w:val="left"/>
      <w:pPr>
        <w:tabs>
          <w:tab w:val="num" w:pos="0"/>
        </w:tabs>
        <w:ind w:left="720" w:hanging="360"/>
      </w:pPr>
      <w:rPr>
        <w:rFonts w:ascii="Symbol" w:hAnsi="Symbol" w:cs="Symbol" w:hint="default"/>
        <w:b w:val="0"/>
        <w:bCs w:val="0"/>
        <w:i w:val="0"/>
        <w:iCs w:val="0"/>
        <w:caps w:val="0"/>
        <w:smallCaps w:val="0"/>
        <w:strike w:val="0"/>
        <w:dstrike w:val="0"/>
        <w:outline w:val="0"/>
        <w:emboss w:val="0"/>
        <w:imprint w:val="0"/>
        <w:spacing w:val="0"/>
        <w:w w:val="100"/>
        <w:kern w:val="0"/>
        <w:position w:val="0"/>
        <w:sz w:val="22"/>
        <w:szCs w:val="22"/>
        <w:vertAlign w:val="baseline"/>
      </w:rPr>
    </w:lvl>
    <w:lvl w:ilvl="1">
      <w:start w:val="1"/>
      <w:numFmt w:val="bullet"/>
      <w:lvlText w:val="o"/>
      <w:lvlJc w:val="left"/>
      <w:pPr>
        <w:tabs>
          <w:tab w:val="num" w:pos="0"/>
        </w:tabs>
        <w:ind w:left="144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2"/>
        <w:szCs w:val="22"/>
        <w:vertAlign w:val="baseline"/>
      </w:rPr>
    </w:lvl>
    <w:lvl w:ilvl="2">
      <w:start w:val="1"/>
      <w:numFmt w:val="bullet"/>
      <w:lvlText w:val="▪"/>
      <w:lvlJc w:val="left"/>
      <w:pPr>
        <w:tabs>
          <w:tab w:val="num" w:pos="0"/>
        </w:tabs>
        <w:ind w:left="216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2"/>
        <w:szCs w:val="22"/>
        <w:vertAlign w:val="baseline"/>
      </w:rPr>
    </w:lvl>
    <w:lvl w:ilvl="3">
      <w:start w:val="1"/>
      <w:numFmt w:val="bullet"/>
      <w:lvlText w:val="·"/>
      <w:lvlJc w:val="left"/>
      <w:pPr>
        <w:tabs>
          <w:tab w:val="num" w:pos="0"/>
        </w:tabs>
        <w:ind w:left="2880" w:hanging="360"/>
      </w:pPr>
      <w:rPr>
        <w:rFonts w:ascii="Symbol" w:hAnsi="Symbol" w:cs="Symbol" w:hint="default"/>
        <w:b w:val="0"/>
        <w:bCs w:val="0"/>
        <w:i w:val="0"/>
        <w:iCs w:val="0"/>
        <w:caps w:val="0"/>
        <w:smallCaps w:val="0"/>
        <w:strike w:val="0"/>
        <w:dstrike w:val="0"/>
        <w:outline w:val="0"/>
        <w:emboss w:val="0"/>
        <w:imprint w:val="0"/>
        <w:spacing w:val="0"/>
        <w:w w:val="100"/>
        <w:kern w:val="0"/>
        <w:position w:val="0"/>
        <w:sz w:val="22"/>
        <w:szCs w:val="22"/>
        <w:vertAlign w:val="baseline"/>
      </w:rPr>
    </w:lvl>
    <w:lvl w:ilvl="4">
      <w:start w:val="1"/>
      <w:numFmt w:val="bullet"/>
      <w:lvlText w:val="o"/>
      <w:lvlJc w:val="left"/>
      <w:pPr>
        <w:tabs>
          <w:tab w:val="num" w:pos="0"/>
        </w:tabs>
        <w:ind w:left="360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2"/>
        <w:szCs w:val="22"/>
        <w:vertAlign w:val="baseline"/>
      </w:rPr>
    </w:lvl>
    <w:lvl w:ilvl="5">
      <w:start w:val="1"/>
      <w:numFmt w:val="bullet"/>
      <w:lvlText w:val="▪"/>
      <w:lvlJc w:val="left"/>
      <w:pPr>
        <w:tabs>
          <w:tab w:val="num" w:pos="0"/>
        </w:tabs>
        <w:ind w:left="432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2"/>
        <w:szCs w:val="22"/>
        <w:vertAlign w:val="baseline"/>
      </w:rPr>
    </w:lvl>
    <w:lvl w:ilvl="6">
      <w:start w:val="1"/>
      <w:numFmt w:val="bullet"/>
      <w:lvlText w:val="·"/>
      <w:lvlJc w:val="left"/>
      <w:pPr>
        <w:tabs>
          <w:tab w:val="num" w:pos="0"/>
        </w:tabs>
        <w:ind w:left="5040" w:hanging="360"/>
      </w:pPr>
      <w:rPr>
        <w:rFonts w:ascii="Symbol" w:hAnsi="Symbol" w:cs="Symbol" w:hint="default"/>
        <w:b w:val="0"/>
        <w:bCs w:val="0"/>
        <w:i w:val="0"/>
        <w:iCs w:val="0"/>
        <w:caps w:val="0"/>
        <w:smallCaps w:val="0"/>
        <w:strike w:val="0"/>
        <w:dstrike w:val="0"/>
        <w:outline w:val="0"/>
        <w:emboss w:val="0"/>
        <w:imprint w:val="0"/>
        <w:spacing w:val="0"/>
        <w:w w:val="100"/>
        <w:kern w:val="0"/>
        <w:position w:val="0"/>
        <w:sz w:val="22"/>
        <w:szCs w:val="22"/>
        <w:vertAlign w:val="baseline"/>
      </w:rPr>
    </w:lvl>
    <w:lvl w:ilvl="7">
      <w:start w:val="1"/>
      <w:numFmt w:val="bullet"/>
      <w:lvlText w:val="o"/>
      <w:lvlJc w:val="left"/>
      <w:pPr>
        <w:tabs>
          <w:tab w:val="num" w:pos="0"/>
        </w:tabs>
        <w:ind w:left="576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2"/>
        <w:szCs w:val="22"/>
        <w:vertAlign w:val="baseline"/>
      </w:rPr>
    </w:lvl>
    <w:lvl w:ilvl="8">
      <w:start w:val="1"/>
      <w:numFmt w:val="bullet"/>
      <w:lvlText w:val="▪"/>
      <w:lvlJc w:val="left"/>
      <w:pPr>
        <w:tabs>
          <w:tab w:val="num" w:pos="0"/>
        </w:tabs>
        <w:ind w:left="648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2"/>
        <w:szCs w:val="22"/>
        <w:vertAlign w:val="baseline"/>
      </w:rPr>
    </w:lvl>
  </w:abstractNum>
  <w:abstractNum w:abstractNumId="21" w15:restartNumberingAfterBreak="0">
    <w:nsid w:val="4E623E62"/>
    <w:multiLevelType w:val="multilevel"/>
    <w:tmpl w:val="133C4138"/>
    <w:lvl w:ilvl="0">
      <w:start w:val="5"/>
      <w:numFmt w:val="decimal"/>
      <w:lvlText w:val="%1."/>
      <w:lvlJc w:val="left"/>
      <w:pPr>
        <w:tabs>
          <w:tab w:val="num" w:pos="0"/>
        </w:tabs>
        <w:ind w:left="504" w:hanging="300"/>
      </w:pPr>
      <w:rPr>
        <w:b/>
        <w:bCs/>
        <w:caps w:val="0"/>
        <w:smallCaps w:val="0"/>
        <w:strike w:val="0"/>
        <w:dstrike w:val="0"/>
        <w:outline w:val="0"/>
        <w:emboss w:val="0"/>
        <w:imprint w:val="0"/>
        <w:spacing w:val="0"/>
        <w:w w:val="100"/>
        <w:kern w:val="0"/>
        <w:position w:val="0"/>
        <w:sz w:val="20"/>
        <w:vertAlign w:val="baseline"/>
      </w:rPr>
    </w:lvl>
    <w:lvl w:ilvl="1">
      <w:start w:val="1"/>
      <w:numFmt w:val="decimal"/>
      <w:suff w:val="nothing"/>
      <w:lvlText w:val="%1.%2."/>
      <w:lvlJc w:val="left"/>
      <w:pPr>
        <w:tabs>
          <w:tab w:val="num" w:pos="0"/>
        </w:tabs>
        <w:ind w:left="504" w:hanging="300"/>
      </w:pPr>
      <w:rPr>
        <w:b/>
        <w:bCs/>
        <w:caps w:val="0"/>
        <w:smallCaps w:val="0"/>
        <w:strike w:val="0"/>
        <w:dstrike w:val="0"/>
        <w:outline w:val="0"/>
        <w:emboss w:val="0"/>
        <w:imprint w:val="0"/>
        <w:color w:val="000000"/>
        <w:spacing w:val="0"/>
        <w:w w:val="100"/>
        <w:kern w:val="0"/>
        <w:position w:val="0"/>
        <w:sz w:val="20"/>
        <w:vertAlign w:val="baseline"/>
      </w:rPr>
    </w:lvl>
    <w:lvl w:ilvl="2">
      <w:start w:val="1"/>
      <w:numFmt w:val="decimal"/>
      <w:suff w:val="nothing"/>
      <w:lvlText w:val="%1.%2.%3."/>
      <w:lvlJc w:val="left"/>
      <w:pPr>
        <w:tabs>
          <w:tab w:val="num" w:pos="0"/>
        </w:tabs>
        <w:ind w:left="564" w:hanging="156"/>
      </w:pPr>
      <w:rPr>
        <w:b/>
        <w:bCs/>
        <w:caps w:val="0"/>
        <w:smallCaps w:val="0"/>
        <w:strike w:val="0"/>
        <w:dstrike w:val="0"/>
        <w:outline w:val="0"/>
        <w:emboss w:val="0"/>
        <w:imprint w:val="0"/>
        <w:color w:val="000000"/>
        <w:spacing w:val="0"/>
        <w:w w:val="100"/>
        <w:kern w:val="0"/>
        <w:position w:val="0"/>
        <w:sz w:val="20"/>
        <w:vertAlign w:val="baseline"/>
      </w:rPr>
    </w:lvl>
    <w:lvl w:ilvl="3">
      <w:start w:val="1"/>
      <w:numFmt w:val="decimal"/>
      <w:suff w:val="nothing"/>
      <w:lvlText w:val="%1.%2.%3.%4."/>
      <w:lvlJc w:val="left"/>
      <w:pPr>
        <w:tabs>
          <w:tab w:val="num" w:pos="0"/>
        </w:tabs>
        <w:ind w:left="564" w:hanging="156"/>
      </w:pPr>
      <w:rPr>
        <w:b/>
        <w:bCs/>
        <w:caps w:val="0"/>
        <w:smallCaps w:val="0"/>
        <w:strike w:val="0"/>
        <w:dstrike w:val="0"/>
        <w:outline w:val="0"/>
        <w:emboss w:val="0"/>
        <w:imprint w:val="0"/>
        <w:color w:val="000000"/>
        <w:spacing w:val="0"/>
        <w:w w:val="100"/>
        <w:kern w:val="0"/>
        <w:position w:val="0"/>
        <w:sz w:val="20"/>
        <w:vertAlign w:val="baseline"/>
      </w:rPr>
    </w:lvl>
    <w:lvl w:ilvl="4">
      <w:start w:val="1"/>
      <w:numFmt w:val="decimal"/>
      <w:suff w:val="nothing"/>
      <w:lvlText w:val="%1.%2.%3.%4.%5."/>
      <w:lvlJc w:val="left"/>
      <w:pPr>
        <w:tabs>
          <w:tab w:val="num" w:pos="0"/>
        </w:tabs>
        <w:ind w:left="924" w:hanging="516"/>
      </w:pPr>
      <w:rPr>
        <w:b/>
        <w:bCs/>
        <w:caps w:val="0"/>
        <w:smallCaps w:val="0"/>
        <w:strike w:val="0"/>
        <w:dstrike w:val="0"/>
        <w:outline w:val="0"/>
        <w:emboss w:val="0"/>
        <w:imprint w:val="0"/>
        <w:color w:val="000000"/>
        <w:spacing w:val="0"/>
        <w:w w:val="100"/>
        <w:kern w:val="0"/>
        <w:position w:val="0"/>
        <w:sz w:val="20"/>
        <w:vertAlign w:val="baseline"/>
      </w:rPr>
    </w:lvl>
    <w:lvl w:ilvl="5">
      <w:start w:val="1"/>
      <w:numFmt w:val="decimal"/>
      <w:suff w:val="nothing"/>
      <w:lvlText w:val="%1.%2.%3.%4.%5.%6."/>
      <w:lvlJc w:val="left"/>
      <w:pPr>
        <w:tabs>
          <w:tab w:val="num" w:pos="0"/>
        </w:tabs>
        <w:ind w:left="924" w:hanging="516"/>
      </w:pPr>
      <w:rPr>
        <w:b/>
        <w:bCs/>
        <w:caps w:val="0"/>
        <w:smallCaps w:val="0"/>
        <w:strike w:val="0"/>
        <w:dstrike w:val="0"/>
        <w:outline w:val="0"/>
        <w:emboss w:val="0"/>
        <w:imprint w:val="0"/>
        <w:color w:val="000000"/>
        <w:spacing w:val="0"/>
        <w:w w:val="100"/>
        <w:kern w:val="0"/>
        <w:position w:val="0"/>
        <w:sz w:val="20"/>
        <w:vertAlign w:val="baseline"/>
      </w:rPr>
    </w:lvl>
    <w:lvl w:ilvl="6">
      <w:start w:val="1"/>
      <w:numFmt w:val="decimal"/>
      <w:suff w:val="nothing"/>
      <w:lvlText w:val="%1.%2.%3.%4.%5.%6.%7."/>
      <w:lvlJc w:val="left"/>
      <w:pPr>
        <w:tabs>
          <w:tab w:val="num" w:pos="0"/>
        </w:tabs>
        <w:ind w:left="1284" w:hanging="876"/>
      </w:pPr>
      <w:rPr>
        <w:b/>
        <w:bCs/>
        <w:caps w:val="0"/>
        <w:smallCaps w:val="0"/>
        <w:strike w:val="0"/>
        <w:dstrike w:val="0"/>
        <w:outline w:val="0"/>
        <w:emboss w:val="0"/>
        <w:imprint w:val="0"/>
        <w:color w:val="000000"/>
        <w:spacing w:val="0"/>
        <w:w w:val="100"/>
        <w:kern w:val="0"/>
        <w:position w:val="0"/>
        <w:sz w:val="20"/>
        <w:vertAlign w:val="baseline"/>
      </w:rPr>
    </w:lvl>
    <w:lvl w:ilvl="7">
      <w:start w:val="1"/>
      <w:numFmt w:val="decimal"/>
      <w:suff w:val="nothing"/>
      <w:lvlText w:val="%1.%2.%3.%4.%5.%6.%7.%8."/>
      <w:lvlJc w:val="left"/>
      <w:pPr>
        <w:tabs>
          <w:tab w:val="num" w:pos="0"/>
        </w:tabs>
        <w:ind w:left="1284" w:hanging="876"/>
      </w:pPr>
      <w:rPr>
        <w:b/>
        <w:bCs/>
        <w:caps w:val="0"/>
        <w:smallCaps w:val="0"/>
        <w:strike w:val="0"/>
        <w:dstrike w:val="0"/>
        <w:outline w:val="0"/>
        <w:emboss w:val="0"/>
        <w:imprint w:val="0"/>
        <w:color w:val="000000"/>
        <w:spacing w:val="0"/>
        <w:w w:val="100"/>
        <w:kern w:val="0"/>
        <w:position w:val="0"/>
        <w:sz w:val="20"/>
        <w:vertAlign w:val="baseline"/>
      </w:rPr>
    </w:lvl>
    <w:lvl w:ilvl="8">
      <w:start w:val="1"/>
      <w:numFmt w:val="decimal"/>
      <w:suff w:val="nothing"/>
      <w:lvlText w:val="%1.%2.%3.%4.%5.%6.%7.%8.%9."/>
      <w:lvlJc w:val="left"/>
      <w:pPr>
        <w:tabs>
          <w:tab w:val="num" w:pos="0"/>
        </w:tabs>
        <w:ind w:left="1644" w:hanging="1236"/>
      </w:pPr>
      <w:rPr>
        <w:b/>
        <w:bCs/>
        <w:caps w:val="0"/>
        <w:smallCaps w:val="0"/>
        <w:strike w:val="0"/>
        <w:dstrike w:val="0"/>
        <w:outline w:val="0"/>
        <w:emboss w:val="0"/>
        <w:imprint w:val="0"/>
        <w:color w:val="000000"/>
        <w:spacing w:val="0"/>
        <w:w w:val="100"/>
        <w:kern w:val="0"/>
        <w:position w:val="0"/>
        <w:sz w:val="20"/>
        <w:vertAlign w:val="baseline"/>
      </w:rPr>
    </w:lvl>
  </w:abstractNum>
  <w:abstractNum w:abstractNumId="22" w15:restartNumberingAfterBreak="0">
    <w:nsid w:val="504124CC"/>
    <w:multiLevelType w:val="multilevel"/>
    <w:tmpl w:val="C9AE942C"/>
    <w:lvl w:ilvl="0">
      <w:start w:val="1"/>
      <w:numFmt w:val="decimal"/>
      <w:lvlText w:val="%1."/>
      <w:lvlJc w:val="left"/>
      <w:pPr>
        <w:tabs>
          <w:tab w:val="num" w:pos="0"/>
        </w:tabs>
        <w:ind w:left="534" w:hanging="330"/>
      </w:pPr>
      <w:rPr>
        <w:caps w:val="0"/>
        <w:smallCaps w:val="0"/>
        <w:strike w:val="0"/>
        <w:dstrike w:val="0"/>
        <w:outline w:val="0"/>
        <w:emboss w:val="0"/>
        <w:imprint w:val="0"/>
        <w:spacing w:val="0"/>
        <w:w w:val="100"/>
        <w:kern w:val="0"/>
        <w:position w:val="0"/>
        <w:sz w:val="20"/>
        <w:vertAlign w:val="baseline"/>
      </w:rPr>
    </w:lvl>
    <w:lvl w:ilvl="1">
      <w:start w:val="1"/>
      <w:numFmt w:val="decimal"/>
      <w:suff w:val="nothing"/>
      <w:lvlText w:val="%1.%2."/>
      <w:lvlJc w:val="left"/>
      <w:pPr>
        <w:tabs>
          <w:tab w:val="num" w:pos="0"/>
        </w:tabs>
        <w:ind w:left="754" w:hanging="330"/>
      </w:pPr>
      <w:rPr>
        <w:caps w:val="0"/>
        <w:smallCaps w:val="0"/>
        <w:strike w:val="0"/>
        <w:dstrike w:val="0"/>
        <w:outline w:val="0"/>
        <w:emboss w:val="0"/>
        <w:imprint w:val="0"/>
        <w:color w:val="000000"/>
        <w:spacing w:val="0"/>
        <w:w w:val="100"/>
        <w:kern w:val="0"/>
        <w:position w:val="0"/>
        <w:sz w:val="20"/>
        <w:vertAlign w:val="baseline"/>
      </w:rPr>
    </w:lvl>
    <w:lvl w:ilvl="2">
      <w:start w:val="1"/>
      <w:numFmt w:val="decimal"/>
      <w:lvlText w:val="%1.%2.%3."/>
      <w:lvlJc w:val="left"/>
      <w:pPr>
        <w:tabs>
          <w:tab w:val="num" w:pos="0"/>
        </w:tabs>
        <w:ind w:left="1084" w:hanging="660"/>
      </w:pPr>
      <w:rPr>
        <w:caps w:val="0"/>
        <w:smallCaps w:val="0"/>
        <w:strike w:val="0"/>
        <w:dstrike w:val="0"/>
        <w:outline w:val="0"/>
        <w:emboss w:val="0"/>
        <w:imprint w:val="0"/>
        <w:color w:val="000000"/>
        <w:spacing w:val="0"/>
        <w:w w:val="100"/>
        <w:kern w:val="0"/>
        <w:position w:val="0"/>
        <w:sz w:val="20"/>
        <w:vertAlign w:val="baseline"/>
      </w:rPr>
    </w:lvl>
    <w:lvl w:ilvl="3">
      <w:start w:val="1"/>
      <w:numFmt w:val="decimal"/>
      <w:suff w:val="nothing"/>
      <w:lvlText w:val="%1.%2.%3.%4."/>
      <w:lvlJc w:val="left"/>
      <w:pPr>
        <w:tabs>
          <w:tab w:val="num" w:pos="0"/>
        </w:tabs>
        <w:ind w:left="1084" w:hanging="660"/>
      </w:pPr>
      <w:rPr>
        <w:caps w:val="0"/>
        <w:smallCaps w:val="0"/>
        <w:strike w:val="0"/>
        <w:dstrike w:val="0"/>
        <w:outline w:val="0"/>
        <w:emboss w:val="0"/>
        <w:imprint w:val="0"/>
        <w:color w:val="000000"/>
        <w:spacing w:val="0"/>
        <w:w w:val="100"/>
        <w:kern w:val="0"/>
        <w:position w:val="0"/>
        <w:sz w:val="20"/>
        <w:vertAlign w:val="baseline"/>
      </w:rPr>
    </w:lvl>
    <w:lvl w:ilvl="4">
      <w:start w:val="1"/>
      <w:numFmt w:val="decimal"/>
      <w:lvlText w:val="%1.%2.%3.%4.%5."/>
      <w:lvlJc w:val="left"/>
      <w:pPr>
        <w:tabs>
          <w:tab w:val="num" w:pos="0"/>
        </w:tabs>
        <w:ind w:left="1414" w:hanging="990"/>
      </w:pPr>
      <w:rPr>
        <w:caps w:val="0"/>
        <w:smallCaps w:val="0"/>
        <w:strike w:val="0"/>
        <w:dstrike w:val="0"/>
        <w:outline w:val="0"/>
        <w:emboss w:val="0"/>
        <w:imprint w:val="0"/>
        <w:color w:val="000000"/>
        <w:spacing w:val="0"/>
        <w:w w:val="100"/>
        <w:kern w:val="0"/>
        <w:position w:val="0"/>
        <w:sz w:val="20"/>
        <w:vertAlign w:val="baseline"/>
      </w:rPr>
    </w:lvl>
    <w:lvl w:ilvl="5">
      <w:start w:val="1"/>
      <w:numFmt w:val="decimal"/>
      <w:suff w:val="nothing"/>
      <w:lvlText w:val="%1.%2.%3.%4.%5.%6."/>
      <w:lvlJc w:val="left"/>
      <w:pPr>
        <w:tabs>
          <w:tab w:val="num" w:pos="0"/>
        </w:tabs>
        <w:ind w:left="1414" w:hanging="990"/>
      </w:pPr>
      <w:rPr>
        <w:caps w:val="0"/>
        <w:smallCaps w:val="0"/>
        <w:strike w:val="0"/>
        <w:dstrike w:val="0"/>
        <w:outline w:val="0"/>
        <w:emboss w:val="0"/>
        <w:imprint w:val="0"/>
        <w:color w:val="000000"/>
        <w:spacing w:val="0"/>
        <w:w w:val="100"/>
        <w:kern w:val="0"/>
        <w:position w:val="0"/>
        <w:sz w:val="20"/>
        <w:vertAlign w:val="baseline"/>
      </w:rPr>
    </w:lvl>
    <w:lvl w:ilvl="6">
      <w:start w:val="1"/>
      <w:numFmt w:val="decimal"/>
      <w:lvlText w:val="%1.%2.%3.%4.%5.%6.%7."/>
      <w:lvlJc w:val="left"/>
      <w:pPr>
        <w:tabs>
          <w:tab w:val="num" w:pos="0"/>
        </w:tabs>
        <w:ind w:left="1744" w:hanging="1320"/>
      </w:pPr>
      <w:rPr>
        <w:caps w:val="0"/>
        <w:smallCaps w:val="0"/>
        <w:strike w:val="0"/>
        <w:dstrike w:val="0"/>
        <w:outline w:val="0"/>
        <w:emboss w:val="0"/>
        <w:imprint w:val="0"/>
        <w:color w:val="000000"/>
        <w:spacing w:val="0"/>
        <w:w w:val="100"/>
        <w:kern w:val="0"/>
        <w:position w:val="0"/>
        <w:sz w:val="20"/>
        <w:vertAlign w:val="baseline"/>
      </w:rPr>
    </w:lvl>
    <w:lvl w:ilvl="7">
      <w:start w:val="1"/>
      <w:numFmt w:val="decimal"/>
      <w:suff w:val="nothing"/>
      <w:lvlText w:val="%1.%2.%3.%4.%5.%6.%7.%8."/>
      <w:lvlJc w:val="left"/>
      <w:pPr>
        <w:tabs>
          <w:tab w:val="num" w:pos="0"/>
        </w:tabs>
        <w:ind w:left="1744" w:hanging="1320"/>
      </w:pPr>
      <w:rPr>
        <w:caps w:val="0"/>
        <w:smallCaps w:val="0"/>
        <w:strike w:val="0"/>
        <w:dstrike w:val="0"/>
        <w:outline w:val="0"/>
        <w:emboss w:val="0"/>
        <w:imprint w:val="0"/>
        <w:color w:val="000000"/>
        <w:spacing w:val="0"/>
        <w:w w:val="100"/>
        <w:kern w:val="0"/>
        <w:position w:val="0"/>
        <w:sz w:val="20"/>
        <w:vertAlign w:val="baseline"/>
      </w:rPr>
    </w:lvl>
    <w:lvl w:ilvl="8">
      <w:start w:val="1"/>
      <w:numFmt w:val="decimal"/>
      <w:lvlText w:val="%1.%2.%3.%4.%5.%6.%7.%8.%9."/>
      <w:lvlJc w:val="left"/>
      <w:pPr>
        <w:tabs>
          <w:tab w:val="num" w:pos="0"/>
        </w:tabs>
        <w:ind w:left="2074" w:hanging="1650"/>
      </w:pPr>
      <w:rPr>
        <w:caps w:val="0"/>
        <w:smallCaps w:val="0"/>
        <w:strike w:val="0"/>
        <w:dstrike w:val="0"/>
        <w:outline w:val="0"/>
        <w:emboss w:val="0"/>
        <w:imprint w:val="0"/>
        <w:color w:val="000000"/>
        <w:spacing w:val="0"/>
        <w:w w:val="100"/>
        <w:kern w:val="0"/>
        <w:position w:val="0"/>
        <w:sz w:val="20"/>
        <w:vertAlign w:val="baseline"/>
      </w:rPr>
    </w:lvl>
  </w:abstractNum>
  <w:abstractNum w:abstractNumId="23" w15:restartNumberingAfterBreak="0">
    <w:nsid w:val="53C60D10"/>
    <w:multiLevelType w:val="multilevel"/>
    <w:tmpl w:val="A718C3A8"/>
    <w:lvl w:ilvl="0">
      <w:start w:val="1"/>
      <w:numFmt w:val="decimal"/>
      <w:lvlText w:val="%1."/>
      <w:lvlJc w:val="left"/>
      <w:pPr>
        <w:tabs>
          <w:tab w:val="num" w:pos="0"/>
        </w:tabs>
        <w:ind w:left="564" w:hanging="360"/>
      </w:pPr>
      <w:rPr>
        <w:b/>
        <w:bCs/>
        <w:caps w:val="0"/>
        <w:smallCaps w:val="0"/>
        <w:strike w:val="0"/>
        <w:dstrike w:val="0"/>
        <w:outline w:val="0"/>
        <w:emboss w:val="0"/>
        <w:imprint w:val="0"/>
        <w:spacing w:val="0"/>
        <w:w w:val="100"/>
        <w:kern w:val="0"/>
        <w:position w:val="0"/>
        <w:sz w:val="20"/>
        <w:vertAlign w:val="baseline"/>
      </w:rPr>
    </w:lvl>
    <w:lvl w:ilvl="1">
      <w:start w:val="1"/>
      <w:numFmt w:val="decimal"/>
      <w:suff w:val="nothing"/>
      <w:lvlText w:val="%1.%2."/>
      <w:lvlJc w:val="left"/>
      <w:pPr>
        <w:tabs>
          <w:tab w:val="num" w:pos="0"/>
        </w:tabs>
        <w:ind w:left="564" w:hanging="360"/>
      </w:pPr>
      <w:rPr>
        <w:b/>
        <w:bCs/>
        <w:caps w:val="0"/>
        <w:smallCaps w:val="0"/>
        <w:strike w:val="0"/>
        <w:dstrike w:val="0"/>
        <w:outline w:val="0"/>
        <w:emboss w:val="0"/>
        <w:imprint w:val="0"/>
        <w:color w:val="000000"/>
        <w:spacing w:val="0"/>
        <w:w w:val="100"/>
        <w:kern w:val="0"/>
        <w:position w:val="0"/>
        <w:sz w:val="20"/>
        <w:vertAlign w:val="baseline"/>
      </w:rPr>
    </w:lvl>
    <w:lvl w:ilvl="2">
      <w:start w:val="1"/>
      <w:numFmt w:val="decimal"/>
      <w:lvlText w:val="%1.%2.%3."/>
      <w:lvlJc w:val="left"/>
      <w:pPr>
        <w:tabs>
          <w:tab w:val="num" w:pos="0"/>
        </w:tabs>
        <w:ind w:left="924" w:hanging="720"/>
      </w:pPr>
      <w:rPr>
        <w:b/>
        <w:bCs/>
        <w:caps w:val="0"/>
        <w:smallCaps w:val="0"/>
        <w:strike w:val="0"/>
        <w:dstrike w:val="0"/>
        <w:outline w:val="0"/>
        <w:emboss w:val="0"/>
        <w:imprint w:val="0"/>
        <w:color w:val="000000"/>
        <w:spacing w:val="0"/>
        <w:w w:val="100"/>
        <w:kern w:val="0"/>
        <w:position w:val="0"/>
        <w:sz w:val="20"/>
        <w:vertAlign w:val="baseline"/>
      </w:rPr>
    </w:lvl>
    <w:lvl w:ilvl="3">
      <w:start w:val="1"/>
      <w:numFmt w:val="decimal"/>
      <w:suff w:val="nothing"/>
      <w:lvlText w:val="%1.%2.%3.%4."/>
      <w:lvlJc w:val="left"/>
      <w:pPr>
        <w:tabs>
          <w:tab w:val="num" w:pos="0"/>
        </w:tabs>
        <w:ind w:left="924" w:hanging="720"/>
      </w:pPr>
      <w:rPr>
        <w:b/>
        <w:bCs/>
        <w:caps w:val="0"/>
        <w:smallCaps w:val="0"/>
        <w:strike w:val="0"/>
        <w:dstrike w:val="0"/>
        <w:outline w:val="0"/>
        <w:emboss w:val="0"/>
        <w:imprint w:val="0"/>
        <w:color w:val="000000"/>
        <w:spacing w:val="0"/>
        <w:w w:val="100"/>
        <w:kern w:val="0"/>
        <w:position w:val="0"/>
        <w:sz w:val="20"/>
        <w:vertAlign w:val="baseline"/>
      </w:rPr>
    </w:lvl>
    <w:lvl w:ilvl="4">
      <w:start w:val="1"/>
      <w:numFmt w:val="decimal"/>
      <w:lvlText w:val="%1.%2.%3.%4.%5."/>
      <w:lvlJc w:val="left"/>
      <w:pPr>
        <w:tabs>
          <w:tab w:val="num" w:pos="0"/>
        </w:tabs>
        <w:ind w:left="1284" w:hanging="1080"/>
      </w:pPr>
      <w:rPr>
        <w:b/>
        <w:bCs/>
        <w:caps w:val="0"/>
        <w:smallCaps w:val="0"/>
        <w:strike w:val="0"/>
        <w:dstrike w:val="0"/>
        <w:outline w:val="0"/>
        <w:emboss w:val="0"/>
        <w:imprint w:val="0"/>
        <w:color w:val="000000"/>
        <w:spacing w:val="0"/>
        <w:w w:val="100"/>
        <w:kern w:val="0"/>
        <w:position w:val="0"/>
        <w:sz w:val="20"/>
        <w:vertAlign w:val="baseline"/>
      </w:rPr>
    </w:lvl>
    <w:lvl w:ilvl="5">
      <w:start w:val="1"/>
      <w:numFmt w:val="decimal"/>
      <w:suff w:val="nothing"/>
      <w:lvlText w:val="%1.%2.%3.%4.%5.%6."/>
      <w:lvlJc w:val="left"/>
      <w:pPr>
        <w:tabs>
          <w:tab w:val="num" w:pos="0"/>
        </w:tabs>
        <w:ind w:left="1284" w:hanging="1080"/>
      </w:pPr>
      <w:rPr>
        <w:b/>
        <w:bCs/>
        <w:caps w:val="0"/>
        <w:smallCaps w:val="0"/>
        <w:strike w:val="0"/>
        <w:dstrike w:val="0"/>
        <w:outline w:val="0"/>
        <w:emboss w:val="0"/>
        <w:imprint w:val="0"/>
        <w:color w:val="000000"/>
        <w:spacing w:val="0"/>
        <w:w w:val="100"/>
        <w:kern w:val="0"/>
        <w:position w:val="0"/>
        <w:sz w:val="20"/>
        <w:vertAlign w:val="baseline"/>
      </w:rPr>
    </w:lvl>
    <w:lvl w:ilvl="6">
      <w:start w:val="1"/>
      <w:numFmt w:val="decimal"/>
      <w:lvlText w:val="%1.%2.%3.%4.%5.%6.%7."/>
      <w:lvlJc w:val="left"/>
      <w:pPr>
        <w:tabs>
          <w:tab w:val="num" w:pos="0"/>
        </w:tabs>
        <w:ind w:left="1644" w:hanging="1440"/>
      </w:pPr>
      <w:rPr>
        <w:b/>
        <w:bCs/>
        <w:caps w:val="0"/>
        <w:smallCaps w:val="0"/>
        <w:strike w:val="0"/>
        <w:dstrike w:val="0"/>
        <w:outline w:val="0"/>
        <w:emboss w:val="0"/>
        <w:imprint w:val="0"/>
        <w:color w:val="000000"/>
        <w:spacing w:val="0"/>
        <w:w w:val="100"/>
        <w:kern w:val="0"/>
        <w:position w:val="0"/>
        <w:sz w:val="20"/>
        <w:vertAlign w:val="baseline"/>
      </w:rPr>
    </w:lvl>
    <w:lvl w:ilvl="7">
      <w:start w:val="1"/>
      <w:numFmt w:val="decimal"/>
      <w:suff w:val="nothing"/>
      <w:lvlText w:val="%1.%2.%3.%4.%5.%6.%7.%8."/>
      <w:lvlJc w:val="left"/>
      <w:pPr>
        <w:tabs>
          <w:tab w:val="num" w:pos="0"/>
        </w:tabs>
        <w:ind w:left="1644" w:hanging="1440"/>
      </w:pPr>
      <w:rPr>
        <w:b/>
        <w:bCs/>
        <w:caps w:val="0"/>
        <w:smallCaps w:val="0"/>
        <w:strike w:val="0"/>
        <w:dstrike w:val="0"/>
        <w:outline w:val="0"/>
        <w:emboss w:val="0"/>
        <w:imprint w:val="0"/>
        <w:color w:val="000000"/>
        <w:spacing w:val="0"/>
        <w:w w:val="100"/>
        <w:kern w:val="0"/>
        <w:position w:val="0"/>
        <w:sz w:val="20"/>
        <w:vertAlign w:val="baseline"/>
      </w:rPr>
    </w:lvl>
    <w:lvl w:ilvl="8">
      <w:start w:val="1"/>
      <w:numFmt w:val="decimal"/>
      <w:suff w:val="nothing"/>
      <w:lvlText w:val="%1.%2.%3.%4.%5.%6.%7.%8.%9."/>
      <w:lvlJc w:val="left"/>
      <w:pPr>
        <w:tabs>
          <w:tab w:val="num" w:pos="0"/>
        </w:tabs>
        <w:ind w:left="2004" w:hanging="1800"/>
      </w:pPr>
      <w:rPr>
        <w:b/>
        <w:bCs/>
        <w:caps w:val="0"/>
        <w:smallCaps w:val="0"/>
        <w:strike w:val="0"/>
        <w:dstrike w:val="0"/>
        <w:outline w:val="0"/>
        <w:emboss w:val="0"/>
        <w:imprint w:val="0"/>
        <w:color w:val="000000"/>
        <w:spacing w:val="0"/>
        <w:w w:val="100"/>
        <w:kern w:val="0"/>
        <w:position w:val="0"/>
        <w:sz w:val="20"/>
        <w:vertAlign w:val="baseline"/>
      </w:rPr>
    </w:lvl>
  </w:abstractNum>
  <w:abstractNum w:abstractNumId="24" w15:restartNumberingAfterBreak="0">
    <w:nsid w:val="53F9430A"/>
    <w:multiLevelType w:val="multilevel"/>
    <w:tmpl w:val="3B3022FC"/>
    <w:lvl w:ilvl="0">
      <w:start w:val="1"/>
      <w:numFmt w:val="decimal"/>
      <w:lvlText w:val="%1."/>
      <w:lvlJc w:val="left"/>
      <w:pPr>
        <w:tabs>
          <w:tab w:val="num" w:pos="0"/>
        </w:tabs>
        <w:ind w:left="534" w:hanging="330"/>
      </w:pPr>
      <w:rPr>
        <w:caps w:val="0"/>
        <w:smallCaps w:val="0"/>
        <w:strike w:val="0"/>
        <w:dstrike w:val="0"/>
        <w:outline w:val="0"/>
        <w:emboss w:val="0"/>
        <w:imprint w:val="0"/>
        <w:spacing w:val="0"/>
        <w:w w:val="100"/>
        <w:kern w:val="0"/>
        <w:position w:val="0"/>
        <w:sz w:val="20"/>
        <w:vertAlign w:val="baseline"/>
      </w:rPr>
    </w:lvl>
    <w:lvl w:ilvl="1">
      <w:start w:val="1"/>
      <w:numFmt w:val="decimal"/>
      <w:suff w:val="nothing"/>
      <w:lvlText w:val="%1.%2."/>
      <w:lvlJc w:val="left"/>
      <w:pPr>
        <w:tabs>
          <w:tab w:val="num" w:pos="0"/>
        </w:tabs>
        <w:ind w:left="754" w:hanging="330"/>
      </w:pPr>
      <w:rPr>
        <w:caps w:val="0"/>
        <w:smallCaps w:val="0"/>
        <w:strike w:val="0"/>
        <w:dstrike w:val="0"/>
        <w:outline w:val="0"/>
        <w:emboss w:val="0"/>
        <w:imprint w:val="0"/>
        <w:color w:val="000000"/>
        <w:spacing w:val="0"/>
        <w:w w:val="100"/>
        <w:kern w:val="0"/>
        <w:position w:val="0"/>
        <w:sz w:val="20"/>
        <w:vertAlign w:val="baseline"/>
      </w:rPr>
    </w:lvl>
    <w:lvl w:ilvl="2">
      <w:start w:val="1"/>
      <w:numFmt w:val="decimal"/>
      <w:lvlText w:val="%1.%2.%3."/>
      <w:lvlJc w:val="left"/>
      <w:pPr>
        <w:tabs>
          <w:tab w:val="num" w:pos="0"/>
        </w:tabs>
        <w:ind w:left="1084" w:hanging="660"/>
      </w:pPr>
      <w:rPr>
        <w:caps w:val="0"/>
        <w:smallCaps w:val="0"/>
        <w:strike w:val="0"/>
        <w:dstrike w:val="0"/>
        <w:outline w:val="0"/>
        <w:emboss w:val="0"/>
        <w:imprint w:val="0"/>
        <w:color w:val="000000"/>
        <w:spacing w:val="0"/>
        <w:w w:val="100"/>
        <w:kern w:val="0"/>
        <w:position w:val="0"/>
        <w:sz w:val="20"/>
        <w:vertAlign w:val="baseline"/>
      </w:rPr>
    </w:lvl>
    <w:lvl w:ilvl="3">
      <w:start w:val="1"/>
      <w:numFmt w:val="decimal"/>
      <w:suff w:val="nothing"/>
      <w:lvlText w:val="%1.%2.%3.%4."/>
      <w:lvlJc w:val="left"/>
      <w:pPr>
        <w:tabs>
          <w:tab w:val="num" w:pos="0"/>
        </w:tabs>
        <w:ind w:left="1084" w:hanging="660"/>
      </w:pPr>
      <w:rPr>
        <w:caps w:val="0"/>
        <w:smallCaps w:val="0"/>
        <w:strike w:val="0"/>
        <w:dstrike w:val="0"/>
        <w:outline w:val="0"/>
        <w:emboss w:val="0"/>
        <w:imprint w:val="0"/>
        <w:color w:val="000000"/>
        <w:spacing w:val="0"/>
        <w:w w:val="100"/>
        <w:kern w:val="0"/>
        <w:position w:val="0"/>
        <w:sz w:val="20"/>
        <w:vertAlign w:val="baseline"/>
      </w:rPr>
    </w:lvl>
    <w:lvl w:ilvl="4">
      <w:start w:val="1"/>
      <w:numFmt w:val="decimal"/>
      <w:lvlText w:val="%1.%2.%3.%4.%5."/>
      <w:lvlJc w:val="left"/>
      <w:pPr>
        <w:tabs>
          <w:tab w:val="num" w:pos="0"/>
        </w:tabs>
        <w:ind w:left="1414" w:hanging="990"/>
      </w:pPr>
      <w:rPr>
        <w:caps w:val="0"/>
        <w:smallCaps w:val="0"/>
        <w:strike w:val="0"/>
        <w:dstrike w:val="0"/>
        <w:outline w:val="0"/>
        <w:emboss w:val="0"/>
        <w:imprint w:val="0"/>
        <w:color w:val="000000"/>
        <w:spacing w:val="0"/>
        <w:w w:val="100"/>
        <w:kern w:val="0"/>
        <w:position w:val="0"/>
        <w:sz w:val="20"/>
        <w:vertAlign w:val="baseline"/>
      </w:rPr>
    </w:lvl>
    <w:lvl w:ilvl="5">
      <w:start w:val="1"/>
      <w:numFmt w:val="decimal"/>
      <w:suff w:val="nothing"/>
      <w:lvlText w:val="%1.%2.%3.%4.%5.%6."/>
      <w:lvlJc w:val="left"/>
      <w:pPr>
        <w:tabs>
          <w:tab w:val="num" w:pos="0"/>
        </w:tabs>
        <w:ind w:left="1414" w:hanging="990"/>
      </w:pPr>
      <w:rPr>
        <w:caps w:val="0"/>
        <w:smallCaps w:val="0"/>
        <w:strike w:val="0"/>
        <w:dstrike w:val="0"/>
        <w:outline w:val="0"/>
        <w:emboss w:val="0"/>
        <w:imprint w:val="0"/>
        <w:color w:val="000000"/>
        <w:spacing w:val="0"/>
        <w:w w:val="100"/>
        <w:kern w:val="0"/>
        <w:position w:val="0"/>
        <w:sz w:val="20"/>
        <w:vertAlign w:val="baseline"/>
      </w:rPr>
    </w:lvl>
    <w:lvl w:ilvl="6">
      <w:start w:val="1"/>
      <w:numFmt w:val="decimal"/>
      <w:lvlText w:val="%1.%2.%3.%4.%5.%6.%7."/>
      <w:lvlJc w:val="left"/>
      <w:pPr>
        <w:tabs>
          <w:tab w:val="num" w:pos="0"/>
        </w:tabs>
        <w:ind w:left="1744" w:hanging="1320"/>
      </w:pPr>
      <w:rPr>
        <w:caps w:val="0"/>
        <w:smallCaps w:val="0"/>
        <w:strike w:val="0"/>
        <w:dstrike w:val="0"/>
        <w:outline w:val="0"/>
        <w:emboss w:val="0"/>
        <w:imprint w:val="0"/>
        <w:color w:val="000000"/>
        <w:spacing w:val="0"/>
        <w:w w:val="100"/>
        <w:kern w:val="0"/>
        <w:position w:val="0"/>
        <w:sz w:val="20"/>
        <w:vertAlign w:val="baseline"/>
      </w:rPr>
    </w:lvl>
    <w:lvl w:ilvl="7">
      <w:start w:val="1"/>
      <w:numFmt w:val="decimal"/>
      <w:suff w:val="nothing"/>
      <w:lvlText w:val="%1.%2.%3.%4.%5.%6.%7.%8."/>
      <w:lvlJc w:val="left"/>
      <w:pPr>
        <w:tabs>
          <w:tab w:val="num" w:pos="0"/>
        </w:tabs>
        <w:ind w:left="1744" w:hanging="1320"/>
      </w:pPr>
      <w:rPr>
        <w:caps w:val="0"/>
        <w:smallCaps w:val="0"/>
        <w:strike w:val="0"/>
        <w:dstrike w:val="0"/>
        <w:outline w:val="0"/>
        <w:emboss w:val="0"/>
        <w:imprint w:val="0"/>
        <w:color w:val="000000"/>
        <w:spacing w:val="0"/>
        <w:w w:val="100"/>
        <w:kern w:val="0"/>
        <w:position w:val="0"/>
        <w:sz w:val="20"/>
        <w:vertAlign w:val="baseline"/>
      </w:rPr>
    </w:lvl>
    <w:lvl w:ilvl="8">
      <w:start w:val="1"/>
      <w:numFmt w:val="decimal"/>
      <w:lvlText w:val="%1.%2.%3.%4.%5.%6.%7.%8.%9."/>
      <w:lvlJc w:val="left"/>
      <w:pPr>
        <w:tabs>
          <w:tab w:val="num" w:pos="0"/>
        </w:tabs>
        <w:ind w:left="2074" w:hanging="1650"/>
      </w:pPr>
      <w:rPr>
        <w:caps w:val="0"/>
        <w:smallCaps w:val="0"/>
        <w:strike w:val="0"/>
        <w:dstrike w:val="0"/>
        <w:outline w:val="0"/>
        <w:emboss w:val="0"/>
        <w:imprint w:val="0"/>
        <w:color w:val="000000"/>
        <w:spacing w:val="0"/>
        <w:w w:val="100"/>
        <w:kern w:val="0"/>
        <w:position w:val="0"/>
        <w:sz w:val="20"/>
        <w:vertAlign w:val="baseline"/>
      </w:rPr>
    </w:lvl>
  </w:abstractNum>
  <w:abstractNum w:abstractNumId="25" w15:restartNumberingAfterBreak="0">
    <w:nsid w:val="54365829"/>
    <w:multiLevelType w:val="multilevel"/>
    <w:tmpl w:val="A808C0DE"/>
    <w:lvl w:ilvl="0">
      <w:start w:val="1"/>
      <w:numFmt w:val="decimal"/>
      <w:lvlText w:val="%1."/>
      <w:lvlJc w:val="left"/>
      <w:pPr>
        <w:tabs>
          <w:tab w:val="num" w:pos="0"/>
        </w:tabs>
        <w:ind w:left="534" w:hanging="330"/>
      </w:pPr>
      <w:rPr>
        <w:caps w:val="0"/>
        <w:smallCaps w:val="0"/>
        <w:strike w:val="0"/>
        <w:dstrike w:val="0"/>
        <w:outline w:val="0"/>
        <w:emboss w:val="0"/>
        <w:imprint w:val="0"/>
        <w:spacing w:val="0"/>
        <w:w w:val="100"/>
        <w:kern w:val="0"/>
        <w:position w:val="0"/>
        <w:sz w:val="20"/>
        <w:vertAlign w:val="baseline"/>
      </w:rPr>
    </w:lvl>
    <w:lvl w:ilvl="1">
      <w:start w:val="1"/>
      <w:numFmt w:val="decimal"/>
      <w:suff w:val="nothing"/>
      <w:lvlText w:val="%1.%2."/>
      <w:lvlJc w:val="left"/>
      <w:pPr>
        <w:tabs>
          <w:tab w:val="num" w:pos="0"/>
        </w:tabs>
        <w:ind w:left="754" w:hanging="330"/>
      </w:pPr>
      <w:rPr>
        <w:caps w:val="0"/>
        <w:smallCaps w:val="0"/>
        <w:strike w:val="0"/>
        <w:dstrike w:val="0"/>
        <w:outline w:val="0"/>
        <w:emboss w:val="0"/>
        <w:imprint w:val="0"/>
        <w:color w:val="000000"/>
        <w:spacing w:val="0"/>
        <w:w w:val="100"/>
        <w:kern w:val="0"/>
        <w:position w:val="0"/>
        <w:sz w:val="20"/>
        <w:vertAlign w:val="baseline"/>
      </w:rPr>
    </w:lvl>
    <w:lvl w:ilvl="2">
      <w:start w:val="1"/>
      <w:numFmt w:val="decimal"/>
      <w:lvlText w:val="%1.%2.%3."/>
      <w:lvlJc w:val="left"/>
      <w:pPr>
        <w:tabs>
          <w:tab w:val="num" w:pos="0"/>
        </w:tabs>
        <w:ind w:left="1084" w:hanging="660"/>
      </w:pPr>
      <w:rPr>
        <w:caps w:val="0"/>
        <w:smallCaps w:val="0"/>
        <w:strike w:val="0"/>
        <w:dstrike w:val="0"/>
        <w:outline w:val="0"/>
        <w:emboss w:val="0"/>
        <w:imprint w:val="0"/>
        <w:color w:val="000000"/>
        <w:spacing w:val="0"/>
        <w:w w:val="100"/>
        <w:kern w:val="0"/>
        <w:position w:val="0"/>
        <w:sz w:val="20"/>
        <w:vertAlign w:val="baseline"/>
      </w:rPr>
    </w:lvl>
    <w:lvl w:ilvl="3">
      <w:start w:val="1"/>
      <w:numFmt w:val="decimal"/>
      <w:suff w:val="nothing"/>
      <w:lvlText w:val="%1.%2.%3.%4."/>
      <w:lvlJc w:val="left"/>
      <w:pPr>
        <w:tabs>
          <w:tab w:val="num" w:pos="0"/>
        </w:tabs>
        <w:ind w:left="1084" w:hanging="660"/>
      </w:pPr>
      <w:rPr>
        <w:caps w:val="0"/>
        <w:smallCaps w:val="0"/>
        <w:strike w:val="0"/>
        <w:dstrike w:val="0"/>
        <w:outline w:val="0"/>
        <w:emboss w:val="0"/>
        <w:imprint w:val="0"/>
        <w:color w:val="000000"/>
        <w:spacing w:val="0"/>
        <w:w w:val="100"/>
        <w:kern w:val="0"/>
        <w:position w:val="0"/>
        <w:sz w:val="20"/>
        <w:vertAlign w:val="baseline"/>
      </w:rPr>
    </w:lvl>
    <w:lvl w:ilvl="4">
      <w:start w:val="1"/>
      <w:numFmt w:val="decimal"/>
      <w:lvlText w:val="%1.%2.%3.%4.%5."/>
      <w:lvlJc w:val="left"/>
      <w:pPr>
        <w:tabs>
          <w:tab w:val="num" w:pos="0"/>
        </w:tabs>
        <w:ind w:left="1414" w:hanging="990"/>
      </w:pPr>
      <w:rPr>
        <w:caps w:val="0"/>
        <w:smallCaps w:val="0"/>
        <w:strike w:val="0"/>
        <w:dstrike w:val="0"/>
        <w:outline w:val="0"/>
        <w:emboss w:val="0"/>
        <w:imprint w:val="0"/>
        <w:color w:val="000000"/>
        <w:spacing w:val="0"/>
        <w:w w:val="100"/>
        <w:kern w:val="0"/>
        <w:position w:val="0"/>
        <w:sz w:val="20"/>
        <w:vertAlign w:val="baseline"/>
      </w:rPr>
    </w:lvl>
    <w:lvl w:ilvl="5">
      <w:start w:val="1"/>
      <w:numFmt w:val="decimal"/>
      <w:suff w:val="nothing"/>
      <w:lvlText w:val="%1.%2.%3.%4.%5.%6."/>
      <w:lvlJc w:val="left"/>
      <w:pPr>
        <w:tabs>
          <w:tab w:val="num" w:pos="0"/>
        </w:tabs>
        <w:ind w:left="1414" w:hanging="990"/>
      </w:pPr>
      <w:rPr>
        <w:caps w:val="0"/>
        <w:smallCaps w:val="0"/>
        <w:strike w:val="0"/>
        <w:dstrike w:val="0"/>
        <w:outline w:val="0"/>
        <w:emboss w:val="0"/>
        <w:imprint w:val="0"/>
        <w:color w:val="000000"/>
        <w:spacing w:val="0"/>
        <w:w w:val="100"/>
        <w:kern w:val="0"/>
        <w:position w:val="0"/>
        <w:sz w:val="20"/>
        <w:vertAlign w:val="baseline"/>
      </w:rPr>
    </w:lvl>
    <w:lvl w:ilvl="6">
      <w:start w:val="1"/>
      <w:numFmt w:val="decimal"/>
      <w:lvlText w:val="%1.%2.%3.%4.%5.%6.%7."/>
      <w:lvlJc w:val="left"/>
      <w:pPr>
        <w:tabs>
          <w:tab w:val="num" w:pos="0"/>
        </w:tabs>
        <w:ind w:left="1744" w:hanging="1320"/>
      </w:pPr>
      <w:rPr>
        <w:caps w:val="0"/>
        <w:smallCaps w:val="0"/>
        <w:strike w:val="0"/>
        <w:dstrike w:val="0"/>
        <w:outline w:val="0"/>
        <w:emboss w:val="0"/>
        <w:imprint w:val="0"/>
        <w:color w:val="000000"/>
        <w:spacing w:val="0"/>
        <w:w w:val="100"/>
        <w:kern w:val="0"/>
        <w:position w:val="0"/>
        <w:sz w:val="20"/>
        <w:vertAlign w:val="baseline"/>
      </w:rPr>
    </w:lvl>
    <w:lvl w:ilvl="7">
      <w:start w:val="1"/>
      <w:numFmt w:val="decimal"/>
      <w:suff w:val="nothing"/>
      <w:lvlText w:val="%1.%2.%3.%4.%5.%6.%7.%8."/>
      <w:lvlJc w:val="left"/>
      <w:pPr>
        <w:tabs>
          <w:tab w:val="num" w:pos="0"/>
        </w:tabs>
        <w:ind w:left="1744" w:hanging="1320"/>
      </w:pPr>
      <w:rPr>
        <w:caps w:val="0"/>
        <w:smallCaps w:val="0"/>
        <w:strike w:val="0"/>
        <w:dstrike w:val="0"/>
        <w:outline w:val="0"/>
        <w:emboss w:val="0"/>
        <w:imprint w:val="0"/>
        <w:color w:val="000000"/>
        <w:spacing w:val="0"/>
        <w:w w:val="100"/>
        <w:kern w:val="0"/>
        <w:position w:val="0"/>
        <w:sz w:val="20"/>
        <w:vertAlign w:val="baseline"/>
      </w:rPr>
    </w:lvl>
    <w:lvl w:ilvl="8">
      <w:start w:val="1"/>
      <w:numFmt w:val="decimal"/>
      <w:lvlText w:val="%1.%2.%3.%4.%5.%6.%7.%8.%9."/>
      <w:lvlJc w:val="left"/>
      <w:pPr>
        <w:tabs>
          <w:tab w:val="num" w:pos="0"/>
        </w:tabs>
        <w:ind w:left="2074" w:hanging="1650"/>
      </w:pPr>
      <w:rPr>
        <w:caps w:val="0"/>
        <w:smallCaps w:val="0"/>
        <w:strike w:val="0"/>
        <w:dstrike w:val="0"/>
        <w:outline w:val="0"/>
        <w:emboss w:val="0"/>
        <w:imprint w:val="0"/>
        <w:color w:val="000000"/>
        <w:spacing w:val="0"/>
        <w:w w:val="100"/>
        <w:kern w:val="0"/>
        <w:position w:val="0"/>
        <w:sz w:val="20"/>
        <w:vertAlign w:val="baseline"/>
      </w:rPr>
    </w:lvl>
  </w:abstractNum>
  <w:abstractNum w:abstractNumId="26" w15:restartNumberingAfterBreak="0">
    <w:nsid w:val="553D5F1E"/>
    <w:multiLevelType w:val="multilevel"/>
    <w:tmpl w:val="7BBA176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7" w15:restartNumberingAfterBreak="0">
    <w:nsid w:val="58A15BD8"/>
    <w:multiLevelType w:val="multilevel"/>
    <w:tmpl w:val="7BEEFA14"/>
    <w:lvl w:ilvl="0">
      <w:start w:val="1"/>
      <w:numFmt w:val="decimal"/>
      <w:lvlText w:val="%1."/>
      <w:lvlJc w:val="left"/>
      <w:pPr>
        <w:tabs>
          <w:tab w:val="num" w:pos="0"/>
        </w:tabs>
        <w:ind w:left="564" w:hanging="360"/>
      </w:pPr>
      <w:rPr>
        <w:b/>
        <w:bCs/>
        <w:caps w:val="0"/>
        <w:smallCaps w:val="0"/>
        <w:strike w:val="0"/>
        <w:dstrike w:val="0"/>
        <w:outline w:val="0"/>
        <w:emboss w:val="0"/>
        <w:imprint w:val="0"/>
        <w:spacing w:val="0"/>
        <w:w w:val="100"/>
        <w:kern w:val="0"/>
        <w:position w:val="0"/>
        <w:sz w:val="20"/>
        <w:vertAlign w:val="baseline"/>
      </w:rPr>
    </w:lvl>
    <w:lvl w:ilvl="1">
      <w:start w:val="1"/>
      <w:numFmt w:val="decimal"/>
      <w:suff w:val="nothing"/>
      <w:lvlText w:val="%1.%2."/>
      <w:lvlJc w:val="left"/>
      <w:pPr>
        <w:tabs>
          <w:tab w:val="num" w:pos="0"/>
        </w:tabs>
        <w:ind w:left="564" w:hanging="360"/>
      </w:pPr>
      <w:rPr>
        <w:b/>
        <w:bCs/>
        <w:caps w:val="0"/>
        <w:smallCaps w:val="0"/>
        <w:strike w:val="0"/>
        <w:dstrike w:val="0"/>
        <w:outline w:val="0"/>
        <w:emboss w:val="0"/>
        <w:imprint w:val="0"/>
        <w:color w:val="000000"/>
        <w:spacing w:val="0"/>
        <w:w w:val="100"/>
        <w:kern w:val="0"/>
        <w:position w:val="0"/>
        <w:sz w:val="20"/>
        <w:vertAlign w:val="baseline"/>
      </w:rPr>
    </w:lvl>
    <w:lvl w:ilvl="2">
      <w:start w:val="1"/>
      <w:numFmt w:val="decimal"/>
      <w:lvlText w:val="%1.%2.%3."/>
      <w:lvlJc w:val="left"/>
      <w:pPr>
        <w:tabs>
          <w:tab w:val="num" w:pos="0"/>
        </w:tabs>
        <w:ind w:left="924" w:hanging="720"/>
      </w:pPr>
      <w:rPr>
        <w:b/>
        <w:bCs/>
        <w:caps w:val="0"/>
        <w:smallCaps w:val="0"/>
        <w:strike w:val="0"/>
        <w:dstrike w:val="0"/>
        <w:outline w:val="0"/>
        <w:emboss w:val="0"/>
        <w:imprint w:val="0"/>
        <w:color w:val="000000"/>
        <w:spacing w:val="0"/>
        <w:w w:val="100"/>
        <w:kern w:val="0"/>
        <w:position w:val="0"/>
        <w:sz w:val="20"/>
        <w:vertAlign w:val="baseline"/>
      </w:rPr>
    </w:lvl>
    <w:lvl w:ilvl="3">
      <w:start w:val="1"/>
      <w:numFmt w:val="decimal"/>
      <w:suff w:val="nothing"/>
      <w:lvlText w:val="%1.%2.%3.%4."/>
      <w:lvlJc w:val="left"/>
      <w:pPr>
        <w:tabs>
          <w:tab w:val="num" w:pos="0"/>
        </w:tabs>
        <w:ind w:left="924" w:hanging="720"/>
      </w:pPr>
      <w:rPr>
        <w:b/>
        <w:bCs/>
        <w:caps w:val="0"/>
        <w:smallCaps w:val="0"/>
        <w:strike w:val="0"/>
        <w:dstrike w:val="0"/>
        <w:outline w:val="0"/>
        <w:emboss w:val="0"/>
        <w:imprint w:val="0"/>
        <w:color w:val="000000"/>
        <w:spacing w:val="0"/>
        <w:w w:val="100"/>
        <w:kern w:val="0"/>
        <w:position w:val="0"/>
        <w:sz w:val="20"/>
        <w:vertAlign w:val="baseline"/>
      </w:rPr>
    </w:lvl>
    <w:lvl w:ilvl="4">
      <w:start w:val="1"/>
      <w:numFmt w:val="decimal"/>
      <w:lvlText w:val="%1.%2.%3.%4.%5."/>
      <w:lvlJc w:val="left"/>
      <w:pPr>
        <w:tabs>
          <w:tab w:val="num" w:pos="0"/>
        </w:tabs>
        <w:ind w:left="1284" w:hanging="1080"/>
      </w:pPr>
      <w:rPr>
        <w:b/>
        <w:bCs/>
        <w:caps w:val="0"/>
        <w:smallCaps w:val="0"/>
        <w:strike w:val="0"/>
        <w:dstrike w:val="0"/>
        <w:outline w:val="0"/>
        <w:emboss w:val="0"/>
        <w:imprint w:val="0"/>
        <w:color w:val="000000"/>
        <w:spacing w:val="0"/>
        <w:w w:val="100"/>
        <w:kern w:val="0"/>
        <w:position w:val="0"/>
        <w:sz w:val="20"/>
        <w:vertAlign w:val="baseline"/>
      </w:rPr>
    </w:lvl>
    <w:lvl w:ilvl="5">
      <w:start w:val="1"/>
      <w:numFmt w:val="decimal"/>
      <w:suff w:val="nothing"/>
      <w:lvlText w:val="%1.%2.%3.%4.%5.%6."/>
      <w:lvlJc w:val="left"/>
      <w:pPr>
        <w:tabs>
          <w:tab w:val="num" w:pos="0"/>
        </w:tabs>
        <w:ind w:left="1284" w:hanging="1080"/>
      </w:pPr>
      <w:rPr>
        <w:b/>
        <w:bCs/>
        <w:caps w:val="0"/>
        <w:smallCaps w:val="0"/>
        <w:strike w:val="0"/>
        <w:dstrike w:val="0"/>
        <w:outline w:val="0"/>
        <w:emboss w:val="0"/>
        <w:imprint w:val="0"/>
        <w:color w:val="000000"/>
        <w:spacing w:val="0"/>
        <w:w w:val="100"/>
        <w:kern w:val="0"/>
        <w:position w:val="0"/>
        <w:sz w:val="20"/>
        <w:vertAlign w:val="baseline"/>
      </w:rPr>
    </w:lvl>
    <w:lvl w:ilvl="6">
      <w:start w:val="1"/>
      <w:numFmt w:val="decimal"/>
      <w:lvlText w:val="%1.%2.%3.%4.%5.%6.%7."/>
      <w:lvlJc w:val="left"/>
      <w:pPr>
        <w:tabs>
          <w:tab w:val="num" w:pos="0"/>
        </w:tabs>
        <w:ind w:left="1644" w:hanging="1440"/>
      </w:pPr>
      <w:rPr>
        <w:b/>
        <w:bCs/>
        <w:caps w:val="0"/>
        <w:smallCaps w:val="0"/>
        <w:strike w:val="0"/>
        <w:dstrike w:val="0"/>
        <w:outline w:val="0"/>
        <w:emboss w:val="0"/>
        <w:imprint w:val="0"/>
        <w:color w:val="000000"/>
        <w:spacing w:val="0"/>
        <w:w w:val="100"/>
        <w:kern w:val="0"/>
        <w:position w:val="0"/>
        <w:sz w:val="20"/>
        <w:vertAlign w:val="baseline"/>
      </w:rPr>
    </w:lvl>
    <w:lvl w:ilvl="7">
      <w:start w:val="1"/>
      <w:numFmt w:val="decimal"/>
      <w:suff w:val="nothing"/>
      <w:lvlText w:val="%1.%2.%3.%4.%5.%6.%7.%8."/>
      <w:lvlJc w:val="left"/>
      <w:pPr>
        <w:tabs>
          <w:tab w:val="num" w:pos="0"/>
        </w:tabs>
        <w:ind w:left="1644" w:hanging="1440"/>
      </w:pPr>
      <w:rPr>
        <w:b/>
        <w:bCs/>
        <w:caps w:val="0"/>
        <w:smallCaps w:val="0"/>
        <w:strike w:val="0"/>
        <w:dstrike w:val="0"/>
        <w:outline w:val="0"/>
        <w:emboss w:val="0"/>
        <w:imprint w:val="0"/>
        <w:color w:val="000000"/>
        <w:spacing w:val="0"/>
        <w:w w:val="100"/>
        <w:kern w:val="0"/>
        <w:position w:val="0"/>
        <w:sz w:val="20"/>
        <w:vertAlign w:val="baseline"/>
      </w:rPr>
    </w:lvl>
    <w:lvl w:ilvl="8">
      <w:start w:val="1"/>
      <w:numFmt w:val="decimal"/>
      <w:suff w:val="nothing"/>
      <w:lvlText w:val="%1.%2.%3.%4.%5.%6.%7.%8.%9."/>
      <w:lvlJc w:val="left"/>
      <w:pPr>
        <w:tabs>
          <w:tab w:val="num" w:pos="0"/>
        </w:tabs>
        <w:ind w:left="2004" w:hanging="1800"/>
      </w:pPr>
      <w:rPr>
        <w:b/>
        <w:bCs/>
        <w:caps w:val="0"/>
        <w:smallCaps w:val="0"/>
        <w:strike w:val="0"/>
        <w:dstrike w:val="0"/>
        <w:outline w:val="0"/>
        <w:emboss w:val="0"/>
        <w:imprint w:val="0"/>
        <w:color w:val="000000"/>
        <w:spacing w:val="0"/>
        <w:w w:val="100"/>
        <w:kern w:val="0"/>
        <w:position w:val="0"/>
        <w:sz w:val="20"/>
        <w:vertAlign w:val="baseline"/>
      </w:rPr>
    </w:lvl>
  </w:abstractNum>
  <w:abstractNum w:abstractNumId="28" w15:restartNumberingAfterBreak="0">
    <w:nsid w:val="5B592B6A"/>
    <w:multiLevelType w:val="multilevel"/>
    <w:tmpl w:val="9ED855F4"/>
    <w:lvl w:ilvl="0">
      <w:start w:val="1"/>
      <w:numFmt w:val="decimal"/>
      <w:lvlText w:val="%1."/>
      <w:lvlJc w:val="left"/>
      <w:pPr>
        <w:tabs>
          <w:tab w:val="num" w:pos="0"/>
        </w:tabs>
        <w:ind w:left="534" w:hanging="330"/>
      </w:pPr>
      <w:rPr>
        <w:caps w:val="0"/>
        <w:smallCaps w:val="0"/>
        <w:strike w:val="0"/>
        <w:dstrike w:val="0"/>
        <w:outline w:val="0"/>
        <w:emboss w:val="0"/>
        <w:imprint w:val="0"/>
        <w:spacing w:val="0"/>
        <w:w w:val="100"/>
        <w:kern w:val="0"/>
        <w:position w:val="0"/>
        <w:sz w:val="20"/>
        <w:vertAlign w:val="baseline"/>
      </w:rPr>
    </w:lvl>
    <w:lvl w:ilvl="1">
      <w:start w:val="1"/>
      <w:numFmt w:val="decimal"/>
      <w:suff w:val="nothing"/>
      <w:lvlText w:val="%1.%2."/>
      <w:lvlJc w:val="left"/>
      <w:pPr>
        <w:tabs>
          <w:tab w:val="num" w:pos="0"/>
        </w:tabs>
        <w:ind w:left="754" w:hanging="330"/>
      </w:pPr>
      <w:rPr>
        <w:caps w:val="0"/>
        <w:smallCaps w:val="0"/>
        <w:strike w:val="0"/>
        <w:dstrike w:val="0"/>
        <w:outline w:val="0"/>
        <w:emboss w:val="0"/>
        <w:imprint w:val="0"/>
        <w:color w:val="000000"/>
        <w:spacing w:val="0"/>
        <w:w w:val="100"/>
        <w:kern w:val="0"/>
        <w:position w:val="0"/>
        <w:sz w:val="20"/>
        <w:vertAlign w:val="baseline"/>
      </w:rPr>
    </w:lvl>
    <w:lvl w:ilvl="2">
      <w:start w:val="1"/>
      <w:numFmt w:val="decimal"/>
      <w:lvlText w:val="%1.%2.%3."/>
      <w:lvlJc w:val="left"/>
      <w:pPr>
        <w:tabs>
          <w:tab w:val="num" w:pos="0"/>
        </w:tabs>
        <w:ind w:left="1084" w:hanging="660"/>
      </w:pPr>
      <w:rPr>
        <w:caps w:val="0"/>
        <w:smallCaps w:val="0"/>
        <w:strike w:val="0"/>
        <w:dstrike w:val="0"/>
        <w:outline w:val="0"/>
        <w:emboss w:val="0"/>
        <w:imprint w:val="0"/>
        <w:color w:val="000000"/>
        <w:spacing w:val="0"/>
        <w:w w:val="100"/>
        <w:kern w:val="0"/>
        <w:position w:val="0"/>
        <w:sz w:val="20"/>
        <w:vertAlign w:val="baseline"/>
      </w:rPr>
    </w:lvl>
    <w:lvl w:ilvl="3">
      <w:start w:val="1"/>
      <w:numFmt w:val="decimal"/>
      <w:suff w:val="nothing"/>
      <w:lvlText w:val="%1.%2.%3.%4."/>
      <w:lvlJc w:val="left"/>
      <w:pPr>
        <w:tabs>
          <w:tab w:val="num" w:pos="0"/>
        </w:tabs>
        <w:ind w:left="1084" w:hanging="660"/>
      </w:pPr>
      <w:rPr>
        <w:caps w:val="0"/>
        <w:smallCaps w:val="0"/>
        <w:strike w:val="0"/>
        <w:dstrike w:val="0"/>
        <w:outline w:val="0"/>
        <w:emboss w:val="0"/>
        <w:imprint w:val="0"/>
        <w:color w:val="000000"/>
        <w:spacing w:val="0"/>
        <w:w w:val="100"/>
        <w:kern w:val="0"/>
        <w:position w:val="0"/>
        <w:sz w:val="20"/>
        <w:vertAlign w:val="baseline"/>
      </w:rPr>
    </w:lvl>
    <w:lvl w:ilvl="4">
      <w:start w:val="1"/>
      <w:numFmt w:val="decimal"/>
      <w:lvlText w:val="%1.%2.%3.%4.%5."/>
      <w:lvlJc w:val="left"/>
      <w:pPr>
        <w:tabs>
          <w:tab w:val="num" w:pos="0"/>
        </w:tabs>
        <w:ind w:left="1414" w:hanging="990"/>
      </w:pPr>
      <w:rPr>
        <w:caps w:val="0"/>
        <w:smallCaps w:val="0"/>
        <w:strike w:val="0"/>
        <w:dstrike w:val="0"/>
        <w:outline w:val="0"/>
        <w:emboss w:val="0"/>
        <w:imprint w:val="0"/>
        <w:color w:val="000000"/>
        <w:spacing w:val="0"/>
        <w:w w:val="100"/>
        <w:kern w:val="0"/>
        <w:position w:val="0"/>
        <w:sz w:val="20"/>
        <w:vertAlign w:val="baseline"/>
      </w:rPr>
    </w:lvl>
    <w:lvl w:ilvl="5">
      <w:start w:val="1"/>
      <w:numFmt w:val="decimal"/>
      <w:suff w:val="nothing"/>
      <w:lvlText w:val="%1.%2.%3.%4.%5.%6."/>
      <w:lvlJc w:val="left"/>
      <w:pPr>
        <w:tabs>
          <w:tab w:val="num" w:pos="0"/>
        </w:tabs>
        <w:ind w:left="1414" w:hanging="990"/>
      </w:pPr>
      <w:rPr>
        <w:caps w:val="0"/>
        <w:smallCaps w:val="0"/>
        <w:strike w:val="0"/>
        <w:dstrike w:val="0"/>
        <w:outline w:val="0"/>
        <w:emboss w:val="0"/>
        <w:imprint w:val="0"/>
        <w:color w:val="000000"/>
        <w:spacing w:val="0"/>
        <w:w w:val="100"/>
        <w:kern w:val="0"/>
        <w:position w:val="0"/>
        <w:sz w:val="20"/>
        <w:vertAlign w:val="baseline"/>
      </w:rPr>
    </w:lvl>
    <w:lvl w:ilvl="6">
      <w:start w:val="1"/>
      <w:numFmt w:val="decimal"/>
      <w:lvlText w:val="%1.%2.%3.%4.%5.%6.%7."/>
      <w:lvlJc w:val="left"/>
      <w:pPr>
        <w:tabs>
          <w:tab w:val="num" w:pos="0"/>
        </w:tabs>
        <w:ind w:left="1744" w:hanging="1320"/>
      </w:pPr>
      <w:rPr>
        <w:caps w:val="0"/>
        <w:smallCaps w:val="0"/>
        <w:strike w:val="0"/>
        <w:dstrike w:val="0"/>
        <w:outline w:val="0"/>
        <w:emboss w:val="0"/>
        <w:imprint w:val="0"/>
        <w:color w:val="000000"/>
        <w:spacing w:val="0"/>
        <w:w w:val="100"/>
        <w:kern w:val="0"/>
        <w:position w:val="0"/>
        <w:sz w:val="20"/>
        <w:vertAlign w:val="baseline"/>
      </w:rPr>
    </w:lvl>
    <w:lvl w:ilvl="7">
      <w:start w:val="1"/>
      <w:numFmt w:val="decimal"/>
      <w:suff w:val="nothing"/>
      <w:lvlText w:val="%1.%2.%3.%4.%5.%6.%7.%8."/>
      <w:lvlJc w:val="left"/>
      <w:pPr>
        <w:tabs>
          <w:tab w:val="num" w:pos="0"/>
        </w:tabs>
        <w:ind w:left="1744" w:hanging="1320"/>
      </w:pPr>
      <w:rPr>
        <w:caps w:val="0"/>
        <w:smallCaps w:val="0"/>
        <w:strike w:val="0"/>
        <w:dstrike w:val="0"/>
        <w:outline w:val="0"/>
        <w:emboss w:val="0"/>
        <w:imprint w:val="0"/>
        <w:color w:val="000000"/>
        <w:spacing w:val="0"/>
        <w:w w:val="100"/>
        <w:kern w:val="0"/>
        <w:position w:val="0"/>
        <w:sz w:val="20"/>
        <w:vertAlign w:val="baseline"/>
      </w:rPr>
    </w:lvl>
    <w:lvl w:ilvl="8">
      <w:start w:val="1"/>
      <w:numFmt w:val="decimal"/>
      <w:lvlText w:val="%1.%2.%3.%4.%5.%6.%7.%8.%9."/>
      <w:lvlJc w:val="left"/>
      <w:pPr>
        <w:tabs>
          <w:tab w:val="num" w:pos="0"/>
        </w:tabs>
        <w:ind w:left="2074" w:hanging="1650"/>
      </w:pPr>
      <w:rPr>
        <w:caps w:val="0"/>
        <w:smallCaps w:val="0"/>
        <w:strike w:val="0"/>
        <w:dstrike w:val="0"/>
        <w:outline w:val="0"/>
        <w:emboss w:val="0"/>
        <w:imprint w:val="0"/>
        <w:color w:val="000000"/>
        <w:spacing w:val="0"/>
        <w:w w:val="100"/>
        <w:kern w:val="0"/>
        <w:position w:val="0"/>
        <w:sz w:val="20"/>
        <w:vertAlign w:val="baseline"/>
      </w:rPr>
    </w:lvl>
  </w:abstractNum>
  <w:abstractNum w:abstractNumId="29" w15:restartNumberingAfterBreak="0">
    <w:nsid w:val="5CA15AA0"/>
    <w:multiLevelType w:val="multilevel"/>
    <w:tmpl w:val="0DD291DC"/>
    <w:lvl w:ilvl="0">
      <w:start w:val="1"/>
      <w:numFmt w:val="bullet"/>
      <w:lvlText w:val="•"/>
      <w:lvlJc w:val="left"/>
      <w:pPr>
        <w:tabs>
          <w:tab w:val="num" w:pos="7920"/>
        </w:tabs>
        <w:ind w:left="720" w:hanging="500"/>
      </w:pPr>
      <w:rPr>
        <w:rFonts w:ascii="Times Roman" w:hAnsi="Times Roman" w:cs="Times Roman" w:hint="default"/>
        <w:b w:val="0"/>
        <w:bCs w:val="0"/>
        <w:i w:val="0"/>
        <w:iCs w:val="0"/>
        <w:caps w:val="0"/>
        <w:smallCaps w:val="0"/>
        <w:strike w:val="0"/>
        <w:dstrike w:val="0"/>
        <w:outline w:val="0"/>
        <w:emboss w:val="0"/>
        <w:imprint w:val="0"/>
        <w:spacing w:val="0"/>
        <w:w w:val="100"/>
        <w:kern w:val="0"/>
        <w:position w:val="0"/>
        <w:sz w:val="20"/>
        <w:vertAlign w:val="baseline"/>
      </w:rPr>
    </w:lvl>
    <w:lvl w:ilvl="1">
      <w:start w:val="1"/>
      <w:numFmt w:val="bullet"/>
      <w:lvlText w:val="•"/>
      <w:lvlJc w:val="left"/>
      <w:pPr>
        <w:tabs>
          <w:tab w:val="num" w:pos="7920"/>
        </w:tabs>
        <w:ind w:left="940" w:hanging="500"/>
      </w:pPr>
      <w:rPr>
        <w:rFonts w:ascii="Times Roman" w:hAnsi="Times Roman" w:cs="Times Roman" w:hint="default"/>
        <w:b w:val="0"/>
        <w:bCs w:val="0"/>
        <w:i w:val="0"/>
        <w:iCs w:val="0"/>
        <w:caps w:val="0"/>
        <w:smallCaps w:val="0"/>
        <w:strike w:val="0"/>
        <w:dstrike w:val="0"/>
        <w:outline w:val="0"/>
        <w:emboss w:val="0"/>
        <w:imprint w:val="0"/>
        <w:spacing w:val="0"/>
        <w:w w:val="100"/>
        <w:kern w:val="0"/>
        <w:position w:val="0"/>
        <w:sz w:val="20"/>
        <w:vertAlign w:val="baseline"/>
      </w:rPr>
    </w:lvl>
    <w:lvl w:ilvl="2">
      <w:start w:val="1"/>
      <w:numFmt w:val="bullet"/>
      <w:lvlText w:val="•"/>
      <w:lvlJc w:val="left"/>
      <w:pPr>
        <w:tabs>
          <w:tab w:val="num" w:pos="7920"/>
        </w:tabs>
        <w:ind w:left="1160" w:hanging="500"/>
      </w:pPr>
      <w:rPr>
        <w:rFonts w:ascii="Times Roman" w:hAnsi="Times Roman" w:cs="Times Roman" w:hint="default"/>
        <w:b w:val="0"/>
        <w:bCs w:val="0"/>
        <w:i w:val="0"/>
        <w:iCs w:val="0"/>
        <w:caps w:val="0"/>
        <w:smallCaps w:val="0"/>
        <w:strike w:val="0"/>
        <w:dstrike w:val="0"/>
        <w:outline w:val="0"/>
        <w:emboss w:val="0"/>
        <w:imprint w:val="0"/>
        <w:spacing w:val="0"/>
        <w:w w:val="100"/>
        <w:kern w:val="0"/>
        <w:position w:val="0"/>
        <w:sz w:val="20"/>
        <w:vertAlign w:val="baseline"/>
      </w:rPr>
    </w:lvl>
    <w:lvl w:ilvl="3">
      <w:start w:val="1"/>
      <w:numFmt w:val="bullet"/>
      <w:lvlText w:val="•"/>
      <w:lvlJc w:val="left"/>
      <w:pPr>
        <w:tabs>
          <w:tab w:val="num" w:pos="7920"/>
        </w:tabs>
        <w:ind w:left="1380" w:hanging="500"/>
      </w:pPr>
      <w:rPr>
        <w:rFonts w:ascii="Times Roman" w:hAnsi="Times Roman" w:cs="Times Roman" w:hint="default"/>
        <w:b w:val="0"/>
        <w:bCs w:val="0"/>
        <w:i w:val="0"/>
        <w:iCs w:val="0"/>
        <w:caps w:val="0"/>
        <w:smallCaps w:val="0"/>
        <w:strike w:val="0"/>
        <w:dstrike w:val="0"/>
        <w:outline w:val="0"/>
        <w:emboss w:val="0"/>
        <w:imprint w:val="0"/>
        <w:spacing w:val="0"/>
        <w:w w:val="100"/>
        <w:kern w:val="0"/>
        <w:position w:val="0"/>
        <w:sz w:val="20"/>
        <w:vertAlign w:val="baseline"/>
      </w:rPr>
    </w:lvl>
    <w:lvl w:ilvl="4">
      <w:start w:val="1"/>
      <w:numFmt w:val="bullet"/>
      <w:lvlText w:val="•"/>
      <w:lvlJc w:val="left"/>
      <w:pPr>
        <w:tabs>
          <w:tab w:val="num" w:pos="7920"/>
        </w:tabs>
        <w:ind w:left="1600" w:hanging="500"/>
      </w:pPr>
      <w:rPr>
        <w:rFonts w:ascii="Times Roman" w:hAnsi="Times Roman" w:cs="Times Roman" w:hint="default"/>
        <w:b w:val="0"/>
        <w:bCs w:val="0"/>
        <w:i w:val="0"/>
        <w:iCs w:val="0"/>
        <w:caps w:val="0"/>
        <w:smallCaps w:val="0"/>
        <w:strike w:val="0"/>
        <w:dstrike w:val="0"/>
        <w:outline w:val="0"/>
        <w:emboss w:val="0"/>
        <w:imprint w:val="0"/>
        <w:spacing w:val="0"/>
        <w:w w:val="100"/>
        <w:kern w:val="0"/>
        <w:position w:val="0"/>
        <w:sz w:val="20"/>
        <w:vertAlign w:val="baseline"/>
      </w:rPr>
    </w:lvl>
    <w:lvl w:ilvl="5">
      <w:start w:val="1"/>
      <w:numFmt w:val="bullet"/>
      <w:lvlText w:val="•"/>
      <w:lvlJc w:val="left"/>
      <w:pPr>
        <w:tabs>
          <w:tab w:val="num" w:pos="7920"/>
        </w:tabs>
        <w:ind w:left="1820" w:hanging="500"/>
      </w:pPr>
      <w:rPr>
        <w:rFonts w:ascii="Times Roman" w:hAnsi="Times Roman" w:cs="Times Roman" w:hint="default"/>
        <w:b w:val="0"/>
        <w:bCs w:val="0"/>
        <w:i w:val="0"/>
        <w:iCs w:val="0"/>
        <w:caps w:val="0"/>
        <w:smallCaps w:val="0"/>
        <w:strike w:val="0"/>
        <w:dstrike w:val="0"/>
        <w:outline w:val="0"/>
        <w:emboss w:val="0"/>
        <w:imprint w:val="0"/>
        <w:spacing w:val="0"/>
        <w:w w:val="100"/>
        <w:kern w:val="0"/>
        <w:position w:val="0"/>
        <w:sz w:val="20"/>
        <w:vertAlign w:val="baseline"/>
      </w:rPr>
    </w:lvl>
    <w:lvl w:ilvl="6">
      <w:start w:val="1"/>
      <w:numFmt w:val="bullet"/>
      <w:lvlText w:val="•"/>
      <w:lvlJc w:val="left"/>
      <w:pPr>
        <w:tabs>
          <w:tab w:val="num" w:pos="7920"/>
        </w:tabs>
        <w:ind w:left="2040" w:hanging="500"/>
      </w:pPr>
      <w:rPr>
        <w:rFonts w:ascii="Times Roman" w:hAnsi="Times Roman" w:cs="Times Roman" w:hint="default"/>
        <w:b w:val="0"/>
        <w:bCs w:val="0"/>
        <w:i w:val="0"/>
        <w:iCs w:val="0"/>
        <w:caps w:val="0"/>
        <w:smallCaps w:val="0"/>
        <w:strike w:val="0"/>
        <w:dstrike w:val="0"/>
        <w:outline w:val="0"/>
        <w:emboss w:val="0"/>
        <w:imprint w:val="0"/>
        <w:spacing w:val="0"/>
        <w:w w:val="100"/>
        <w:kern w:val="0"/>
        <w:position w:val="0"/>
        <w:sz w:val="20"/>
        <w:vertAlign w:val="baseline"/>
      </w:rPr>
    </w:lvl>
    <w:lvl w:ilvl="7">
      <w:start w:val="1"/>
      <w:numFmt w:val="bullet"/>
      <w:lvlText w:val="•"/>
      <w:lvlJc w:val="left"/>
      <w:pPr>
        <w:tabs>
          <w:tab w:val="num" w:pos="7920"/>
        </w:tabs>
        <w:ind w:left="2260" w:hanging="500"/>
      </w:pPr>
      <w:rPr>
        <w:rFonts w:ascii="Times Roman" w:hAnsi="Times Roman" w:cs="Times Roman" w:hint="default"/>
        <w:b w:val="0"/>
        <w:bCs w:val="0"/>
        <w:i w:val="0"/>
        <w:iCs w:val="0"/>
        <w:caps w:val="0"/>
        <w:smallCaps w:val="0"/>
        <w:strike w:val="0"/>
        <w:dstrike w:val="0"/>
        <w:outline w:val="0"/>
        <w:emboss w:val="0"/>
        <w:imprint w:val="0"/>
        <w:spacing w:val="0"/>
        <w:w w:val="100"/>
        <w:kern w:val="0"/>
        <w:position w:val="0"/>
        <w:sz w:val="20"/>
        <w:vertAlign w:val="baseline"/>
      </w:rPr>
    </w:lvl>
    <w:lvl w:ilvl="8">
      <w:start w:val="1"/>
      <w:numFmt w:val="bullet"/>
      <w:lvlText w:val="•"/>
      <w:lvlJc w:val="left"/>
      <w:pPr>
        <w:tabs>
          <w:tab w:val="num" w:pos="7920"/>
        </w:tabs>
        <w:ind w:left="2480" w:hanging="500"/>
      </w:pPr>
      <w:rPr>
        <w:rFonts w:ascii="Times Roman" w:hAnsi="Times Roman" w:cs="Times Roman" w:hint="default"/>
        <w:b w:val="0"/>
        <w:bCs w:val="0"/>
        <w:i w:val="0"/>
        <w:iCs w:val="0"/>
        <w:caps w:val="0"/>
        <w:smallCaps w:val="0"/>
        <w:strike w:val="0"/>
        <w:dstrike w:val="0"/>
        <w:outline w:val="0"/>
        <w:emboss w:val="0"/>
        <w:imprint w:val="0"/>
        <w:spacing w:val="0"/>
        <w:w w:val="100"/>
        <w:kern w:val="0"/>
        <w:position w:val="0"/>
        <w:sz w:val="20"/>
        <w:vertAlign w:val="baseline"/>
      </w:rPr>
    </w:lvl>
  </w:abstractNum>
  <w:abstractNum w:abstractNumId="30" w15:restartNumberingAfterBreak="0">
    <w:nsid w:val="5CAF5F24"/>
    <w:multiLevelType w:val="multilevel"/>
    <w:tmpl w:val="87C077F6"/>
    <w:lvl w:ilvl="0">
      <w:start w:val="1"/>
      <w:numFmt w:val="bullet"/>
      <w:lvlText w:val="·"/>
      <w:lvlJc w:val="left"/>
      <w:pPr>
        <w:tabs>
          <w:tab w:val="num" w:pos="0"/>
        </w:tabs>
        <w:ind w:left="720" w:hanging="360"/>
      </w:pPr>
      <w:rPr>
        <w:rFonts w:ascii="Symbol" w:hAnsi="Symbol" w:cs="Symbol" w:hint="default"/>
        <w:b w:val="0"/>
        <w:bCs w:val="0"/>
        <w:i w:val="0"/>
        <w:iCs w:val="0"/>
        <w:caps w:val="0"/>
        <w:smallCaps w:val="0"/>
        <w:strike w:val="0"/>
        <w:dstrike w:val="0"/>
        <w:outline w:val="0"/>
        <w:emboss w:val="0"/>
        <w:imprint w:val="0"/>
        <w:spacing w:val="0"/>
        <w:w w:val="100"/>
        <w:kern w:val="0"/>
        <w:position w:val="0"/>
        <w:sz w:val="20"/>
        <w:vertAlign w:val="baseline"/>
      </w:rPr>
    </w:lvl>
    <w:lvl w:ilvl="1">
      <w:start w:val="1"/>
      <w:numFmt w:val="bullet"/>
      <w:lvlText w:val="o"/>
      <w:lvlJc w:val="left"/>
      <w:pPr>
        <w:tabs>
          <w:tab w:val="num" w:pos="0"/>
        </w:tabs>
        <w:ind w:left="144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0"/>
        <w:vertAlign w:val="baseline"/>
      </w:rPr>
    </w:lvl>
    <w:lvl w:ilvl="2">
      <w:start w:val="1"/>
      <w:numFmt w:val="bullet"/>
      <w:lvlText w:val="▪"/>
      <w:lvlJc w:val="left"/>
      <w:pPr>
        <w:tabs>
          <w:tab w:val="num" w:pos="0"/>
        </w:tabs>
        <w:ind w:left="216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0"/>
        <w:vertAlign w:val="baseline"/>
      </w:rPr>
    </w:lvl>
    <w:lvl w:ilvl="3">
      <w:start w:val="1"/>
      <w:numFmt w:val="bullet"/>
      <w:lvlText w:val="·"/>
      <w:lvlJc w:val="left"/>
      <w:pPr>
        <w:tabs>
          <w:tab w:val="num" w:pos="0"/>
        </w:tabs>
        <w:ind w:left="2880" w:hanging="360"/>
      </w:pPr>
      <w:rPr>
        <w:rFonts w:ascii="Symbol" w:hAnsi="Symbol" w:cs="Symbol" w:hint="default"/>
        <w:b w:val="0"/>
        <w:bCs w:val="0"/>
        <w:i w:val="0"/>
        <w:iCs w:val="0"/>
        <w:caps w:val="0"/>
        <w:smallCaps w:val="0"/>
        <w:strike w:val="0"/>
        <w:dstrike w:val="0"/>
        <w:outline w:val="0"/>
        <w:emboss w:val="0"/>
        <w:imprint w:val="0"/>
        <w:spacing w:val="0"/>
        <w:w w:val="100"/>
        <w:kern w:val="0"/>
        <w:position w:val="0"/>
        <w:sz w:val="20"/>
        <w:vertAlign w:val="baseline"/>
      </w:rPr>
    </w:lvl>
    <w:lvl w:ilvl="4">
      <w:start w:val="1"/>
      <w:numFmt w:val="bullet"/>
      <w:lvlText w:val="o"/>
      <w:lvlJc w:val="left"/>
      <w:pPr>
        <w:tabs>
          <w:tab w:val="num" w:pos="0"/>
        </w:tabs>
        <w:ind w:left="360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0"/>
        <w:vertAlign w:val="baseline"/>
      </w:rPr>
    </w:lvl>
    <w:lvl w:ilvl="5">
      <w:start w:val="1"/>
      <w:numFmt w:val="bullet"/>
      <w:lvlText w:val="▪"/>
      <w:lvlJc w:val="left"/>
      <w:pPr>
        <w:tabs>
          <w:tab w:val="num" w:pos="0"/>
        </w:tabs>
        <w:ind w:left="432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0"/>
        <w:vertAlign w:val="baseline"/>
      </w:rPr>
    </w:lvl>
    <w:lvl w:ilvl="6">
      <w:start w:val="1"/>
      <w:numFmt w:val="bullet"/>
      <w:lvlText w:val="·"/>
      <w:lvlJc w:val="left"/>
      <w:pPr>
        <w:tabs>
          <w:tab w:val="num" w:pos="0"/>
        </w:tabs>
        <w:ind w:left="5040" w:hanging="360"/>
      </w:pPr>
      <w:rPr>
        <w:rFonts w:ascii="Symbol" w:hAnsi="Symbol" w:cs="Symbol" w:hint="default"/>
        <w:b w:val="0"/>
        <w:bCs w:val="0"/>
        <w:i w:val="0"/>
        <w:iCs w:val="0"/>
        <w:caps w:val="0"/>
        <w:smallCaps w:val="0"/>
        <w:strike w:val="0"/>
        <w:dstrike w:val="0"/>
        <w:outline w:val="0"/>
        <w:emboss w:val="0"/>
        <w:imprint w:val="0"/>
        <w:spacing w:val="0"/>
        <w:w w:val="100"/>
        <w:kern w:val="0"/>
        <w:position w:val="0"/>
        <w:sz w:val="20"/>
        <w:vertAlign w:val="baseline"/>
      </w:rPr>
    </w:lvl>
    <w:lvl w:ilvl="7">
      <w:start w:val="1"/>
      <w:numFmt w:val="bullet"/>
      <w:lvlText w:val="o"/>
      <w:lvlJc w:val="left"/>
      <w:pPr>
        <w:tabs>
          <w:tab w:val="num" w:pos="0"/>
        </w:tabs>
        <w:ind w:left="576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0"/>
        <w:vertAlign w:val="baseline"/>
      </w:rPr>
    </w:lvl>
    <w:lvl w:ilvl="8">
      <w:start w:val="1"/>
      <w:numFmt w:val="bullet"/>
      <w:lvlText w:val="▪"/>
      <w:lvlJc w:val="left"/>
      <w:pPr>
        <w:tabs>
          <w:tab w:val="num" w:pos="0"/>
        </w:tabs>
        <w:ind w:left="648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0"/>
        <w:vertAlign w:val="baseline"/>
      </w:rPr>
    </w:lvl>
  </w:abstractNum>
  <w:abstractNum w:abstractNumId="31" w15:restartNumberingAfterBreak="0">
    <w:nsid w:val="5FD54028"/>
    <w:multiLevelType w:val="multilevel"/>
    <w:tmpl w:val="DF02EA1A"/>
    <w:lvl w:ilvl="0">
      <w:start w:val="1"/>
      <w:numFmt w:val="decimal"/>
      <w:lvlText w:val="%1."/>
      <w:lvlJc w:val="left"/>
      <w:pPr>
        <w:tabs>
          <w:tab w:val="num" w:pos="0"/>
        </w:tabs>
        <w:ind w:left="564" w:hanging="360"/>
      </w:pPr>
      <w:rPr>
        <w:b/>
        <w:bCs/>
        <w:caps w:val="0"/>
        <w:smallCaps w:val="0"/>
        <w:strike w:val="0"/>
        <w:dstrike w:val="0"/>
        <w:outline w:val="0"/>
        <w:emboss w:val="0"/>
        <w:imprint w:val="0"/>
        <w:spacing w:val="0"/>
        <w:w w:val="100"/>
        <w:kern w:val="0"/>
        <w:position w:val="0"/>
        <w:sz w:val="20"/>
        <w:vertAlign w:val="baseline"/>
      </w:rPr>
    </w:lvl>
    <w:lvl w:ilvl="1">
      <w:start w:val="1"/>
      <w:numFmt w:val="decimal"/>
      <w:suff w:val="nothing"/>
      <w:lvlText w:val="%1.%2."/>
      <w:lvlJc w:val="left"/>
      <w:pPr>
        <w:tabs>
          <w:tab w:val="num" w:pos="0"/>
        </w:tabs>
        <w:ind w:left="564" w:hanging="360"/>
      </w:pPr>
      <w:rPr>
        <w:b/>
        <w:bCs/>
        <w:caps w:val="0"/>
        <w:smallCaps w:val="0"/>
        <w:strike w:val="0"/>
        <w:dstrike w:val="0"/>
        <w:outline w:val="0"/>
        <w:emboss w:val="0"/>
        <w:imprint w:val="0"/>
        <w:color w:val="000000"/>
        <w:spacing w:val="0"/>
        <w:w w:val="100"/>
        <w:kern w:val="0"/>
        <w:position w:val="0"/>
        <w:sz w:val="20"/>
        <w:vertAlign w:val="baseline"/>
      </w:rPr>
    </w:lvl>
    <w:lvl w:ilvl="2">
      <w:start w:val="1"/>
      <w:numFmt w:val="decimal"/>
      <w:lvlText w:val="%1.%2.%3."/>
      <w:lvlJc w:val="left"/>
      <w:pPr>
        <w:tabs>
          <w:tab w:val="num" w:pos="0"/>
        </w:tabs>
        <w:ind w:left="924" w:hanging="720"/>
      </w:pPr>
      <w:rPr>
        <w:b/>
        <w:bCs/>
        <w:caps w:val="0"/>
        <w:smallCaps w:val="0"/>
        <w:strike w:val="0"/>
        <w:dstrike w:val="0"/>
        <w:outline w:val="0"/>
        <w:emboss w:val="0"/>
        <w:imprint w:val="0"/>
        <w:color w:val="000000"/>
        <w:spacing w:val="0"/>
        <w:w w:val="100"/>
        <w:kern w:val="0"/>
        <w:position w:val="0"/>
        <w:sz w:val="20"/>
        <w:vertAlign w:val="baseline"/>
      </w:rPr>
    </w:lvl>
    <w:lvl w:ilvl="3">
      <w:start w:val="1"/>
      <w:numFmt w:val="decimal"/>
      <w:suff w:val="nothing"/>
      <w:lvlText w:val="%1.%2.%3.%4."/>
      <w:lvlJc w:val="left"/>
      <w:pPr>
        <w:tabs>
          <w:tab w:val="num" w:pos="0"/>
        </w:tabs>
        <w:ind w:left="924" w:hanging="720"/>
      </w:pPr>
      <w:rPr>
        <w:b/>
        <w:bCs/>
        <w:caps w:val="0"/>
        <w:smallCaps w:val="0"/>
        <w:strike w:val="0"/>
        <w:dstrike w:val="0"/>
        <w:outline w:val="0"/>
        <w:emboss w:val="0"/>
        <w:imprint w:val="0"/>
        <w:color w:val="000000"/>
        <w:spacing w:val="0"/>
        <w:w w:val="100"/>
        <w:kern w:val="0"/>
        <w:position w:val="0"/>
        <w:sz w:val="20"/>
        <w:vertAlign w:val="baseline"/>
      </w:rPr>
    </w:lvl>
    <w:lvl w:ilvl="4">
      <w:start w:val="1"/>
      <w:numFmt w:val="decimal"/>
      <w:lvlText w:val="%1.%2.%3.%4.%5."/>
      <w:lvlJc w:val="left"/>
      <w:pPr>
        <w:tabs>
          <w:tab w:val="num" w:pos="0"/>
        </w:tabs>
        <w:ind w:left="1284" w:hanging="1080"/>
      </w:pPr>
      <w:rPr>
        <w:b/>
        <w:bCs/>
        <w:caps w:val="0"/>
        <w:smallCaps w:val="0"/>
        <w:strike w:val="0"/>
        <w:dstrike w:val="0"/>
        <w:outline w:val="0"/>
        <w:emboss w:val="0"/>
        <w:imprint w:val="0"/>
        <w:color w:val="000000"/>
        <w:spacing w:val="0"/>
        <w:w w:val="100"/>
        <w:kern w:val="0"/>
        <w:position w:val="0"/>
        <w:sz w:val="20"/>
        <w:vertAlign w:val="baseline"/>
      </w:rPr>
    </w:lvl>
    <w:lvl w:ilvl="5">
      <w:start w:val="1"/>
      <w:numFmt w:val="decimal"/>
      <w:suff w:val="nothing"/>
      <w:lvlText w:val="%1.%2.%3.%4.%5.%6."/>
      <w:lvlJc w:val="left"/>
      <w:pPr>
        <w:tabs>
          <w:tab w:val="num" w:pos="0"/>
        </w:tabs>
        <w:ind w:left="1284" w:hanging="1080"/>
      </w:pPr>
      <w:rPr>
        <w:b/>
        <w:bCs/>
        <w:caps w:val="0"/>
        <w:smallCaps w:val="0"/>
        <w:strike w:val="0"/>
        <w:dstrike w:val="0"/>
        <w:outline w:val="0"/>
        <w:emboss w:val="0"/>
        <w:imprint w:val="0"/>
        <w:color w:val="000000"/>
        <w:spacing w:val="0"/>
        <w:w w:val="100"/>
        <w:kern w:val="0"/>
        <w:position w:val="0"/>
        <w:sz w:val="20"/>
        <w:vertAlign w:val="baseline"/>
      </w:rPr>
    </w:lvl>
    <w:lvl w:ilvl="6">
      <w:start w:val="1"/>
      <w:numFmt w:val="decimal"/>
      <w:lvlText w:val="%1.%2.%3.%4.%5.%6.%7."/>
      <w:lvlJc w:val="left"/>
      <w:pPr>
        <w:tabs>
          <w:tab w:val="num" w:pos="0"/>
        </w:tabs>
        <w:ind w:left="1644" w:hanging="1440"/>
      </w:pPr>
      <w:rPr>
        <w:b/>
        <w:bCs/>
        <w:caps w:val="0"/>
        <w:smallCaps w:val="0"/>
        <w:strike w:val="0"/>
        <w:dstrike w:val="0"/>
        <w:outline w:val="0"/>
        <w:emboss w:val="0"/>
        <w:imprint w:val="0"/>
        <w:color w:val="000000"/>
        <w:spacing w:val="0"/>
        <w:w w:val="100"/>
        <w:kern w:val="0"/>
        <w:position w:val="0"/>
        <w:sz w:val="20"/>
        <w:vertAlign w:val="baseline"/>
      </w:rPr>
    </w:lvl>
    <w:lvl w:ilvl="7">
      <w:start w:val="1"/>
      <w:numFmt w:val="decimal"/>
      <w:suff w:val="nothing"/>
      <w:lvlText w:val="%1.%2.%3.%4.%5.%6.%7.%8."/>
      <w:lvlJc w:val="left"/>
      <w:pPr>
        <w:tabs>
          <w:tab w:val="num" w:pos="0"/>
        </w:tabs>
        <w:ind w:left="1644" w:hanging="1440"/>
      </w:pPr>
      <w:rPr>
        <w:b/>
        <w:bCs/>
        <w:caps w:val="0"/>
        <w:smallCaps w:val="0"/>
        <w:strike w:val="0"/>
        <w:dstrike w:val="0"/>
        <w:outline w:val="0"/>
        <w:emboss w:val="0"/>
        <w:imprint w:val="0"/>
        <w:color w:val="000000"/>
        <w:spacing w:val="0"/>
        <w:w w:val="100"/>
        <w:kern w:val="0"/>
        <w:position w:val="0"/>
        <w:sz w:val="20"/>
        <w:vertAlign w:val="baseline"/>
      </w:rPr>
    </w:lvl>
    <w:lvl w:ilvl="8">
      <w:start w:val="1"/>
      <w:numFmt w:val="decimal"/>
      <w:suff w:val="nothing"/>
      <w:lvlText w:val="%1.%2.%3.%4.%5.%6.%7.%8.%9."/>
      <w:lvlJc w:val="left"/>
      <w:pPr>
        <w:tabs>
          <w:tab w:val="num" w:pos="0"/>
        </w:tabs>
        <w:ind w:left="2004" w:hanging="1800"/>
      </w:pPr>
      <w:rPr>
        <w:b/>
        <w:bCs/>
        <w:caps w:val="0"/>
        <w:smallCaps w:val="0"/>
        <w:strike w:val="0"/>
        <w:dstrike w:val="0"/>
        <w:outline w:val="0"/>
        <w:emboss w:val="0"/>
        <w:imprint w:val="0"/>
        <w:color w:val="000000"/>
        <w:spacing w:val="0"/>
        <w:w w:val="100"/>
        <w:kern w:val="0"/>
        <w:position w:val="0"/>
        <w:sz w:val="20"/>
        <w:vertAlign w:val="baseline"/>
      </w:rPr>
    </w:lvl>
  </w:abstractNum>
  <w:abstractNum w:abstractNumId="32" w15:restartNumberingAfterBreak="0">
    <w:nsid w:val="62174952"/>
    <w:multiLevelType w:val="multilevel"/>
    <w:tmpl w:val="1AAC98BC"/>
    <w:lvl w:ilvl="0">
      <w:start w:val="1"/>
      <w:numFmt w:val="decimal"/>
      <w:lvlText w:val="%1."/>
      <w:lvlJc w:val="left"/>
      <w:pPr>
        <w:tabs>
          <w:tab w:val="num" w:pos="0"/>
        </w:tabs>
        <w:ind w:left="534" w:hanging="330"/>
      </w:pPr>
      <w:rPr>
        <w:caps w:val="0"/>
        <w:smallCaps w:val="0"/>
        <w:strike w:val="0"/>
        <w:dstrike w:val="0"/>
        <w:outline w:val="0"/>
        <w:emboss w:val="0"/>
        <w:imprint w:val="0"/>
        <w:spacing w:val="0"/>
        <w:w w:val="100"/>
        <w:kern w:val="0"/>
        <w:position w:val="0"/>
        <w:sz w:val="20"/>
        <w:vertAlign w:val="baseline"/>
      </w:rPr>
    </w:lvl>
    <w:lvl w:ilvl="1">
      <w:start w:val="1"/>
      <w:numFmt w:val="decimal"/>
      <w:suff w:val="nothing"/>
      <w:lvlText w:val="%1.%2."/>
      <w:lvlJc w:val="left"/>
      <w:pPr>
        <w:tabs>
          <w:tab w:val="num" w:pos="0"/>
        </w:tabs>
        <w:ind w:left="754" w:hanging="330"/>
      </w:pPr>
      <w:rPr>
        <w:caps w:val="0"/>
        <w:smallCaps w:val="0"/>
        <w:strike w:val="0"/>
        <w:dstrike w:val="0"/>
        <w:outline w:val="0"/>
        <w:emboss w:val="0"/>
        <w:imprint w:val="0"/>
        <w:color w:val="000000"/>
        <w:spacing w:val="0"/>
        <w:w w:val="100"/>
        <w:kern w:val="0"/>
        <w:position w:val="0"/>
        <w:sz w:val="20"/>
        <w:vertAlign w:val="baseline"/>
      </w:rPr>
    </w:lvl>
    <w:lvl w:ilvl="2">
      <w:start w:val="1"/>
      <w:numFmt w:val="decimal"/>
      <w:lvlText w:val="%1.%2.%3."/>
      <w:lvlJc w:val="left"/>
      <w:pPr>
        <w:tabs>
          <w:tab w:val="num" w:pos="0"/>
        </w:tabs>
        <w:ind w:left="1084" w:hanging="660"/>
      </w:pPr>
      <w:rPr>
        <w:caps w:val="0"/>
        <w:smallCaps w:val="0"/>
        <w:strike w:val="0"/>
        <w:dstrike w:val="0"/>
        <w:outline w:val="0"/>
        <w:emboss w:val="0"/>
        <w:imprint w:val="0"/>
        <w:color w:val="000000"/>
        <w:spacing w:val="0"/>
        <w:w w:val="100"/>
        <w:kern w:val="0"/>
        <w:position w:val="0"/>
        <w:sz w:val="20"/>
        <w:vertAlign w:val="baseline"/>
      </w:rPr>
    </w:lvl>
    <w:lvl w:ilvl="3">
      <w:start w:val="1"/>
      <w:numFmt w:val="decimal"/>
      <w:suff w:val="nothing"/>
      <w:lvlText w:val="%1.%2.%3.%4."/>
      <w:lvlJc w:val="left"/>
      <w:pPr>
        <w:tabs>
          <w:tab w:val="num" w:pos="0"/>
        </w:tabs>
        <w:ind w:left="1084" w:hanging="660"/>
      </w:pPr>
      <w:rPr>
        <w:caps w:val="0"/>
        <w:smallCaps w:val="0"/>
        <w:strike w:val="0"/>
        <w:dstrike w:val="0"/>
        <w:outline w:val="0"/>
        <w:emboss w:val="0"/>
        <w:imprint w:val="0"/>
        <w:color w:val="000000"/>
        <w:spacing w:val="0"/>
        <w:w w:val="100"/>
        <w:kern w:val="0"/>
        <w:position w:val="0"/>
        <w:sz w:val="20"/>
        <w:vertAlign w:val="baseline"/>
      </w:rPr>
    </w:lvl>
    <w:lvl w:ilvl="4">
      <w:start w:val="1"/>
      <w:numFmt w:val="decimal"/>
      <w:lvlText w:val="%1.%2.%3.%4.%5."/>
      <w:lvlJc w:val="left"/>
      <w:pPr>
        <w:tabs>
          <w:tab w:val="num" w:pos="0"/>
        </w:tabs>
        <w:ind w:left="1414" w:hanging="990"/>
      </w:pPr>
      <w:rPr>
        <w:caps w:val="0"/>
        <w:smallCaps w:val="0"/>
        <w:strike w:val="0"/>
        <w:dstrike w:val="0"/>
        <w:outline w:val="0"/>
        <w:emboss w:val="0"/>
        <w:imprint w:val="0"/>
        <w:color w:val="000000"/>
        <w:spacing w:val="0"/>
        <w:w w:val="100"/>
        <w:kern w:val="0"/>
        <w:position w:val="0"/>
        <w:sz w:val="20"/>
        <w:vertAlign w:val="baseline"/>
      </w:rPr>
    </w:lvl>
    <w:lvl w:ilvl="5">
      <w:start w:val="1"/>
      <w:numFmt w:val="decimal"/>
      <w:suff w:val="nothing"/>
      <w:lvlText w:val="%1.%2.%3.%4.%5.%6."/>
      <w:lvlJc w:val="left"/>
      <w:pPr>
        <w:tabs>
          <w:tab w:val="num" w:pos="0"/>
        </w:tabs>
        <w:ind w:left="1414" w:hanging="990"/>
      </w:pPr>
      <w:rPr>
        <w:caps w:val="0"/>
        <w:smallCaps w:val="0"/>
        <w:strike w:val="0"/>
        <w:dstrike w:val="0"/>
        <w:outline w:val="0"/>
        <w:emboss w:val="0"/>
        <w:imprint w:val="0"/>
        <w:color w:val="000000"/>
        <w:spacing w:val="0"/>
        <w:w w:val="100"/>
        <w:kern w:val="0"/>
        <w:position w:val="0"/>
        <w:sz w:val="20"/>
        <w:vertAlign w:val="baseline"/>
      </w:rPr>
    </w:lvl>
    <w:lvl w:ilvl="6">
      <w:start w:val="1"/>
      <w:numFmt w:val="decimal"/>
      <w:lvlText w:val="%1.%2.%3.%4.%5.%6.%7."/>
      <w:lvlJc w:val="left"/>
      <w:pPr>
        <w:tabs>
          <w:tab w:val="num" w:pos="0"/>
        </w:tabs>
        <w:ind w:left="1744" w:hanging="1320"/>
      </w:pPr>
      <w:rPr>
        <w:caps w:val="0"/>
        <w:smallCaps w:val="0"/>
        <w:strike w:val="0"/>
        <w:dstrike w:val="0"/>
        <w:outline w:val="0"/>
        <w:emboss w:val="0"/>
        <w:imprint w:val="0"/>
        <w:color w:val="000000"/>
        <w:spacing w:val="0"/>
        <w:w w:val="100"/>
        <w:kern w:val="0"/>
        <w:position w:val="0"/>
        <w:sz w:val="20"/>
        <w:vertAlign w:val="baseline"/>
      </w:rPr>
    </w:lvl>
    <w:lvl w:ilvl="7">
      <w:start w:val="1"/>
      <w:numFmt w:val="decimal"/>
      <w:suff w:val="nothing"/>
      <w:lvlText w:val="%1.%2.%3.%4.%5.%6.%7.%8."/>
      <w:lvlJc w:val="left"/>
      <w:pPr>
        <w:tabs>
          <w:tab w:val="num" w:pos="0"/>
        </w:tabs>
        <w:ind w:left="1744" w:hanging="1320"/>
      </w:pPr>
      <w:rPr>
        <w:caps w:val="0"/>
        <w:smallCaps w:val="0"/>
        <w:strike w:val="0"/>
        <w:dstrike w:val="0"/>
        <w:outline w:val="0"/>
        <w:emboss w:val="0"/>
        <w:imprint w:val="0"/>
        <w:color w:val="000000"/>
        <w:spacing w:val="0"/>
        <w:w w:val="100"/>
        <w:kern w:val="0"/>
        <w:position w:val="0"/>
        <w:sz w:val="20"/>
        <w:vertAlign w:val="baseline"/>
      </w:rPr>
    </w:lvl>
    <w:lvl w:ilvl="8">
      <w:start w:val="1"/>
      <w:numFmt w:val="decimal"/>
      <w:lvlText w:val="%1.%2.%3.%4.%5.%6.%7.%8.%9."/>
      <w:lvlJc w:val="left"/>
      <w:pPr>
        <w:tabs>
          <w:tab w:val="num" w:pos="0"/>
        </w:tabs>
        <w:ind w:left="2074" w:hanging="1650"/>
      </w:pPr>
      <w:rPr>
        <w:caps w:val="0"/>
        <w:smallCaps w:val="0"/>
        <w:strike w:val="0"/>
        <w:dstrike w:val="0"/>
        <w:outline w:val="0"/>
        <w:emboss w:val="0"/>
        <w:imprint w:val="0"/>
        <w:color w:val="000000"/>
        <w:spacing w:val="0"/>
        <w:w w:val="100"/>
        <w:kern w:val="0"/>
        <w:position w:val="0"/>
        <w:sz w:val="20"/>
        <w:vertAlign w:val="baseline"/>
      </w:rPr>
    </w:lvl>
  </w:abstractNum>
  <w:abstractNum w:abstractNumId="33" w15:restartNumberingAfterBreak="0">
    <w:nsid w:val="66830630"/>
    <w:multiLevelType w:val="multilevel"/>
    <w:tmpl w:val="09F2F436"/>
    <w:lvl w:ilvl="0">
      <w:start w:val="1"/>
      <w:numFmt w:val="decimal"/>
      <w:lvlText w:val="%1."/>
      <w:lvlJc w:val="left"/>
      <w:pPr>
        <w:tabs>
          <w:tab w:val="num" w:pos="0"/>
        </w:tabs>
        <w:ind w:left="534" w:hanging="330"/>
      </w:pPr>
      <w:rPr>
        <w:caps w:val="0"/>
        <w:smallCaps w:val="0"/>
        <w:strike w:val="0"/>
        <w:dstrike w:val="0"/>
        <w:outline w:val="0"/>
        <w:emboss w:val="0"/>
        <w:imprint w:val="0"/>
        <w:spacing w:val="0"/>
        <w:w w:val="100"/>
        <w:kern w:val="0"/>
        <w:position w:val="0"/>
        <w:sz w:val="20"/>
        <w:vertAlign w:val="baseline"/>
      </w:rPr>
    </w:lvl>
    <w:lvl w:ilvl="1">
      <w:start w:val="1"/>
      <w:numFmt w:val="decimal"/>
      <w:suff w:val="nothing"/>
      <w:lvlText w:val="%1.%2."/>
      <w:lvlJc w:val="left"/>
      <w:pPr>
        <w:tabs>
          <w:tab w:val="num" w:pos="0"/>
        </w:tabs>
        <w:ind w:left="754" w:hanging="330"/>
      </w:pPr>
      <w:rPr>
        <w:caps w:val="0"/>
        <w:smallCaps w:val="0"/>
        <w:strike w:val="0"/>
        <w:dstrike w:val="0"/>
        <w:outline w:val="0"/>
        <w:emboss w:val="0"/>
        <w:imprint w:val="0"/>
        <w:color w:val="000000"/>
        <w:spacing w:val="0"/>
        <w:w w:val="100"/>
        <w:kern w:val="0"/>
        <w:position w:val="0"/>
        <w:sz w:val="20"/>
        <w:vertAlign w:val="baseline"/>
      </w:rPr>
    </w:lvl>
    <w:lvl w:ilvl="2">
      <w:start w:val="1"/>
      <w:numFmt w:val="decimal"/>
      <w:lvlText w:val="%1.%2.%3."/>
      <w:lvlJc w:val="left"/>
      <w:pPr>
        <w:tabs>
          <w:tab w:val="num" w:pos="0"/>
        </w:tabs>
        <w:ind w:left="1084" w:hanging="660"/>
      </w:pPr>
      <w:rPr>
        <w:caps w:val="0"/>
        <w:smallCaps w:val="0"/>
        <w:strike w:val="0"/>
        <w:dstrike w:val="0"/>
        <w:outline w:val="0"/>
        <w:emboss w:val="0"/>
        <w:imprint w:val="0"/>
        <w:color w:val="000000"/>
        <w:spacing w:val="0"/>
        <w:w w:val="100"/>
        <w:kern w:val="0"/>
        <w:position w:val="0"/>
        <w:sz w:val="20"/>
        <w:vertAlign w:val="baseline"/>
      </w:rPr>
    </w:lvl>
    <w:lvl w:ilvl="3">
      <w:start w:val="1"/>
      <w:numFmt w:val="decimal"/>
      <w:suff w:val="nothing"/>
      <w:lvlText w:val="%1.%2.%3.%4."/>
      <w:lvlJc w:val="left"/>
      <w:pPr>
        <w:tabs>
          <w:tab w:val="num" w:pos="0"/>
        </w:tabs>
        <w:ind w:left="1084" w:hanging="660"/>
      </w:pPr>
      <w:rPr>
        <w:caps w:val="0"/>
        <w:smallCaps w:val="0"/>
        <w:strike w:val="0"/>
        <w:dstrike w:val="0"/>
        <w:outline w:val="0"/>
        <w:emboss w:val="0"/>
        <w:imprint w:val="0"/>
        <w:color w:val="000000"/>
        <w:spacing w:val="0"/>
        <w:w w:val="100"/>
        <w:kern w:val="0"/>
        <w:position w:val="0"/>
        <w:sz w:val="20"/>
        <w:vertAlign w:val="baseline"/>
      </w:rPr>
    </w:lvl>
    <w:lvl w:ilvl="4">
      <w:start w:val="1"/>
      <w:numFmt w:val="decimal"/>
      <w:lvlText w:val="%1.%2.%3.%4.%5."/>
      <w:lvlJc w:val="left"/>
      <w:pPr>
        <w:tabs>
          <w:tab w:val="num" w:pos="0"/>
        </w:tabs>
        <w:ind w:left="1414" w:hanging="990"/>
      </w:pPr>
      <w:rPr>
        <w:caps w:val="0"/>
        <w:smallCaps w:val="0"/>
        <w:strike w:val="0"/>
        <w:dstrike w:val="0"/>
        <w:outline w:val="0"/>
        <w:emboss w:val="0"/>
        <w:imprint w:val="0"/>
        <w:color w:val="000000"/>
        <w:spacing w:val="0"/>
        <w:w w:val="100"/>
        <w:kern w:val="0"/>
        <w:position w:val="0"/>
        <w:sz w:val="20"/>
        <w:vertAlign w:val="baseline"/>
      </w:rPr>
    </w:lvl>
    <w:lvl w:ilvl="5">
      <w:start w:val="1"/>
      <w:numFmt w:val="decimal"/>
      <w:suff w:val="nothing"/>
      <w:lvlText w:val="%1.%2.%3.%4.%5.%6."/>
      <w:lvlJc w:val="left"/>
      <w:pPr>
        <w:tabs>
          <w:tab w:val="num" w:pos="0"/>
        </w:tabs>
        <w:ind w:left="1414" w:hanging="990"/>
      </w:pPr>
      <w:rPr>
        <w:caps w:val="0"/>
        <w:smallCaps w:val="0"/>
        <w:strike w:val="0"/>
        <w:dstrike w:val="0"/>
        <w:outline w:val="0"/>
        <w:emboss w:val="0"/>
        <w:imprint w:val="0"/>
        <w:color w:val="000000"/>
        <w:spacing w:val="0"/>
        <w:w w:val="100"/>
        <w:kern w:val="0"/>
        <w:position w:val="0"/>
        <w:sz w:val="20"/>
        <w:vertAlign w:val="baseline"/>
      </w:rPr>
    </w:lvl>
    <w:lvl w:ilvl="6">
      <w:start w:val="1"/>
      <w:numFmt w:val="decimal"/>
      <w:lvlText w:val="%1.%2.%3.%4.%5.%6.%7."/>
      <w:lvlJc w:val="left"/>
      <w:pPr>
        <w:tabs>
          <w:tab w:val="num" w:pos="0"/>
        </w:tabs>
        <w:ind w:left="1744" w:hanging="1320"/>
      </w:pPr>
      <w:rPr>
        <w:caps w:val="0"/>
        <w:smallCaps w:val="0"/>
        <w:strike w:val="0"/>
        <w:dstrike w:val="0"/>
        <w:outline w:val="0"/>
        <w:emboss w:val="0"/>
        <w:imprint w:val="0"/>
        <w:color w:val="000000"/>
        <w:spacing w:val="0"/>
        <w:w w:val="100"/>
        <w:kern w:val="0"/>
        <w:position w:val="0"/>
        <w:sz w:val="20"/>
        <w:vertAlign w:val="baseline"/>
      </w:rPr>
    </w:lvl>
    <w:lvl w:ilvl="7">
      <w:start w:val="1"/>
      <w:numFmt w:val="decimal"/>
      <w:suff w:val="nothing"/>
      <w:lvlText w:val="%1.%2.%3.%4.%5.%6.%7.%8."/>
      <w:lvlJc w:val="left"/>
      <w:pPr>
        <w:tabs>
          <w:tab w:val="num" w:pos="0"/>
        </w:tabs>
        <w:ind w:left="1744" w:hanging="1320"/>
      </w:pPr>
      <w:rPr>
        <w:caps w:val="0"/>
        <w:smallCaps w:val="0"/>
        <w:strike w:val="0"/>
        <w:dstrike w:val="0"/>
        <w:outline w:val="0"/>
        <w:emboss w:val="0"/>
        <w:imprint w:val="0"/>
        <w:color w:val="000000"/>
        <w:spacing w:val="0"/>
        <w:w w:val="100"/>
        <w:kern w:val="0"/>
        <w:position w:val="0"/>
        <w:sz w:val="20"/>
        <w:vertAlign w:val="baseline"/>
      </w:rPr>
    </w:lvl>
    <w:lvl w:ilvl="8">
      <w:start w:val="1"/>
      <w:numFmt w:val="decimal"/>
      <w:lvlText w:val="%1.%2.%3.%4.%5.%6.%7.%8.%9."/>
      <w:lvlJc w:val="left"/>
      <w:pPr>
        <w:tabs>
          <w:tab w:val="num" w:pos="0"/>
        </w:tabs>
        <w:ind w:left="2074" w:hanging="1650"/>
      </w:pPr>
      <w:rPr>
        <w:caps w:val="0"/>
        <w:smallCaps w:val="0"/>
        <w:strike w:val="0"/>
        <w:dstrike w:val="0"/>
        <w:outline w:val="0"/>
        <w:emboss w:val="0"/>
        <w:imprint w:val="0"/>
        <w:color w:val="000000"/>
        <w:spacing w:val="0"/>
        <w:w w:val="100"/>
        <w:kern w:val="0"/>
        <w:position w:val="0"/>
        <w:sz w:val="20"/>
        <w:vertAlign w:val="baseline"/>
      </w:rPr>
    </w:lvl>
  </w:abstractNum>
  <w:abstractNum w:abstractNumId="34" w15:restartNumberingAfterBreak="0">
    <w:nsid w:val="67974D38"/>
    <w:multiLevelType w:val="multilevel"/>
    <w:tmpl w:val="4C54A180"/>
    <w:lvl w:ilvl="0">
      <w:start w:val="1"/>
      <w:numFmt w:val="bullet"/>
      <w:lvlText w:val="·"/>
      <w:lvlJc w:val="left"/>
      <w:pPr>
        <w:tabs>
          <w:tab w:val="num" w:pos="0"/>
        </w:tabs>
        <w:ind w:left="690" w:hanging="330"/>
      </w:pPr>
      <w:rPr>
        <w:rFonts w:ascii="Symbol" w:hAnsi="Symbol" w:cs="Symbol" w:hint="default"/>
        <w:b w:val="0"/>
        <w:bCs w:val="0"/>
        <w:i w:val="0"/>
        <w:iCs w:val="0"/>
        <w:caps w:val="0"/>
        <w:smallCaps w:val="0"/>
        <w:strike w:val="0"/>
        <w:dstrike w:val="0"/>
        <w:outline w:val="0"/>
        <w:emboss w:val="0"/>
        <w:imprint w:val="0"/>
        <w:spacing w:val="0"/>
        <w:w w:val="100"/>
        <w:kern w:val="0"/>
        <w:position w:val="0"/>
        <w:sz w:val="22"/>
        <w:szCs w:val="22"/>
        <w:vertAlign w:val="baseline"/>
      </w:rPr>
    </w:lvl>
    <w:lvl w:ilvl="1">
      <w:start w:val="1"/>
      <w:numFmt w:val="bullet"/>
      <w:lvlText w:val="o"/>
      <w:lvlJc w:val="left"/>
      <w:pPr>
        <w:tabs>
          <w:tab w:val="num" w:pos="0"/>
        </w:tabs>
        <w:ind w:left="1410" w:hanging="33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2"/>
        <w:szCs w:val="22"/>
        <w:vertAlign w:val="baseline"/>
      </w:rPr>
    </w:lvl>
    <w:lvl w:ilvl="2">
      <w:start w:val="1"/>
      <w:numFmt w:val="bullet"/>
      <w:lvlText w:val="▪"/>
      <w:lvlJc w:val="left"/>
      <w:pPr>
        <w:tabs>
          <w:tab w:val="num" w:pos="0"/>
        </w:tabs>
        <w:ind w:left="2130" w:hanging="33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2"/>
        <w:szCs w:val="22"/>
        <w:vertAlign w:val="baseline"/>
      </w:rPr>
    </w:lvl>
    <w:lvl w:ilvl="3">
      <w:start w:val="1"/>
      <w:numFmt w:val="bullet"/>
      <w:lvlText w:val="·"/>
      <w:lvlJc w:val="left"/>
      <w:pPr>
        <w:tabs>
          <w:tab w:val="num" w:pos="0"/>
        </w:tabs>
        <w:ind w:left="2850" w:hanging="330"/>
      </w:pPr>
      <w:rPr>
        <w:rFonts w:ascii="Symbol" w:hAnsi="Symbol" w:cs="Symbol" w:hint="default"/>
        <w:b w:val="0"/>
        <w:bCs w:val="0"/>
        <w:i w:val="0"/>
        <w:iCs w:val="0"/>
        <w:caps w:val="0"/>
        <w:smallCaps w:val="0"/>
        <w:strike w:val="0"/>
        <w:dstrike w:val="0"/>
        <w:outline w:val="0"/>
        <w:emboss w:val="0"/>
        <w:imprint w:val="0"/>
        <w:spacing w:val="0"/>
        <w:w w:val="100"/>
        <w:kern w:val="0"/>
        <w:position w:val="0"/>
        <w:sz w:val="22"/>
        <w:szCs w:val="22"/>
        <w:vertAlign w:val="baseline"/>
      </w:rPr>
    </w:lvl>
    <w:lvl w:ilvl="4">
      <w:start w:val="1"/>
      <w:numFmt w:val="bullet"/>
      <w:lvlText w:val="o"/>
      <w:lvlJc w:val="left"/>
      <w:pPr>
        <w:tabs>
          <w:tab w:val="num" w:pos="0"/>
        </w:tabs>
        <w:ind w:left="3570" w:hanging="33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2"/>
        <w:szCs w:val="22"/>
        <w:vertAlign w:val="baseline"/>
      </w:rPr>
    </w:lvl>
    <w:lvl w:ilvl="5">
      <w:start w:val="1"/>
      <w:numFmt w:val="bullet"/>
      <w:lvlText w:val="▪"/>
      <w:lvlJc w:val="left"/>
      <w:pPr>
        <w:tabs>
          <w:tab w:val="num" w:pos="0"/>
        </w:tabs>
        <w:ind w:left="4290" w:hanging="33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2"/>
        <w:szCs w:val="22"/>
        <w:vertAlign w:val="baseline"/>
      </w:rPr>
    </w:lvl>
    <w:lvl w:ilvl="6">
      <w:start w:val="1"/>
      <w:numFmt w:val="bullet"/>
      <w:lvlText w:val="·"/>
      <w:lvlJc w:val="left"/>
      <w:pPr>
        <w:tabs>
          <w:tab w:val="num" w:pos="0"/>
        </w:tabs>
        <w:ind w:left="5010" w:hanging="330"/>
      </w:pPr>
      <w:rPr>
        <w:rFonts w:ascii="Symbol" w:hAnsi="Symbol" w:cs="Symbol" w:hint="default"/>
        <w:b w:val="0"/>
        <w:bCs w:val="0"/>
        <w:i w:val="0"/>
        <w:iCs w:val="0"/>
        <w:caps w:val="0"/>
        <w:smallCaps w:val="0"/>
        <w:strike w:val="0"/>
        <w:dstrike w:val="0"/>
        <w:outline w:val="0"/>
        <w:emboss w:val="0"/>
        <w:imprint w:val="0"/>
        <w:spacing w:val="0"/>
        <w:w w:val="100"/>
        <w:kern w:val="0"/>
        <w:position w:val="0"/>
        <w:sz w:val="22"/>
        <w:szCs w:val="22"/>
        <w:vertAlign w:val="baseline"/>
      </w:rPr>
    </w:lvl>
    <w:lvl w:ilvl="7">
      <w:start w:val="1"/>
      <w:numFmt w:val="bullet"/>
      <w:lvlText w:val="o"/>
      <w:lvlJc w:val="left"/>
      <w:pPr>
        <w:tabs>
          <w:tab w:val="num" w:pos="0"/>
        </w:tabs>
        <w:ind w:left="5730" w:hanging="33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2"/>
        <w:szCs w:val="22"/>
        <w:vertAlign w:val="baseline"/>
      </w:rPr>
    </w:lvl>
    <w:lvl w:ilvl="8">
      <w:start w:val="1"/>
      <w:numFmt w:val="bullet"/>
      <w:lvlText w:val="▪"/>
      <w:lvlJc w:val="left"/>
      <w:pPr>
        <w:tabs>
          <w:tab w:val="num" w:pos="0"/>
        </w:tabs>
        <w:ind w:left="6450" w:hanging="33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2"/>
        <w:szCs w:val="22"/>
        <w:vertAlign w:val="baseline"/>
      </w:rPr>
    </w:lvl>
  </w:abstractNum>
  <w:abstractNum w:abstractNumId="35" w15:restartNumberingAfterBreak="0">
    <w:nsid w:val="67987B71"/>
    <w:multiLevelType w:val="multilevel"/>
    <w:tmpl w:val="E2F0BF20"/>
    <w:lvl w:ilvl="0">
      <w:start w:val="1"/>
      <w:numFmt w:val="bullet"/>
      <w:lvlText w:val="·"/>
      <w:lvlJc w:val="left"/>
      <w:pPr>
        <w:tabs>
          <w:tab w:val="num" w:pos="0"/>
        </w:tabs>
        <w:ind w:left="690" w:hanging="330"/>
      </w:pPr>
      <w:rPr>
        <w:rFonts w:ascii="Symbol" w:hAnsi="Symbol" w:cs="Symbol" w:hint="default"/>
        <w:b w:val="0"/>
        <w:bCs w:val="0"/>
        <w:i w:val="0"/>
        <w:iCs w:val="0"/>
        <w:caps w:val="0"/>
        <w:smallCaps w:val="0"/>
        <w:strike w:val="0"/>
        <w:dstrike w:val="0"/>
        <w:outline w:val="0"/>
        <w:emboss w:val="0"/>
        <w:imprint w:val="0"/>
        <w:spacing w:val="0"/>
        <w:w w:val="100"/>
        <w:kern w:val="0"/>
        <w:position w:val="0"/>
        <w:sz w:val="22"/>
        <w:szCs w:val="22"/>
        <w:vertAlign w:val="baseline"/>
      </w:rPr>
    </w:lvl>
    <w:lvl w:ilvl="1">
      <w:start w:val="1"/>
      <w:numFmt w:val="bullet"/>
      <w:lvlText w:val="o"/>
      <w:lvlJc w:val="left"/>
      <w:pPr>
        <w:tabs>
          <w:tab w:val="num" w:pos="0"/>
        </w:tabs>
        <w:ind w:left="1410" w:hanging="33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2"/>
        <w:szCs w:val="22"/>
        <w:vertAlign w:val="baseline"/>
      </w:rPr>
    </w:lvl>
    <w:lvl w:ilvl="2">
      <w:start w:val="1"/>
      <w:numFmt w:val="bullet"/>
      <w:lvlText w:val="▪"/>
      <w:lvlJc w:val="left"/>
      <w:pPr>
        <w:tabs>
          <w:tab w:val="num" w:pos="0"/>
        </w:tabs>
        <w:ind w:left="2130" w:hanging="33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2"/>
        <w:szCs w:val="22"/>
        <w:vertAlign w:val="baseline"/>
      </w:rPr>
    </w:lvl>
    <w:lvl w:ilvl="3">
      <w:start w:val="1"/>
      <w:numFmt w:val="bullet"/>
      <w:lvlText w:val="·"/>
      <w:lvlJc w:val="left"/>
      <w:pPr>
        <w:tabs>
          <w:tab w:val="num" w:pos="0"/>
        </w:tabs>
        <w:ind w:left="2850" w:hanging="330"/>
      </w:pPr>
      <w:rPr>
        <w:rFonts w:ascii="Symbol" w:hAnsi="Symbol" w:cs="Symbol" w:hint="default"/>
        <w:b w:val="0"/>
        <w:bCs w:val="0"/>
        <w:i w:val="0"/>
        <w:iCs w:val="0"/>
        <w:caps w:val="0"/>
        <w:smallCaps w:val="0"/>
        <w:strike w:val="0"/>
        <w:dstrike w:val="0"/>
        <w:outline w:val="0"/>
        <w:emboss w:val="0"/>
        <w:imprint w:val="0"/>
        <w:spacing w:val="0"/>
        <w:w w:val="100"/>
        <w:kern w:val="0"/>
        <w:position w:val="0"/>
        <w:sz w:val="22"/>
        <w:szCs w:val="22"/>
        <w:vertAlign w:val="baseline"/>
      </w:rPr>
    </w:lvl>
    <w:lvl w:ilvl="4">
      <w:start w:val="1"/>
      <w:numFmt w:val="bullet"/>
      <w:lvlText w:val="o"/>
      <w:lvlJc w:val="left"/>
      <w:pPr>
        <w:tabs>
          <w:tab w:val="num" w:pos="0"/>
        </w:tabs>
        <w:ind w:left="3570" w:hanging="33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2"/>
        <w:szCs w:val="22"/>
        <w:vertAlign w:val="baseline"/>
      </w:rPr>
    </w:lvl>
    <w:lvl w:ilvl="5">
      <w:start w:val="1"/>
      <w:numFmt w:val="bullet"/>
      <w:lvlText w:val="▪"/>
      <w:lvlJc w:val="left"/>
      <w:pPr>
        <w:tabs>
          <w:tab w:val="num" w:pos="0"/>
        </w:tabs>
        <w:ind w:left="4290" w:hanging="33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2"/>
        <w:szCs w:val="22"/>
        <w:vertAlign w:val="baseline"/>
      </w:rPr>
    </w:lvl>
    <w:lvl w:ilvl="6">
      <w:start w:val="1"/>
      <w:numFmt w:val="bullet"/>
      <w:lvlText w:val="·"/>
      <w:lvlJc w:val="left"/>
      <w:pPr>
        <w:tabs>
          <w:tab w:val="num" w:pos="0"/>
        </w:tabs>
        <w:ind w:left="5010" w:hanging="330"/>
      </w:pPr>
      <w:rPr>
        <w:rFonts w:ascii="Symbol" w:hAnsi="Symbol" w:cs="Symbol" w:hint="default"/>
        <w:b w:val="0"/>
        <w:bCs w:val="0"/>
        <w:i w:val="0"/>
        <w:iCs w:val="0"/>
        <w:caps w:val="0"/>
        <w:smallCaps w:val="0"/>
        <w:strike w:val="0"/>
        <w:dstrike w:val="0"/>
        <w:outline w:val="0"/>
        <w:emboss w:val="0"/>
        <w:imprint w:val="0"/>
        <w:spacing w:val="0"/>
        <w:w w:val="100"/>
        <w:kern w:val="0"/>
        <w:position w:val="0"/>
        <w:sz w:val="22"/>
        <w:szCs w:val="22"/>
        <w:vertAlign w:val="baseline"/>
      </w:rPr>
    </w:lvl>
    <w:lvl w:ilvl="7">
      <w:start w:val="1"/>
      <w:numFmt w:val="bullet"/>
      <w:lvlText w:val="o"/>
      <w:lvlJc w:val="left"/>
      <w:pPr>
        <w:tabs>
          <w:tab w:val="num" w:pos="0"/>
        </w:tabs>
        <w:ind w:left="5730" w:hanging="33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2"/>
        <w:szCs w:val="22"/>
        <w:vertAlign w:val="baseline"/>
      </w:rPr>
    </w:lvl>
    <w:lvl w:ilvl="8">
      <w:start w:val="1"/>
      <w:numFmt w:val="bullet"/>
      <w:lvlText w:val="▪"/>
      <w:lvlJc w:val="left"/>
      <w:pPr>
        <w:tabs>
          <w:tab w:val="num" w:pos="0"/>
        </w:tabs>
        <w:ind w:left="6450" w:hanging="33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2"/>
        <w:szCs w:val="22"/>
        <w:vertAlign w:val="baseline"/>
      </w:rPr>
    </w:lvl>
  </w:abstractNum>
  <w:abstractNum w:abstractNumId="36" w15:restartNumberingAfterBreak="0">
    <w:nsid w:val="69732249"/>
    <w:multiLevelType w:val="multilevel"/>
    <w:tmpl w:val="FCAC1490"/>
    <w:lvl w:ilvl="0">
      <w:start w:val="1"/>
      <w:numFmt w:val="decimal"/>
      <w:lvlText w:val="%1."/>
      <w:lvlJc w:val="left"/>
      <w:pPr>
        <w:tabs>
          <w:tab w:val="num" w:pos="0"/>
        </w:tabs>
        <w:ind w:left="534" w:hanging="330"/>
      </w:pPr>
      <w:rPr>
        <w:caps w:val="0"/>
        <w:smallCaps w:val="0"/>
        <w:strike w:val="0"/>
        <w:dstrike w:val="0"/>
        <w:outline w:val="0"/>
        <w:emboss w:val="0"/>
        <w:imprint w:val="0"/>
        <w:spacing w:val="0"/>
        <w:w w:val="100"/>
        <w:kern w:val="0"/>
        <w:position w:val="0"/>
        <w:sz w:val="20"/>
        <w:vertAlign w:val="baseline"/>
      </w:rPr>
    </w:lvl>
    <w:lvl w:ilvl="1">
      <w:start w:val="1"/>
      <w:numFmt w:val="decimal"/>
      <w:suff w:val="nothing"/>
      <w:lvlText w:val="%1.%2."/>
      <w:lvlJc w:val="left"/>
      <w:pPr>
        <w:tabs>
          <w:tab w:val="num" w:pos="0"/>
        </w:tabs>
        <w:ind w:left="754" w:hanging="330"/>
      </w:pPr>
      <w:rPr>
        <w:caps w:val="0"/>
        <w:smallCaps w:val="0"/>
        <w:strike w:val="0"/>
        <w:dstrike w:val="0"/>
        <w:outline w:val="0"/>
        <w:emboss w:val="0"/>
        <w:imprint w:val="0"/>
        <w:color w:val="000000"/>
        <w:spacing w:val="0"/>
        <w:w w:val="100"/>
        <w:kern w:val="0"/>
        <w:position w:val="0"/>
        <w:sz w:val="20"/>
        <w:vertAlign w:val="baseline"/>
      </w:rPr>
    </w:lvl>
    <w:lvl w:ilvl="2">
      <w:start w:val="1"/>
      <w:numFmt w:val="decimal"/>
      <w:lvlText w:val="%1.%2.%3."/>
      <w:lvlJc w:val="left"/>
      <w:pPr>
        <w:tabs>
          <w:tab w:val="num" w:pos="0"/>
        </w:tabs>
        <w:ind w:left="1084" w:hanging="660"/>
      </w:pPr>
      <w:rPr>
        <w:caps w:val="0"/>
        <w:smallCaps w:val="0"/>
        <w:strike w:val="0"/>
        <w:dstrike w:val="0"/>
        <w:outline w:val="0"/>
        <w:emboss w:val="0"/>
        <w:imprint w:val="0"/>
        <w:color w:val="000000"/>
        <w:spacing w:val="0"/>
        <w:w w:val="100"/>
        <w:kern w:val="0"/>
        <w:position w:val="0"/>
        <w:sz w:val="20"/>
        <w:vertAlign w:val="baseline"/>
      </w:rPr>
    </w:lvl>
    <w:lvl w:ilvl="3">
      <w:start w:val="1"/>
      <w:numFmt w:val="decimal"/>
      <w:suff w:val="nothing"/>
      <w:lvlText w:val="%1.%2.%3.%4."/>
      <w:lvlJc w:val="left"/>
      <w:pPr>
        <w:tabs>
          <w:tab w:val="num" w:pos="0"/>
        </w:tabs>
        <w:ind w:left="1084" w:hanging="660"/>
      </w:pPr>
      <w:rPr>
        <w:caps w:val="0"/>
        <w:smallCaps w:val="0"/>
        <w:strike w:val="0"/>
        <w:dstrike w:val="0"/>
        <w:outline w:val="0"/>
        <w:emboss w:val="0"/>
        <w:imprint w:val="0"/>
        <w:color w:val="000000"/>
        <w:spacing w:val="0"/>
        <w:w w:val="100"/>
        <w:kern w:val="0"/>
        <w:position w:val="0"/>
        <w:sz w:val="20"/>
        <w:vertAlign w:val="baseline"/>
      </w:rPr>
    </w:lvl>
    <w:lvl w:ilvl="4">
      <w:start w:val="1"/>
      <w:numFmt w:val="decimal"/>
      <w:lvlText w:val="%1.%2.%3.%4.%5."/>
      <w:lvlJc w:val="left"/>
      <w:pPr>
        <w:tabs>
          <w:tab w:val="num" w:pos="0"/>
        </w:tabs>
        <w:ind w:left="1414" w:hanging="990"/>
      </w:pPr>
      <w:rPr>
        <w:caps w:val="0"/>
        <w:smallCaps w:val="0"/>
        <w:strike w:val="0"/>
        <w:dstrike w:val="0"/>
        <w:outline w:val="0"/>
        <w:emboss w:val="0"/>
        <w:imprint w:val="0"/>
        <w:color w:val="000000"/>
        <w:spacing w:val="0"/>
        <w:w w:val="100"/>
        <w:kern w:val="0"/>
        <w:position w:val="0"/>
        <w:sz w:val="20"/>
        <w:vertAlign w:val="baseline"/>
      </w:rPr>
    </w:lvl>
    <w:lvl w:ilvl="5">
      <w:start w:val="1"/>
      <w:numFmt w:val="decimal"/>
      <w:suff w:val="nothing"/>
      <w:lvlText w:val="%1.%2.%3.%4.%5.%6."/>
      <w:lvlJc w:val="left"/>
      <w:pPr>
        <w:tabs>
          <w:tab w:val="num" w:pos="0"/>
        </w:tabs>
        <w:ind w:left="1414" w:hanging="990"/>
      </w:pPr>
      <w:rPr>
        <w:caps w:val="0"/>
        <w:smallCaps w:val="0"/>
        <w:strike w:val="0"/>
        <w:dstrike w:val="0"/>
        <w:outline w:val="0"/>
        <w:emboss w:val="0"/>
        <w:imprint w:val="0"/>
        <w:color w:val="000000"/>
        <w:spacing w:val="0"/>
        <w:w w:val="100"/>
        <w:kern w:val="0"/>
        <w:position w:val="0"/>
        <w:sz w:val="20"/>
        <w:vertAlign w:val="baseline"/>
      </w:rPr>
    </w:lvl>
    <w:lvl w:ilvl="6">
      <w:start w:val="1"/>
      <w:numFmt w:val="decimal"/>
      <w:lvlText w:val="%1.%2.%3.%4.%5.%6.%7."/>
      <w:lvlJc w:val="left"/>
      <w:pPr>
        <w:tabs>
          <w:tab w:val="num" w:pos="0"/>
        </w:tabs>
        <w:ind w:left="1744" w:hanging="1320"/>
      </w:pPr>
      <w:rPr>
        <w:caps w:val="0"/>
        <w:smallCaps w:val="0"/>
        <w:strike w:val="0"/>
        <w:dstrike w:val="0"/>
        <w:outline w:val="0"/>
        <w:emboss w:val="0"/>
        <w:imprint w:val="0"/>
        <w:color w:val="000000"/>
        <w:spacing w:val="0"/>
        <w:w w:val="100"/>
        <w:kern w:val="0"/>
        <w:position w:val="0"/>
        <w:sz w:val="20"/>
        <w:vertAlign w:val="baseline"/>
      </w:rPr>
    </w:lvl>
    <w:lvl w:ilvl="7">
      <w:start w:val="1"/>
      <w:numFmt w:val="decimal"/>
      <w:suff w:val="nothing"/>
      <w:lvlText w:val="%1.%2.%3.%4.%5.%6.%7.%8."/>
      <w:lvlJc w:val="left"/>
      <w:pPr>
        <w:tabs>
          <w:tab w:val="num" w:pos="0"/>
        </w:tabs>
        <w:ind w:left="1744" w:hanging="1320"/>
      </w:pPr>
      <w:rPr>
        <w:caps w:val="0"/>
        <w:smallCaps w:val="0"/>
        <w:strike w:val="0"/>
        <w:dstrike w:val="0"/>
        <w:outline w:val="0"/>
        <w:emboss w:val="0"/>
        <w:imprint w:val="0"/>
        <w:color w:val="000000"/>
        <w:spacing w:val="0"/>
        <w:w w:val="100"/>
        <w:kern w:val="0"/>
        <w:position w:val="0"/>
        <w:sz w:val="20"/>
        <w:vertAlign w:val="baseline"/>
      </w:rPr>
    </w:lvl>
    <w:lvl w:ilvl="8">
      <w:start w:val="1"/>
      <w:numFmt w:val="decimal"/>
      <w:lvlText w:val="%1.%2.%3.%4.%5.%6.%7.%8.%9."/>
      <w:lvlJc w:val="left"/>
      <w:pPr>
        <w:tabs>
          <w:tab w:val="num" w:pos="0"/>
        </w:tabs>
        <w:ind w:left="2074" w:hanging="1650"/>
      </w:pPr>
      <w:rPr>
        <w:caps w:val="0"/>
        <w:smallCaps w:val="0"/>
        <w:strike w:val="0"/>
        <w:dstrike w:val="0"/>
        <w:outline w:val="0"/>
        <w:emboss w:val="0"/>
        <w:imprint w:val="0"/>
        <w:color w:val="000000"/>
        <w:spacing w:val="0"/>
        <w:w w:val="100"/>
        <w:kern w:val="0"/>
        <w:position w:val="0"/>
        <w:sz w:val="20"/>
        <w:vertAlign w:val="baseline"/>
      </w:rPr>
    </w:lvl>
  </w:abstractNum>
  <w:abstractNum w:abstractNumId="37" w15:restartNumberingAfterBreak="0">
    <w:nsid w:val="6F364BB0"/>
    <w:multiLevelType w:val="multilevel"/>
    <w:tmpl w:val="E56E40AA"/>
    <w:lvl w:ilvl="0">
      <w:start w:val="1"/>
      <w:numFmt w:val="decimal"/>
      <w:lvlText w:val="%1."/>
      <w:lvlJc w:val="left"/>
      <w:pPr>
        <w:tabs>
          <w:tab w:val="num" w:pos="0"/>
        </w:tabs>
        <w:ind w:left="534" w:hanging="330"/>
      </w:pPr>
      <w:rPr>
        <w:caps w:val="0"/>
        <w:smallCaps w:val="0"/>
        <w:strike w:val="0"/>
        <w:dstrike w:val="0"/>
        <w:outline w:val="0"/>
        <w:emboss w:val="0"/>
        <w:imprint w:val="0"/>
        <w:spacing w:val="0"/>
        <w:w w:val="100"/>
        <w:kern w:val="0"/>
        <w:position w:val="0"/>
        <w:sz w:val="20"/>
        <w:vertAlign w:val="baseline"/>
      </w:rPr>
    </w:lvl>
    <w:lvl w:ilvl="1">
      <w:start w:val="1"/>
      <w:numFmt w:val="decimal"/>
      <w:suff w:val="nothing"/>
      <w:lvlText w:val="%1.%2."/>
      <w:lvlJc w:val="left"/>
      <w:pPr>
        <w:tabs>
          <w:tab w:val="num" w:pos="0"/>
        </w:tabs>
        <w:ind w:left="754" w:hanging="330"/>
      </w:pPr>
      <w:rPr>
        <w:caps w:val="0"/>
        <w:smallCaps w:val="0"/>
        <w:strike w:val="0"/>
        <w:dstrike w:val="0"/>
        <w:outline w:val="0"/>
        <w:emboss w:val="0"/>
        <w:imprint w:val="0"/>
        <w:color w:val="000000"/>
        <w:spacing w:val="0"/>
        <w:w w:val="100"/>
        <w:kern w:val="0"/>
        <w:position w:val="0"/>
        <w:sz w:val="20"/>
        <w:vertAlign w:val="baseline"/>
      </w:rPr>
    </w:lvl>
    <w:lvl w:ilvl="2">
      <w:start w:val="1"/>
      <w:numFmt w:val="decimal"/>
      <w:lvlText w:val="%1.%2.%3."/>
      <w:lvlJc w:val="left"/>
      <w:pPr>
        <w:tabs>
          <w:tab w:val="num" w:pos="0"/>
        </w:tabs>
        <w:ind w:left="1084" w:hanging="660"/>
      </w:pPr>
      <w:rPr>
        <w:caps w:val="0"/>
        <w:smallCaps w:val="0"/>
        <w:strike w:val="0"/>
        <w:dstrike w:val="0"/>
        <w:outline w:val="0"/>
        <w:emboss w:val="0"/>
        <w:imprint w:val="0"/>
        <w:color w:val="000000"/>
        <w:spacing w:val="0"/>
        <w:w w:val="100"/>
        <w:kern w:val="0"/>
        <w:position w:val="0"/>
        <w:sz w:val="20"/>
        <w:vertAlign w:val="baseline"/>
      </w:rPr>
    </w:lvl>
    <w:lvl w:ilvl="3">
      <w:start w:val="1"/>
      <w:numFmt w:val="decimal"/>
      <w:suff w:val="nothing"/>
      <w:lvlText w:val="%1.%2.%3.%4."/>
      <w:lvlJc w:val="left"/>
      <w:pPr>
        <w:tabs>
          <w:tab w:val="num" w:pos="0"/>
        </w:tabs>
        <w:ind w:left="1084" w:hanging="660"/>
      </w:pPr>
      <w:rPr>
        <w:caps w:val="0"/>
        <w:smallCaps w:val="0"/>
        <w:strike w:val="0"/>
        <w:dstrike w:val="0"/>
        <w:outline w:val="0"/>
        <w:emboss w:val="0"/>
        <w:imprint w:val="0"/>
        <w:color w:val="000000"/>
        <w:spacing w:val="0"/>
        <w:w w:val="100"/>
        <w:kern w:val="0"/>
        <w:position w:val="0"/>
        <w:sz w:val="20"/>
        <w:vertAlign w:val="baseline"/>
      </w:rPr>
    </w:lvl>
    <w:lvl w:ilvl="4">
      <w:start w:val="1"/>
      <w:numFmt w:val="decimal"/>
      <w:lvlText w:val="%1.%2.%3.%4.%5."/>
      <w:lvlJc w:val="left"/>
      <w:pPr>
        <w:tabs>
          <w:tab w:val="num" w:pos="0"/>
        </w:tabs>
        <w:ind w:left="1414" w:hanging="990"/>
      </w:pPr>
      <w:rPr>
        <w:caps w:val="0"/>
        <w:smallCaps w:val="0"/>
        <w:strike w:val="0"/>
        <w:dstrike w:val="0"/>
        <w:outline w:val="0"/>
        <w:emboss w:val="0"/>
        <w:imprint w:val="0"/>
        <w:color w:val="000000"/>
        <w:spacing w:val="0"/>
        <w:w w:val="100"/>
        <w:kern w:val="0"/>
        <w:position w:val="0"/>
        <w:sz w:val="20"/>
        <w:vertAlign w:val="baseline"/>
      </w:rPr>
    </w:lvl>
    <w:lvl w:ilvl="5">
      <w:start w:val="1"/>
      <w:numFmt w:val="decimal"/>
      <w:suff w:val="nothing"/>
      <w:lvlText w:val="%1.%2.%3.%4.%5.%6."/>
      <w:lvlJc w:val="left"/>
      <w:pPr>
        <w:tabs>
          <w:tab w:val="num" w:pos="0"/>
        </w:tabs>
        <w:ind w:left="1414" w:hanging="990"/>
      </w:pPr>
      <w:rPr>
        <w:caps w:val="0"/>
        <w:smallCaps w:val="0"/>
        <w:strike w:val="0"/>
        <w:dstrike w:val="0"/>
        <w:outline w:val="0"/>
        <w:emboss w:val="0"/>
        <w:imprint w:val="0"/>
        <w:color w:val="000000"/>
        <w:spacing w:val="0"/>
        <w:w w:val="100"/>
        <w:kern w:val="0"/>
        <w:position w:val="0"/>
        <w:sz w:val="20"/>
        <w:vertAlign w:val="baseline"/>
      </w:rPr>
    </w:lvl>
    <w:lvl w:ilvl="6">
      <w:start w:val="1"/>
      <w:numFmt w:val="decimal"/>
      <w:lvlText w:val="%1.%2.%3.%4.%5.%6.%7."/>
      <w:lvlJc w:val="left"/>
      <w:pPr>
        <w:tabs>
          <w:tab w:val="num" w:pos="0"/>
        </w:tabs>
        <w:ind w:left="1744" w:hanging="1320"/>
      </w:pPr>
      <w:rPr>
        <w:caps w:val="0"/>
        <w:smallCaps w:val="0"/>
        <w:strike w:val="0"/>
        <w:dstrike w:val="0"/>
        <w:outline w:val="0"/>
        <w:emboss w:val="0"/>
        <w:imprint w:val="0"/>
        <w:color w:val="000000"/>
        <w:spacing w:val="0"/>
        <w:w w:val="100"/>
        <w:kern w:val="0"/>
        <w:position w:val="0"/>
        <w:sz w:val="20"/>
        <w:vertAlign w:val="baseline"/>
      </w:rPr>
    </w:lvl>
    <w:lvl w:ilvl="7">
      <w:start w:val="1"/>
      <w:numFmt w:val="decimal"/>
      <w:suff w:val="nothing"/>
      <w:lvlText w:val="%1.%2.%3.%4.%5.%6.%7.%8."/>
      <w:lvlJc w:val="left"/>
      <w:pPr>
        <w:tabs>
          <w:tab w:val="num" w:pos="0"/>
        </w:tabs>
        <w:ind w:left="1744" w:hanging="1320"/>
      </w:pPr>
      <w:rPr>
        <w:caps w:val="0"/>
        <w:smallCaps w:val="0"/>
        <w:strike w:val="0"/>
        <w:dstrike w:val="0"/>
        <w:outline w:val="0"/>
        <w:emboss w:val="0"/>
        <w:imprint w:val="0"/>
        <w:color w:val="000000"/>
        <w:spacing w:val="0"/>
        <w:w w:val="100"/>
        <w:kern w:val="0"/>
        <w:position w:val="0"/>
        <w:sz w:val="20"/>
        <w:vertAlign w:val="baseline"/>
      </w:rPr>
    </w:lvl>
    <w:lvl w:ilvl="8">
      <w:start w:val="1"/>
      <w:numFmt w:val="decimal"/>
      <w:lvlText w:val="%1.%2.%3.%4.%5.%6.%7.%8.%9."/>
      <w:lvlJc w:val="left"/>
      <w:pPr>
        <w:tabs>
          <w:tab w:val="num" w:pos="0"/>
        </w:tabs>
        <w:ind w:left="2074" w:hanging="1650"/>
      </w:pPr>
      <w:rPr>
        <w:caps w:val="0"/>
        <w:smallCaps w:val="0"/>
        <w:strike w:val="0"/>
        <w:dstrike w:val="0"/>
        <w:outline w:val="0"/>
        <w:emboss w:val="0"/>
        <w:imprint w:val="0"/>
        <w:color w:val="000000"/>
        <w:spacing w:val="0"/>
        <w:w w:val="100"/>
        <w:kern w:val="0"/>
        <w:position w:val="0"/>
        <w:sz w:val="20"/>
        <w:vertAlign w:val="baseline"/>
      </w:rPr>
    </w:lvl>
  </w:abstractNum>
  <w:abstractNum w:abstractNumId="38" w15:restartNumberingAfterBreak="0">
    <w:nsid w:val="731F4F63"/>
    <w:multiLevelType w:val="multilevel"/>
    <w:tmpl w:val="8F7AA48A"/>
    <w:lvl w:ilvl="0">
      <w:start w:val="1"/>
      <w:numFmt w:val="bullet"/>
      <w:lvlText w:val="·"/>
      <w:lvlJc w:val="left"/>
      <w:pPr>
        <w:tabs>
          <w:tab w:val="num" w:pos="0"/>
        </w:tabs>
        <w:ind w:left="720" w:hanging="360"/>
      </w:pPr>
      <w:rPr>
        <w:rFonts w:ascii="Symbol" w:hAnsi="Symbol" w:cs="Symbol" w:hint="default"/>
        <w:b w:val="0"/>
        <w:bCs w:val="0"/>
        <w:i w:val="0"/>
        <w:iCs w:val="0"/>
        <w:caps w:val="0"/>
        <w:smallCaps w:val="0"/>
        <w:strike w:val="0"/>
        <w:dstrike w:val="0"/>
        <w:outline w:val="0"/>
        <w:emboss w:val="0"/>
        <w:imprint w:val="0"/>
        <w:spacing w:val="0"/>
        <w:w w:val="100"/>
        <w:kern w:val="0"/>
        <w:position w:val="0"/>
        <w:sz w:val="22"/>
        <w:szCs w:val="22"/>
        <w:vertAlign w:val="baseline"/>
      </w:rPr>
    </w:lvl>
    <w:lvl w:ilvl="1">
      <w:start w:val="1"/>
      <w:numFmt w:val="bullet"/>
      <w:lvlText w:val="o"/>
      <w:lvlJc w:val="left"/>
      <w:pPr>
        <w:tabs>
          <w:tab w:val="num" w:pos="0"/>
        </w:tabs>
        <w:ind w:left="144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2"/>
        <w:szCs w:val="22"/>
        <w:vertAlign w:val="baseline"/>
      </w:rPr>
    </w:lvl>
    <w:lvl w:ilvl="2">
      <w:start w:val="1"/>
      <w:numFmt w:val="bullet"/>
      <w:lvlText w:val="▪"/>
      <w:lvlJc w:val="left"/>
      <w:pPr>
        <w:tabs>
          <w:tab w:val="num" w:pos="0"/>
        </w:tabs>
        <w:ind w:left="216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2"/>
        <w:szCs w:val="22"/>
        <w:vertAlign w:val="baseline"/>
      </w:rPr>
    </w:lvl>
    <w:lvl w:ilvl="3">
      <w:start w:val="1"/>
      <w:numFmt w:val="bullet"/>
      <w:lvlText w:val="·"/>
      <w:lvlJc w:val="left"/>
      <w:pPr>
        <w:tabs>
          <w:tab w:val="num" w:pos="0"/>
        </w:tabs>
        <w:ind w:left="2880" w:hanging="360"/>
      </w:pPr>
      <w:rPr>
        <w:rFonts w:ascii="Symbol" w:hAnsi="Symbol" w:cs="Symbol" w:hint="default"/>
        <w:b w:val="0"/>
        <w:bCs w:val="0"/>
        <w:i w:val="0"/>
        <w:iCs w:val="0"/>
        <w:caps w:val="0"/>
        <w:smallCaps w:val="0"/>
        <w:strike w:val="0"/>
        <w:dstrike w:val="0"/>
        <w:outline w:val="0"/>
        <w:emboss w:val="0"/>
        <w:imprint w:val="0"/>
        <w:spacing w:val="0"/>
        <w:w w:val="100"/>
        <w:kern w:val="0"/>
        <w:position w:val="0"/>
        <w:sz w:val="22"/>
        <w:szCs w:val="22"/>
        <w:vertAlign w:val="baseline"/>
      </w:rPr>
    </w:lvl>
    <w:lvl w:ilvl="4">
      <w:start w:val="1"/>
      <w:numFmt w:val="bullet"/>
      <w:lvlText w:val="o"/>
      <w:lvlJc w:val="left"/>
      <w:pPr>
        <w:tabs>
          <w:tab w:val="num" w:pos="0"/>
        </w:tabs>
        <w:ind w:left="360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2"/>
        <w:szCs w:val="22"/>
        <w:vertAlign w:val="baseline"/>
      </w:rPr>
    </w:lvl>
    <w:lvl w:ilvl="5">
      <w:start w:val="1"/>
      <w:numFmt w:val="bullet"/>
      <w:lvlText w:val="▪"/>
      <w:lvlJc w:val="left"/>
      <w:pPr>
        <w:tabs>
          <w:tab w:val="num" w:pos="0"/>
        </w:tabs>
        <w:ind w:left="432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2"/>
        <w:szCs w:val="22"/>
        <w:vertAlign w:val="baseline"/>
      </w:rPr>
    </w:lvl>
    <w:lvl w:ilvl="6">
      <w:start w:val="1"/>
      <w:numFmt w:val="bullet"/>
      <w:lvlText w:val="·"/>
      <w:lvlJc w:val="left"/>
      <w:pPr>
        <w:tabs>
          <w:tab w:val="num" w:pos="0"/>
        </w:tabs>
        <w:ind w:left="5040" w:hanging="360"/>
      </w:pPr>
      <w:rPr>
        <w:rFonts w:ascii="Symbol" w:hAnsi="Symbol" w:cs="Symbol" w:hint="default"/>
        <w:b w:val="0"/>
        <w:bCs w:val="0"/>
        <w:i w:val="0"/>
        <w:iCs w:val="0"/>
        <w:caps w:val="0"/>
        <w:smallCaps w:val="0"/>
        <w:strike w:val="0"/>
        <w:dstrike w:val="0"/>
        <w:outline w:val="0"/>
        <w:emboss w:val="0"/>
        <w:imprint w:val="0"/>
        <w:spacing w:val="0"/>
        <w:w w:val="100"/>
        <w:kern w:val="0"/>
        <w:position w:val="0"/>
        <w:sz w:val="22"/>
        <w:szCs w:val="22"/>
        <w:vertAlign w:val="baseline"/>
      </w:rPr>
    </w:lvl>
    <w:lvl w:ilvl="7">
      <w:start w:val="1"/>
      <w:numFmt w:val="bullet"/>
      <w:lvlText w:val="o"/>
      <w:lvlJc w:val="left"/>
      <w:pPr>
        <w:tabs>
          <w:tab w:val="num" w:pos="0"/>
        </w:tabs>
        <w:ind w:left="576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2"/>
        <w:szCs w:val="22"/>
        <w:vertAlign w:val="baseline"/>
      </w:rPr>
    </w:lvl>
    <w:lvl w:ilvl="8">
      <w:start w:val="1"/>
      <w:numFmt w:val="bullet"/>
      <w:lvlText w:val="▪"/>
      <w:lvlJc w:val="left"/>
      <w:pPr>
        <w:tabs>
          <w:tab w:val="num" w:pos="0"/>
        </w:tabs>
        <w:ind w:left="648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2"/>
        <w:szCs w:val="22"/>
        <w:vertAlign w:val="baseline"/>
      </w:rPr>
    </w:lvl>
  </w:abstractNum>
  <w:abstractNum w:abstractNumId="39" w15:restartNumberingAfterBreak="0">
    <w:nsid w:val="76F01AD1"/>
    <w:multiLevelType w:val="multilevel"/>
    <w:tmpl w:val="EB2A700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0" w15:restartNumberingAfterBreak="0">
    <w:nsid w:val="77DA3991"/>
    <w:multiLevelType w:val="multilevel"/>
    <w:tmpl w:val="679C6A7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15:restartNumberingAfterBreak="0">
    <w:nsid w:val="79AF783F"/>
    <w:multiLevelType w:val="multilevel"/>
    <w:tmpl w:val="DB1071B2"/>
    <w:lvl w:ilvl="0">
      <w:start w:val="1"/>
      <w:numFmt w:val="decimal"/>
      <w:lvlText w:val="%1."/>
      <w:lvlJc w:val="left"/>
      <w:pPr>
        <w:tabs>
          <w:tab w:val="num" w:pos="0"/>
        </w:tabs>
        <w:ind w:left="534" w:hanging="330"/>
      </w:pPr>
      <w:rPr>
        <w:caps w:val="0"/>
        <w:smallCaps w:val="0"/>
        <w:strike w:val="0"/>
        <w:dstrike w:val="0"/>
        <w:outline w:val="0"/>
        <w:emboss w:val="0"/>
        <w:imprint w:val="0"/>
        <w:spacing w:val="0"/>
        <w:w w:val="100"/>
        <w:kern w:val="0"/>
        <w:position w:val="0"/>
        <w:sz w:val="20"/>
        <w:vertAlign w:val="baseline"/>
      </w:rPr>
    </w:lvl>
    <w:lvl w:ilvl="1">
      <w:start w:val="1"/>
      <w:numFmt w:val="decimal"/>
      <w:suff w:val="nothing"/>
      <w:lvlText w:val="%1.%2."/>
      <w:lvlJc w:val="left"/>
      <w:pPr>
        <w:tabs>
          <w:tab w:val="num" w:pos="0"/>
        </w:tabs>
        <w:ind w:left="754" w:hanging="330"/>
      </w:pPr>
      <w:rPr>
        <w:caps w:val="0"/>
        <w:smallCaps w:val="0"/>
        <w:strike w:val="0"/>
        <w:dstrike w:val="0"/>
        <w:outline w:val="0"/>
        <w:emboss w:val="0"/>
        <w:imprint w:val="0"/>
        <w:color w:val="000000"/>
        <w:spacing w:val="0"/>
        <w:w w:val="100"/>
        <w:kern w:val="0"/>
        <w:position w:val="0"/>
        <w:sz w:val="20"/>
        <w:vertAlign w:val="baseline"/>
      </w:rPr>
    </w:lvl>
    <w:lvl w:ilvl="2">
      <w:start w:val="1"/>
      <w:numFmt w:val="decimal"/>
      <w:lvlText w:val="%1.%2.%3."/>
      <w:lvlJc w:val="left"/>
      <w:pPr>
        <w:tabs>
          <w:tab w:val="num" w:pos="0"/>
        </w:tabs>
        <w:ind w:left="1084" w:hanging="660"/>
      </w:pPr>
      <w:rPr>
        <w:caps w:val="0"/>
        <w:smallCaps w:val="0"/>
        <w:strike w:val="0"/>
        <w:dstrike w:val="0"/>
        <w:outline w:val="0"/>
        <w:emboss w:val="0"/>
        <w:imprint w:val="0"/>
        <w:color w:val="000000"/>
        <w:spacing w:val="0"/>
        <w:w w:val="100"/>
        <w:kern w:val="0"/>
        <w:position w:val="0"/>
        <w:sz w:val="20"/>
        <w:vertAlign w:val="baseline"/>
      </w:rPr>
    </w:lvl>
    <w:lvl w:ilvl="3">
      <w:start w:val="1"/>
      <w:numFmt w:val="decimal"/>
      <w:suff w:val="nothing"/>
      <w:lvlText w:val="%1.%2.%3.%4."/>
      <w:lvlJc w:val="left"/>
      <w:pPr>
        <w:tabs>
          <w:tab w:val="num" w:pos="0"/>
        </w:tabs>
        <w:ind w:left="1084" w:hanging="660"/>
      </w:pPr>
      <w:rPr>
        <w:caps w:val="0"/>
        <w:smallCaps w:val="0"/>
        <w:strike w:val="0"/>
        <w:dstrike w:val="0"/>
        <w:outline w:val="0"/>
        <w:emboss w:val="0"/>
        <w:imprint w:val="0"/>
        <w:color w:val="000000"/>
        <w:spacing w:val="0"/>
        <w:w w:val="100"/>
        <w:kern w:val="0"/>
        <w:position w:val="0"/>
        <w:sz w:val="20"/>
        <w:vertAlign w:val="baseline"/>
      </w:rPr>
    </w:lvl>
    <w:lvl w:ilvl="4">
      <w:start w:val="1"/>
      <w:numFmt w:val="decimal"/>
      <w:lvlText w:val="%1.%2.%3.%4.%5."/>
      <w:lvlJc w:val="left"/>
      <w:pPr>
        <w:tabs>
          <w:tab w:val="num" w:pos="0"/>
        </w:tabs>
        <w:ind w:left="1414" w:hanging="990"/>
      </w:pPr>
      <w:rPr>
        <w:caps w:val="0"/>
        <w:smallCaps w:val="0"/>
        <w:strike w:val="0"/>
        <w:dstrike w:val="0"/>
        <w:outline w:val="0"/>
        <w:emboss w:val="0"/>
        <w:imprint w:val="0"/>
        <w:color w:val="000000"/>
        <w:spacing w:val="0"/>
        <w:w w:val="100"/>
        <w:kern w:val="0"/>
        <w:position w:val="0"/>
        <w:sz w:val="20"/>
        <w:vertAlign w:val="baseline"/>
      </w:rPr>
    </w:lvl>
    <w:lvl w:ilvl="5">
      <w:start w:val="1"/>
      <w:numFmt w:val="decimal"/>
      <w:suff w:val="nothing"/>
      <w:lvlText w:val="%1.%2.%3.%4.%5.%6."/>
      <w:lvlJc w:val="left"/>
      <w:pPr>
        <w:tabs>
          <w:tab w:val="num" w:pos="0"/>
        </w:tabs>
        <w:ind w:left="1414" w:hanging="990"/>
      </w:pPr>
      <w:rPr>
        <w:caps w:val="0"/>
        <w:smallCaps w:val="0"/>
        <w:strike w:val="0"/>
        <w:dstrike w:val="0"/>
        <w:outline w:val="0"/>
        <w:emboss w:val="0"/>
        <w:imprint w:val="0"/>
        <w:color w:val="000000"/>
        <w:spacing w:val="0"/>
        <w:w w:val="100"/>
        <w:kern w:val="0"/>
        <w:position w:val="0"/>
        <w:sz w:val="20"/>
        <w:vertAlign w:val="baseline"/>
      </w:rPr>
    </w:lvl>
    <w:lvl w:ilvl="6">
      <w:start w:val="1"/>
      <w:numFmt w:val="decimal"/>
      <w:lvlText w:val="%1.%2.%3.%4.%5.%6.%7."/>
      <w:lvlJc w:val="left"/>
      <w:pPr>
        <w:tabs>
          <w:tab w:val="num" w:pos="0"/>
        </w:tabs>
        <w:ind w:left="1744" w:hanging="1320"/>
      </w:pPr>
      <w:rPr>
        <w:caps w:val="0"/>
        <w:smallCaps w:val="0"/>
        <w:strike w:val="0"/>
        <w:dstrike w:val="0"/>
        <w:outline w:val="0"/>
        <w:emboss w:val="0"/>
        <w:imprint w:val="0"/>
        <w:color w:val="000000"/>
        <w:spacing w:val="0"/>
        <w:w w:val="100"/>
        <w:kern w:val="0"/>
        <w:position w:val="0"/>
        <w:sz w:val="20"/>
        <w:vertAlign w:val="baseline"/>
      </w:rPr>
    </w:lvl>
    <w:lvl w:ilvl="7">
      <w:start w:val="1"/>
      <w:numFmt w:val="decimal"/>
      <w:suff w:val="nothing"/>
      <w:lvlText w:val="%1.%2.%3.%4.%5.%6.%7.%8."/>
      <w:lvlJc w:val="left"/>
      <w:pPr>
        <w:tabs>
          <w:tab w:val="num" w:pos="0"/>
        </w:tabs>
        <w:ind w:left="1744" w:hanging="1320"/>
      </w:pPr>
      <w:rPr>
        <w:caps w:val="0"/>
        <w:smallCaps w:val="0"/>
        <w:strike w:val="0"/>
        <w:dstrike w:val="0"/>
        <w:outline w:val="0"/>
        <w:emboss w:val="0"/>
        <w:imprint w:val="0"/>
        <w:color w:val="000000"/>
        <w:spacing w:val="0"/>
        <w:w w:val="100"/>
        <w:kern w:val="0"/>
        <w:position w:val="0"/>
        <w:sz w:val="20"/>
        <w:vertAlign w:val="baseline"/>
      </w:rPr>
    </w:lvl>
    <w:lvl w:ilvl="8">
      <w:start w:val="1"/>
      <w:numFmt w:val="decimal"/>
      <w:lvlText w:val="%1.%2.%3.%4.%5.%6.%7.%8.%9."/>
      <w:lvlJc w:val="left"/>
      <w:pPr>
        <w:tabs>
          <w:tab w:val="num" w:pos="0"/>
        </w:tabs>
        <w:ind w:left="2074" w:hanging="1650"/>
      </w:pPr>
      <w:rPr>
        <w:caps w:val="0"/>
        <w:smallCaps w:val="0"/>
        <w:strike w:val="0"/>
        <w:dstrike w:val="0"/>
        <w:outline w:val="0"/>
        <w:emboss w:val="0"/>
        <w:imprint w:val="0"/>
        <w:color w:val="000000"/>
        <w:spacing w:val="0"/>
        <w:w w:val="100"/>
        <w:kern w:val="0"/>
        <w:position w:val="0"/>
        <w:sz w:val="20"/>
        <w:vertAlign w:val="baseline"/>
      </w:rPr>
    </w:lvl>
  </w:abstractNum>
  <w:abstractNum w:abstractNumId="42" w15:restartNumberingAfterBreak="0">
    <w:nsid w:val="7A4D3D7C"/>
    <w:multiLevelType w:val="multilevel"/>
    <w:tmpl w:val="219CE868"/>
    <w:lvl w:ilvl="0">
      <w:start w:val="1"/>
      <w:numFmt w:val="bullet"/>
      <w:lvlText w:val="·"/>
      <w:lvlJc w:val="left"/>
      <w:pPr>
        <w:tabs>
          <w:tab w:val="num" w:pos="0"/>
        </w:tabs>
        <w:ind w:left="720" w:hanging="360"/>
      </w:pPr>
      <w:rPr>
        <w:rFonts w:ascii="Symbol" w:hAnsi="Symbol" w:cs="Symbol" w:hint="default"/>
        <w:b w:val="0"/>
        <w:bCs w:val="0"/>
        <w:i w:val="0"/>
        <w:iCs w:val="0"/>
        <w:caps w:val="0"/>
        <w:smallCaps w:val="0"/>
        <w:strike w:val="0"/>
        <w:dstrike w:val="0"/>
        <w:outline w:val="0"/>
        <w:emboss w:val="0"/>
        <w:imprint w:val="0"/>
        <w:spacing w:val="0"/>
        <w:w w:val="100"/>
        <w:kern w:val="0"/>
        <w:position w:val="0"/>
        <w:sz w:val="20"/>
        <w:vertAlign w:val="baseline"/>
      </w:rPr>
    </w:lvl>
    <w:lvl w:ilvl="1">
      <w:start w:val="1"/>
      <w:numFmt w:val="bullet"/>
      <w:lvlText w:val="o"/>
      <w:lvlJc w:val="left"/>
      <w:pPr>
        <w:tabs>
          <w:tab w:val="num" w:pos="0"/>
        </w:tabs>
        <w:ind w:left="144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0"/>
        <w:vertAlign w:val="baseline"/>
      </w:rPr>
    </w:lvl>
    <w:lvl w:ilvl="2">
      <w:start w:val="1"/>
      <w:numFmt w:val="bullet"/>
      <w:lvlText w:val="▪"/>
      <w:lvlJc w:val="left"/>
      <w:pPr>
        <w:tabs>
          <w:tab w:val="num" w:pos="0"/>
        </w:tabs>
        <w:ind w:left="216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0"/>
        <w:vertAlign w:val="baseline"/>
      </w:rPr>
    </w:lvl>
    <w:lvl w:ilvl="3">
      <w:start w:val="1"/>
      <w:numFmt w:val="bullet"/>
      <w:lvlText w:val="·"/>
      <w:lvlJc w:val="left"/>
      <w:pPr>
        <w:tabs>
          <w:tab w:val="num" w:pos="0"/>
        </w:tabs>
        <w:ind w:left="2880" w:hanging="360"/>
      </w:pPr>
      <w:rPr>
        <w:rFonts w:ascii="Symbol" w:hAnsi="Symbol" w:cs="Symbol" w:hint="default"/>
        <w:b w:val="0"/>
        <w:bCs w:val="0"/>
        <w:i w:val="0"/>
        <w:iCs w:val="0"/>
        <w:caps w:val="0"/>
        <w:smallCaps w:val="0"/>
        <w:strike w:val="0"/>
        <w:dstrike w:val="0"/>
        <w:outline w:val="0"/>
        <w:emboss w:val="0"/>
        <w:imprint w:val="0"/>
        <w:spacing w:val="0"/>
        <w:w w:val="100"/>
        <w:kern w:val="0"/>
        <w:position w:val="0"/>
        <w:sz w:val="20"/>
        <w:vertAlign w:val="baseline"/>
      </w:rPr>
    </w:lvl>
    <w:lvl w:ilvl="4">
      <w:start w:val="1"/>
      <w:numFmt w:val="bullet"/>
      <w:lvlText w:val="o"/>
      <w:lvlJc w:val="left"/>
      <w:pPr>
        <w:tabs>
          <w:tab w:val="num" w:pos="0"/>
        </w:tabs>
        <w:ind w:left="360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0"/>
        <w:vertAlign w:val="baseline"/>
      </w:rPr>
    </w:lvl>
    <w:lvl w:ilvl="5">
      <w:start w:val="1"/>
      <w:numFmt w:val="bullet"/>
      <w:lvlText w:val="▪"/>
      <w:lvlJc w:val="left"/>
      <w:pPr>
        <w:tabs>
          <w:tab w:val="num" w:pos="0"/>
        </w:tabs>
        <w:ind w:left="432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0"/>
        <w:vertAlign w:val="baseline"/>
      </w:rPr>
    </w:lvl>
    <w:lvl w:ilvl="6">
      <w:start w:val="1"/>
      <w:numFmt w:val="bullet"/>
      <w:lvlText w:val="·"/>
      <w:lvlJc w:val="left"/>
      <w:pPr>
        <w:tabs>
          <w:tab w:val="num" w:pos="0"/>
        </w:tabs>
        <w:ind w:left="5040" w:hanging="360"/>
      </w:pPr>
      <w:rPr>
        <w:rFonts w:ascii="Symbol" w:hAnsi="Symbol" w:cs="Symbol" w:hint="default"/>
        <w:b w:val="0"/>
        <w:bCs w:val="0"/>
        <w:i w:val="0"/>
        <w:iCs w:val="0"/>
        <w:caps w:val="0"/>
        <w:smallCaps w:val="0"/>
        <w:strike w:val="0"/>
        <w:dstrike w:val="0"/>
        <w:outline w:val="0"/>
        <w:emboss w:val="0"/>
        <w:imprint w:val="0"/>
        <w:spacing w:val="0"/>
        <w:w w:val="100"/>
        <w:kern w:val="0"/>
        <w:position w:val="0"/>
        <w:sz w:val="20"/>
        <w:vertAlign w:val="baseline"/>
      </w:rPr>
    </w:lvl>
    <w:lvl w:ilvl="7">
      <w:start w:val="1"/>
      <w:numFmt w:val="bullet"/>
      <w:lvlText w:val="o"/>
      <w:lvlJc w:val="left"/>
      <w:pPr>
        <w:tabs>
          <w:tab w:val="num" w:pos="0"/>
        </w:tabs>
        <w:ind w:left="576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0"/>
        <w:vertAlign w:val="baseline"/>
      </w:rPr>
    </w:lvl>
    <w:lvl w:ilvl="8">
      <w:start w:val="1"/>
      <w:numFmt w:val="bullet"/>
      <w:lvlText w:val="▪"/>
      <w:lvlJc w:val="left"/>
      <w:pPr>
        <w:tabs>
          <w:tab w:val="num" w:pos="0"/>
        </w:tabs>
        <w:ind w:left="648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0"/>
        <w:vertAlign w:val="baseline"/>
      </w:rPr>
    </w:lvl>
  </w:abstractNum>
  <w:abstractNum w:abstractNumId="43" w15:restartNumberingAfterBreak="0">
    <w:nsid w:val="7A53038C"/>
    <w:multiLevelType w:val="multilevel"/>
    <w:tmpl w:val="76669524"/>
    <w:lvl w:ilvl="0">
      <w:start w:val="1"/>
      <w:numFmt w:val="decimal"/>
      <w:lvlText w:val="%1."/>
      <w:lvlJc w:val="left"/>
      <w:pPr>
        <w:tabs>
          <w:tab w:val="num" w:pos="0"/>
        </w:tabs>
        <w:ind w:left="534" w:hanging="330"/>
      </w:pPr>
      <w:rPr>
        <w:caps w:val="0"/>
        <w:smallCaps w:val="0"/>
        <w:strike w:val="0"/>
        <w:dstrike w:val="0"/>
        <w:outline w:val="0"/>
        <w:emboss w:val="0"/>
        <w:imprint w:val="0"/>
        <w:spacing w:val="0"/>
        <w:w w:val="100"/>
        <w:kern w:val="0"/>
        <w:position w:val="0"/>
        <w:sz w:val="20"/>
        <w:vertAlign w:val="baseline"/>
      </w:rPr>
    </w:lvl>
    <w:lvl w:ilvl="1">
      <w:start w:val="1"/>
      <w:numFmt w:val="decimal"/>
      <w:suff w:val="nothing"/>
      <w:lvlText w:val="%1.%2."/>
      <w:lvlJc w:val="left"/>
      <w:pPr>
        <w:tabs>
          <w:tab w:val="num" w:pos="0"/>
        </w:tabs>
        <w:ind w:left="754" w:hanging="330"/>
      </w:pPr>
      <w:rPr>
        <w:caps w:val="0"/>
        <w:smallCaps w:val="0"/>
        <w:strike w:val="0"/>
        <w:dstrike w:val="0"/>
        <w:outline w:val="0"/>
        <w:emboss w:val="0"/>
        <w:imprint w:val="0"/>
        <w:color w:val="000000"/>
        <w:spacing w:val="0"/>
        <w:w w:val="100"/>
        <w:kern w:val="0"/>
        <w:position w:val="0"/>
        <w:sz w:val="20"/>
        <w:vertAlign w:val="baseline"/>
      </w:rPr>
    </w:lvl>
    <w:lvl w:ilvl="2">
      <w:start w:val="1"/>
      <w:numFmt w:val="decimal"/>
      <w:lvlText w:val="%1.%2.%3."/>
      <w:lvlJc w:val="left"/>
      <w:pPr>
        <w:tabs>
          <w:tab w:val="num" w:pos="0"/>
        </w:tabs>
        <w:ind w:left="1084" w:hanging="660"/>
      </w:pPr>
      <w:rPr>
        <w:caps w:val="0"/>
        <w:smallCaps w:val="0"/>
        <w:strike w:val="0"/>
        <w:dstrike w:val="0"/>
        <w:outline w:val="0"/>
        <w:emboss w:val="0"/>
        <w:imprint w:val="0"/>
        <w:color w:val="000000"/>
        <w:spacing w:val="0"/>
        <w:w w:val="100"/>
        <w:kern w:val="0"/>
        <w:position w:val="0"/>
        <w:sz w:val="20"/>
        <w:vertAlign w:val="baseline"/>
      </w:rPr>
    </w:lvl>
    <w:lvl w:ilvl="3">
      <w:start w:val="1"/>
      <w:numFmt w:val="decimal"/>
      <w:suff w:val="nothing"/>
      <w:lvlText w:val="%1.%2.%3.%4."/>
      <w:lvlJc w:val="left"/>
      <w:pPr>
        <w:tabs>
          <w:tab w:val="num" w:pos="0"/>
        </w:tabs>
        <w:ind w:left="1084" w:hanging="660"/>
      </w:pPr>
      <w:rPr>
        <w:caps w:val="0"/>
        <w:smallCaps w:val="0"/>
        <w:strike w:val="0"/>
        <w:dstrike w:val="0"/>
        <w:outline w:val="0"/>
        <w:emboss w:val="0"/>
        <w:imprint w:val="0"/>
        <w:color w:val="000000"/>
        <w:spacing w:val="0"/>
        <w:w w:val="100"/>
        <w:kern w:val="0"/>
        <w:position w:val="0"/>
        <w:sz w:val="20"/>
        <w:vertAlign w:val="baseline"/>
      </w:rPr>
    </w:lvl>
    <w:lvl w:ilvl="4">
      <w:start w:val="1"/>
      <w:numFmt w:val="decimal"/>
      <w:lvlText w:val="%1.%2.%3.%4.%5."/>
      <w:lvlJc w:val="left"/>
      <w:pPr>
        <w:tabs>
          <w:tab w:val="num" w:pos="0"/>
        </w:tabs>
        <w:ind w:left="1414" w:hanging="990"/>
      </w:pPr>
      <w:rPr>
        <w:caps w:val="0"/>
        <w:smallCaps w:val="0"/>
        <w:strike w:val="0"/>
        <w:dstrike w:val="0"/>
        <w:outline w:val="0"/>
        <w:emboss w:val="0"/>
        <w:imprint w:val="0"/>
        <w:color w:val="000000"/>
        <w:spacing w:val="0"/>
        <w:w w:val="100"/>
        <w:kern w:val="0"/>
        <w:position w:val="0"/>
        <w:sz w:val="20"/>
        <w:vertAlign w:val="baseline"/>
      </w:rPr>
    </w:lvl>
    <w:lvl w:ilvl="5">
      <w:start w:val="1"/>
      <w:numFmt w:val="decimal"/>
      <w:suff w:val="nothing"/>
      <w:lvlText w:val="%1.%2.%3.%4.%5.%6."/>
      <w:lvlJc w:val="left"/>
      <w:pPr>
        <w:tabs>
          <w:tab w:val="num" w:pos="0"/>
        </w:tabs>
        <w:ind w:left="1414" w:hanging="990"/>
      </w:pPr>
      <w:rPr>
        <w:caps w:val="0"/>
        <w:smallCaps w:val="0"/>
        <w:strike w:val="0"/>
        <w:dstrike w:val="0"/>
        <w:outline w:val="0"/>
        <w:emboss w:val="0"/>
        <w:imprint w:val="0"/>
        <w:color w:val="000000"/>
        <w:spacing w:val="0"/>
        <w:w w:val="100"/>
        <w:kern w:val="0"/>
        <w:position w:val="0"/>
        <w:sz w:val="20"/>
        <w:vertAlign w:val="baseline"/>
      </w:rPr>
    </w:lvl>
    <w:lvl w:ilvl="6">
      <w:start w:val="1"/>
      <w:numFmt w:val="decimal"/>
      <w:lvlText w:val="%1.%2.%3.%4.%5.%6.%7."/>
      <w:lvlJc w:val="left"/>
      <w:pPr>
        <w:tabs>
          <w:tab w:val="num" w:pos="0"/>
        </w:tabs>
        <w:ind w:left="1744" w:hanging="1320"/>
      </w:pPr>
      <w:rPr>
        <w:caps w:val="0"/>
        <w:smallCaps w:val="0"/>
        <w:strike w:val="0"/>
        <w:dstrike w:val="0"/>
        <w:outline w:val="0"/>
        <w:emboss w:val="0"/>
        <w:imprint w:val="0"/>
        <w:color w:val="000000"/>
        <w:spacing w:val="0"/>
        <w:w w:val="100"/>
        <w:kern w:val="0"/>
        <w:position w:val="0"/>
        <w:sz w:val="20"/>
        <w:vertAlign w:val="baseline"/>
      </w:rPr>
    </w:lvl>
    <w:lvl w:ilvl="7">
      <w:start w:val="1"/>
      <w:numFmt w:val="decimal"/>
      <w:suff w:val="nothing"/>
      <w:lvlText w:val="%1.%2.%3.%4.%5.%6.%7.%8."/>
      <w:lvlJc w:val="left"/>
      <w:pPr>
        <w:tabs>
          <w:tab w:val="num" w:pos="0"/>
        </w:tabs>
        <w:ind w:left="1744" w:hanging="1320"/>
      </w:pPr>
      <w:rPr>
        <w:caps w:val="0"/>
        <w:smallCaps w:val="0"/>
        <w:strike w:val="0"/>
        <w:dstrike w:val="0"/>
        <w:outline w:val="0"/>
        <w:emboss w:val="0"/>
        <w:imprint w:val="0"/>
        <w:color w:val="000000"/>
        <w:spacing w:val="0"/>
        <w:w w:val="100"/>
        <w:kern w:val="0"/>
        <w:position w:val="0"/>
        <w:sz w:val="20"/>
        <w:vertAlign w:val="baseline"/>
      </w:rPr>
    </w:lvl>
    <w:lvl w:ilvl="8">
      <w:start w:val="1"/>
      <w:numFmt w:val="decimal"/>
      <w:lvlText w:val="%1.%2.%3.%4.%5.%6.%7.%8.%9."/>
      <w:lvlJc w:val="left"/>
      <w:pPr>
        <w:tabs>
          <w:tab w:val="num" w:pos="0"/>
        </w:tabs>
        <w:ind w:left="2074" w:hanging="1650"/>
      </w:pPr>
      <w:rPr>
        <w:caps w:val="0"/>
        <w:smallCaps w:val="0"/>
        <w:strike w:val="0"/>
        <w:dstrike w:val="0"/>
        <w:outline w:val="0"/>
        <w:emboss w:val="0"/>
        <w:imprint w:val="0"/>
        <w:color w:val="000000"/>
        <w:spacing w:val="0"/>
        <w:w w:val="100"/>
        <w:kern w:val="0"/>
        <w:position w:val="0"/>
        <w:sz w:val="20"/>
        <w:vertAlign w:val="baseline"/>
      </w:rPr>
    </w:lvl>
  </w:abstractNum>
  <w:abstractNum w:abstractNumId="44" w15:restartNumberingAfterBreak="0">
    <w:nsid w:val="7DDD60FF"/>
    <w:multiLevelType w:val="multilevel"/>
    <w:tmpl w:val="B1B01F5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5" w15:restartNumberingAfterBreak="0">
    <w:nsid w:val="7F7C118A"/>
    <w:multiLevelType w:val="multilevel"/>
    <w:tmpl w:val="392A8AC6"/>
    <w:lvl w:ilvl="0">
      <w:start w:val="1"/>
      <w:numFmt w:val="decimal"/>
      <w:lvlText w:val="%1."/>
      <w:lvlJc w:val="left"/>
      <w:pPr>
        <w:tabs>
          <w:tab w:val="num" w:pos="0"/>
        </w:tabs>
        <w:ind w:left="564" w:hanging="360"/>
      </w:pPr>
      <w:rPr>
        <w:b/>
        <w:bCs/>
        <w:caps w:val="0"/>
        <w:smallCaps w:val="0"/>
        <w:strike w:val="0"/>
        <w:dstrike w:val="0"/>
        <w:outline w:val="0"/>
        <w:emboss w:val="0"/>
        <w:imprint w:val="0"/>
        <w:spacing w:val="0"/>
        <w:w w:val="100"/>
        <w:kern w:val="0"/>
        <w:position w:val="0"/>
        <w:sz w:val="20"/>
        <w:vertAlign w:val="baseline"/>
      </w:rPr>
    </w:lvl>
    <w:lvl w:ilvl="1">
      <w:start w:val="1"/>
      <w:numFmt w:val="decimal"/>
      <w:suff w:val="nothing"/>
      <w:lvlText w:val="%1.%2."/>
      <w:lvlJc w:val="left"/>
      <w:pPr>
        <w:tabs>
          <w:tab w:val="num" w:pos="0"/>
        </w:tabs>
        <w:ind w:left="564" w:hanging="360"/>
      </w:pPr>
      <w:rPr>
        <w:b/>
        <w:bCs/>
        <w:caps w:val="0"/>
        <w:smallCaps w:val="0"/>
        <w:strike w:val="0"/>
        <w:dstrike w:val="0"/>
        <w:outline w:val="0"/>
        <w:emboss w:val="0"/>
        <w:imprint w:val="0"/>
        <w:color w:val="000000"/>
        <w:spacing w:val="0"/>
        <w:w w:val="100"/>
        <w:kern w:val="0"/>
        <w:position w:val="0"/>
        <w:sz w:val="20"/>
        <w:vertAlign w:val="baseline"/>
      </w:rPr>
    </w:lvl>
    <w:lvl w:ilvl="2">
      <w:start w:val="1"/>
      <w:numFmt w:val="decimal"/>
      <w:lvlText w:val="%1.%2.%3."/>
      <w:lvlJc w:val="left"/>
      <w:pPr>
        <w:tabs>
          <w:tab w:val="num" w:pos="0"/>
        </w:tabs>
        <w:ind w:left="924" w:hanging="720"/>
      </w:pPr>
      <w:rPr>
        <w:b/>
        <w:bCs/>
        <w:caps w:val="0"/>
        <w:smallCaps w:val="0"/>
        <w:strike w:val="0"/>
        <w:dstrike w:val="0"/>
        <w:outline w:val="0"/>
        <w:emboss w:val="0"/>
        <w:imprint w:val="0"/>
        <w:color w:val="000000"/>
        <w:spacing w:val="0"/>
        <w:w w:val="100"/>
        <w:kern w:val="0"/>
        <w:position w:val="0"/>
        <w:sz w:val="20"/>
        <w:vertAlign w:val="baseline"/>
      </w:rPr>
    </w:lvl>
    <w:lvl w:ilvl="3">
      <w:start w:val="1"/>
      <w:numFmt w:val="decimal"/>
      <w:suff w:val="nothing"/>
      <w:lvlText w:val="%1.%2.%3.%4."/>
      <w:lvlJc w:val="left"/>
      <w:pPr>
        <w:tabs>
          <w:tab w:val="num" w:pos="0"/>
        </w:tabs>
        <w:ind w:left="924" w:hanging="720"/>
      </w:pPr>
      <w:rPr>
        <w:b/>
        <w:bCs/>
        <w:caps w:val="0"/>
        <w:smallCaps w:val="0"/>
        <w:strike w:val="0"/>
        <w:dstrike w:val="0"/>
        <w:outline w:val="0"/>
        <w:emboss w:val="0"/>
        <w:imprint w:val="0"/>
        <w:color w:val="000000"/>
        <w:spacing w:val="0"/>
        <w:w w:val="100"/>
        <w:kern w:val="0"/>
        <w:position w:val="0"/>
        <w:sz w:val="20"/>
        <w:vertAlign w:val="baseline"/>
      </w:rPr>
    </w:lvl>
    <w:lvl w:ilvl="4">
      <w:start w:val="1"/>
      <w:numFmt w:val="decimal"/>
      <w:lvlText w:val="%1.%2.%3.%4.%5."/>
      <w:lvlJc w:val="left"/>
      <w:pPr>
        <w:tabs>
          <w:tab w:val="num" w:pos="0"/>
        </w:tabs>
        <w:ind w:left="1284" w:hanging="1080"/>
      </w:pPr>
      <w:rPr>
        <w:b/>
        <w:bCs/>
        <w:caps w:val="0"/>
        <w:smallCaps w:val="0"/>
        <w:strike w:val="0"/>
        <w:dstrike w:val="0"/>
        <w:outline w:val="0"/>
        <w:emboss w:val="0"/>
        <w:imprint w:val="0"/>
        <w:color w:val="000000"/>
        <w:spacing w:val="0"/>
        <w:w w:val="100"/>
        <w:kern w:val="0"/>
        <w:position w:val="0"/>
        <w:sz w:val="20"/>
        <w:vertAlign w:val="baseline"/>
      </w:rPr>
    </w:lvl>
    <w:lvl w:ilvl="5">
      <w:start w:val="1"/>
      <w:numFmt w:val="decimal"/>
      <w:suff w:val="nothing"/>
      <w:lvlText w:val="%1.%2.%3.%4.%5.%6."/>
      <w:lvlJc w:val="left"/>
      <w:pPr>
        <w:tabs>
          <w:tab w:val="num" w:pos="0"/>
        </w:tabs>
        <w:ind w:left="1284" w:hanging="1080"/>
      </w:pPr>
      <w:rPr>
        <w:b/>
        <w:bCs/>
        <w:caps w:val="0"/>
        <w:smallCaps w:val="0"/>
        <w:strike w:val="0"/>
        <w:dstrike w:val="0"/>
        <w:outline w:val="0"/>
        <w:emboss w:val="0"/>
        <w:imprint w:val="0"/>
        <w:color w:val="000000"/>
        <w:spacing w:val="0"/>
        <w:w w:val="100"/>
        <w:kern w:val="0"/>
        <w:position w:val="0"/>
        <w:sz w:val="20"/>
        <w:vertAlign w:val="baseline"/>
      </w:rPr>
    </w:lvl>
    <w:lvl w:ilvl="6">
      <w:start w:val="1"/>
      <w:numFmt w:val="decimal"/>
      <w:lvlText w:val="%1.%2.%3.%4.%5.%6.%7."/>
      <w:lvlJc w:val="left"/>
      <w:pPr>
        <w:tabs>
          <w:tab w:val="num" w:pos="0"/>
        </w:tabs>
        <w:ind w:left="1644" w:hanging="1440"/>
      </w:pPr>
      <w:rPr>
        <w:b/>
        <w:bCs/>
        <w:caps w:val="0"/>
        <w:smallCaps w:val="0"/>
        <w:strike w:val="0"/>
        <w:dstrike w:val="0"/>
        <w:outline w:val="0"/>
        <w:emboss w:val="0"/>
        <w:imprint w:val="0"/>
        <w:color w:val="000000"/>
        <w:spacing w:val="0"/>
        <w:w w:val="100"/>
        <w:kern w:val="0"/>
        <w:position w:val="0"/>
        <w:sz w:val="20"/>
        <w:vertAlign w:val="baseline"/>
      </w:rPr>
    </w:lvl>
    <w:lvl w:ilvl="7">
      <w:start w:val="1"/>
      <w:numFmt w:val="decimal"/>
      <w:suff w:val="nothing"/>
      <w:lvlText w:val="%1.%2.%3.%4.%5.%6.%7.%8."/>
      <w:lvlJc w:val="left"/>
      <w:pPr>
        <w:tabs>
          <w:tab w:val="num" w:pos="0"/>
        </w:tabs>
        <w:ind w:left="1644" w:hanging="1440"/>
      </w:pPr>
      <w:rPr>
        <w:b/>
        <w:bCs/>
        <w:caps w:val="0"/>
        <w:smallCaps w:val="0"/>
        <w:strike w:val="0"/>
        <w:dstrike w:val="0"/>
        <w:outline w:val="0"/>
        <w:emboss w:val="0"/>
        <w:imprint w:val="0"/>
        <w:color w:val="000000"/>
        <w:spacing w:val="0"/>
        <w:w w:val="100"/>
        <w:kern w:val="0"/>
        <w:position w:val="0"/>
        <w:sz w:val="20"/>
        <w:vertAlign w:val="baseline"/>
      </w:rPr>
    </w:lvl>
    <w:lvl w:ilvl="8">
      <w:start w:val="1"/>
      <w:numFmt w:val="decimal"/>
      <w:suff w:val="nothing"/>
      <w:lvlText w:val="%1.%2.%3.%4.%5.%6.%7.%8.%9."/>
      <w:lvlJc w:val="left"/>
      <w:pPr>
        <w:tabs>
          <w:tab w:val="num" w:pos="0"/>
        </w:tabs>
        <w:ind w:left="2004" w:hanging="1800"/>
      </w:pPr>
      <w:rPr>
        <w:b/>
        <w:bCs/>
        <w:caps w:val="0"/>
        <w:smallCaps w:val="0"/>
        <w:strike w:val="0"/>
        <w:dstrike w:val="0"/>
        <w:outline w:val="0"/>
        <w:emboss w:val="0"/>
        <w:imprint w:val="0"/>
        <w:color w:val="000000"/>
        <w:spacing w:val="0"/>
        <w:w w:val="100"/>
        <w:kern w:val="0"/>
        <w:position w:val="0"/>
        <w:sz w:val="20"/>
        <w:vertAlign w:val="baseline"/>
      </w:rPr>
    </w:lvl>
  </w:abstractNum>
  <w:num w:numId="1" w16cid:durableId="1813516442">
    <w:abstractNumId w:val="43"/>
  </w:num>
  <w:num w:numId="2" w16cid:durableId="301039252">
    <w:abstractNumId w:val="6"/>
  </w:num>
  <w:num w:numId="3" w16cid:durableId="323169026">
    <w:abstractNumId w:val="22"/>
  </w:num>
  <w:num w:numId="4" w16cid:durableId="331681999">
    <w:abstractNumId w:val="24"/>
  </w:num>
  <w:num w:numId="5" w16cid:durableId="1653485251">
    <w:abstractNumId w:val="25"/>
  </w:num>
  <w:num w:numId="6" w16cid:durableId="108354136">
    <w:abstractNumId w:val="17"/>
  </w:num>
  <w:num w:numId="7" w16cid:durableId="198863861">
    <w:abstractNumId w:val="32"/>
  </w:num>
  <w:num w:numId="8" w16cid:durableId="1306011371">
    <w:abstractNumId w:val="33"/>
  </w:num>
  <w:num w:numId="9" w16cid:durableId="1770806962">
    <w:abstractNumId w:val="0"/>
  </w:num>
  <w:num w:numId="10" w16cid:durableId="688216476">
    <w:abstractNumId w:val="36"/>
  </w:num>
  <w:num w:numId="11" w16cid:durableId="1012687800">
    <w:abstractNumId w:val="41"/>
  </w:num>
  <w:num w:numId="12" w16cid:durableId="1329753840">
    <w:abstractNumId w:val="12"/>
  </w:num>
  <w:num w:numId="13" w16cid:durableId="84347296">
    <w:abstractNumId w:val="14"/>
  </w:num>
  <w:num w:numId="14" w16cid:durableId="840048806">
    <w:abstractNumId w:val="15"/>
  </w:num>
  <w:num w:numId="15" w16cid:durableId="1673608263">
    <w:abstractNumId w:val="1"/>
  </w:num>
  <w:num w:numId="16" w16cid:durableId="209849618">
    <w:abstractNumId w:val="37"/>
  </w:num>
  <w:num w:numId="17" w16cid:durableId="1384282441">
    <w:abstractNumId w:val="28"/>
  </w:num>
  <w:num w:numId="18" w16cid:durableId="581909384">
    <w:abstractNumId w:val="3"/>
  </w:num>
  <w:num w:numId="19" w16cid:durableId="583882762">
    <w:abstractNumId w:val="11"/>
  </w:num>
  <w:num w:numId="20" w16cid:durableId="70664373">
    <w:abstractNumId w:val="34"/>
  </w:num>
  <w:num w:numId="21" w16cid:durableId="870923179">
    <w:abstractNumId w:val="19"/>
  </w:num>
  <w:num w:numId="22" w16cid:durableId="153031055">
    <w:abstractNumId w:val="2"/>
  </w:num>
  <w:num w:numId="23" w16cid:durableId="1650018144">
    <w:abstractNumId w:val="38"/>
  </w:num>
  <w:num w:numId="24" w16cid:durableId="1375539229">
    <w:abstractNumId w:val="8"/>
  </w:num>
  <w:num w:numId="25" w16cid:durableId="409549571">
    <w:abstractNumId w:val="31"/>
  </w:num>
  <w:num w:numId="26" w16cid:durableId="1380744248">
    <w:abstractNumId w:val="35"/>
  </w:num>
  <w:num w:numId="27" w16cid:durableId="403069734">
    <w:abstractNumId w:val="10"/>
  </w:num>
  <w:num w:numId="28" w16cid:durableId="931166809">
    <w:abstractNumId w:val="29"/>
  </w:num>
  <w:num w:numId="29" w16cid:durableId="1895504136">
    <w:abstractNumId w:val="42"/>
  </w:num>
  <w:num w:numId="30" w16cid:durableId="568929593">
    <w:abstractNumId w:val="21"/>
  </w:num>
  <w:num w:numId="31" w16cid:durableId="1958873737">
    <w:abstractNumId w:val="23"/>
  </w:num>
  <w:num w:numId="32" w16cid:durableId="1749766768">
    <w:abstractNumId w:val="20"/>
  </w:num>
  <w:num w:numId="33" w16cid:durableId="1373116865">
    <w:abstractNumId w:val="45"/>
  </w:num>
  <w:num w:numId="34" w16cid:durableId="2082481544">
    <w:abstractNumId w:val="13"/>
  </w:num>
  <w:num w:numId="35" w16cid:durableId="696196758">
    <w:abstractNumId w:val="27"/>
  </w:num>
  <w:num w:numId="36" w16cid:durableId="454103135">
    <w:abstractNumId w:val="30"/>
  </w:num>
  <w:num w:numId="37" w16cid:durableId="1540170422">
    <w:abstractNumId w:val="9"/>
  </w:num>
  <w:num w:numId="38" w16cid:durableId="1248222527">
    <w:abstractNumId w:val="5"/>
  </w:num>
  <w:num w:numId="39" w16cid:durableId="1325235659">
    <w:abstractNumId w:val="26"/>
  </w:num>
  <w:num w:numId="40" w16cid:durableId="1024016635">
    <w:abstractNumId w:val="39"/>
  </w:num>
  <w:num w:numId="41" w16cid:durableId="2069915386">
    <w:abstractNumId w:val="18"/>
  </w:num>
  <w:num w:numId="42" w16cid:durableId="1575629031">
    <w:abstractNumId w:val="16"/>
  </w:num>
  <w:num w:numId="43" w16cid:durableId="1685522566">
    <w:abstractNumId w:val="7"/>
  </w:num>
  <w:num w:numId="44" w16cid:durableId="2048870411">
    <w:abstractNumId w:val="40"/>
  </w:num>
  <w:num w:numId="45" w16cid:durableId="1826433319">
    <w:abstractNumId w:val="44"/>
  </w:num>
  <w:num w:numId="46" w16cid:durableId="857701517">
    <w:abstractNumId w:val="11"/>
    <w:lvlOverride w:ilvl="0">
      <w:startOverride w:val="1"/>
    </w:lvlOverride>
    <w:lvlOverride w:ilvl="1">
      <w:startOverride w:val="2"/>
    </w:lvlOverride>
  </w:num>
  <w:num w:numId="47" w16cid:durableId="1689331922">
    <w:abstractNumId w:val="11"/>
    <w:lvlOverride w:ilvl="0">
      <w:startOverride w:val="2"/>
    </w:lvlOverride>
  </w:num>
  <w:num w:numId="48" w16cid:durableId="823014911">
    <w:abstractNumId w:val="34"/>
    <w:lvlOverride w:ilvl="0">
      <w:startOverride w:val="1"/>
      <w:lvl w:ilvl="0">
        <w:start w:val="1"/>
        <w:numFmt w:val="bullet"/>
        <w:lvlText w:val="·"/>
        <w:lvlJc w:val="left"/>
        <w:pPr>
          <w:tabs>
            <w:tab w:val="num" w:pos="0"/>
          </w:tabs>
          <w:ind w:left="720" w:hanging="360"/>
        </w:pPr>
        <w:rPr>
          <w:rFonts w:ascii="Symbol" w:hAnsi="Symbol" w:cs="Symbol" w:hint="default"/>
          <w:b w:val="0"/>
          <w:bCs w:val="0"/>
          <w:i w:val="0"/>
          <w:iCs w:val="0"/>
          <w:caps w:val="0"/>
          <w:smallCaps w:val="0"/>
          <w:strike w:val="0"/>
          <w:dstrike w:val="0"/>
          <w:outline w:val="0"/>
          <w:emboss w:val="0"/>
          <w:imprint w:val="0"/>
          <w:spacing w:val="0"/>
          <w:w w:val="100"/>
          <w:kern w:val="0"/>
          <w:position w:val="0"/>
          <w:sz w:val="22"/>
          <w:szCs w:val="22"/>
          <w:vertAlign w:val="baseline"/>
        </w:rPr>
      </w:lvl>
    </w:lvlOverride>
    <w:lvlOverride w:ilvl="1">
      <w:startOverride w:val="1"/>
      <w:lvl w:ilvl="1">
        <w:start w:val="1"/>
        <w:numFmt w:val="bullet"/>
        <w:lvlText w:val="o"/>
        <w:lvlJc w:val="left"/>
        <w:pPr>
          <w:tabs>
            <w:tab w:val="num" w:pos="0"/>
          </w:tabs>
          <w:ind w:left="144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2"/>
          <w:szCs w:val="22"/>
          <w:vertAlign w:val="baseline"/>
        </w:rPr>
      </w:lvl>
    </w:lvlOverride>
    <w:lvlOverride w:ilvl="2">
      <w:startOverride w:val="1"/>
      <w:lvl w:ilvl="2">
        <w:start w:val="1"/>
        <w:numFmt w:val="bullet"/>
        <w:lvlText w:val="▪"/>
        <w:lvlJc w:val="left"/>
        <w:pPr>
          <w:tabs>
            <w:tab w:val="num" w:pos="0"/>
          </w:tabs>
          <w:ind w:left="216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2"/>
          <w:szCs w:val="22"/>
          <w:vertAlign w:val="baseline"/>
        </w:rPr>
      </w:lvl>
    </w:lvlOverride>
    <w:lvlOverride w:ilvl="3">
      <w:startOverride w:val="1"/>
      <w:lvl w:ilvl="3">
        <w:start w:val="1"/>
        <w:numFmt w:val="bullet"/>
        <w:lvlText w:val="·"/>
        <w:lvlJc w:val="left"/>
        <w:pPr>
          <w:tabs>
            <w:tab w:val="num" w:pos="0"/>
          </w:tabs>
          <w:ind w:left="2880" w:hanging="360"/>
        </w:pPr>
        <w:rPr>
          <w:rFonts w:ascii="Symbol" w:hAnsi="Symbol" w:cs="Symbol" w:hint="default"/>
          <w:b w:val="0"/>
          <w:bCs w:val="0"/>
          <w:i w:val="0"/>
          <w:iCs w:val="0"/>
          <w:caps w:val="0"/>
          <w:smallCaps w:val="0"/>
          <w:strike w:val="0"/>
          <w:dstrike w:val="0"/>
          <w:outline w:val="0"/>
          <w:emboss w:val="0"/>
          <w:imprint w:val="0"/>
          <w:spacing w:val="0"/>
          <w:w w:val="100"/>
          <w:kern w:val="0"/>
          <w:position w:val="0"/>
          <w:sz w:val="22"/>
          <w:szCs w:val="22"/>
          <w:vertAlign w:val="baseline"/>
        </w:rPr>
      </w:lvl>
    </w:lvlOverride>
    <w:lvlOverride w:ilvl="4">
      <w:startOverride w:val="1"/>
      <w:lvl w:ilvl="4">
        <w:start w:val="1"/>
        <w:numFmt w:val="bullet"/>
        <w:lvlText w:val="o"/>
        <w:lvlJc w:val="left"/>
        <w:pPr>
          <w:tabs>
            <w:tab w:val="num" w:pos="0"/>
          </w:tabs>
          <w:ind w:left="360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2"/>
          <w:szCs w:val="22"/>
          <w:vertAlign w:val="baseline"/>
        </w:rPr>
      </w:lvl>
    </w:lvlOverride>
    <w:lvlOverride w:ilvl="5">
      <w:startOverride w:val="1"/>
      <w:lvl w:ilvl="5">
        <w:start w:val="1"/>
        <w:numFmt w:val="bullet"/>
        <w:lvlText w:val="▪"/>
        <w:lvlJc w:val="left"/>
        <w:pPr>
          <w:tabs>
            <w:tab w:val="num" w:pos="0"/>
          </w:tabs>
          <w:ind w:left="432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2"/>
          <w:szCs w:val="22"/>
          <w:vertAlign w:val="baseline"/>
        </w:rPr>
      </w:lvl>
    </w:lvlOverride>
    <w:lvlOverride w:ilvl="6">
      <w:startOverride w:val="1"/>
      <w:lvl w:ilvl="6">
        <w:start w:val="1"/>
        <w:numFmt w:val="bullet"/>
        <w:lvlText w:val="·"/>
        <w:lvlJc w:val="left"/>
        <w:pPr>
          <w:tabs>
            <w:tab w:val="num" w:pos="0"/>
          </w:tabs>
          <w:ind w:left="5040" w:hanging="360"/>
        </w:pPr>
        <w:rPr>
          <w:rFonts w:ascii="Symbol" w:hAnsi="Symbol" w:cs="Symbol" w:hint="default"/>
          <w:b w:val="0"/>
          <w:bCs w:val="0"/>
          <w:i w:val="0"/>
          <w:iCs w:val="0"/>
          <w:caps w:val="0"/>
          <w:smallCaps w:val="0"/>
          <w:strike w:val="0"/>
          <w:dstrike w:val="0"/>
          <w:outline w:val="0"/>
          <w:emboss w:val="0"/>
          <w:imprint w:val="0"/>
          <w:spacing w:val="0"/>
          <w:w w:val="100"/>
          <w:kern w:val="0"/>
          <w:position w:val="0"/>
          <w:sz w:val="22"/>
          <w:szCs w:val="22"/>
          <w:vertAlign w:val="baseline"/>
        </w:rPr>
      </w:lvl>
    </w:lvlOverride>
    <w:lvlOverride w:ilvl="7">
      <w:startOverride w:val="1"/>
      <w:lvl w:ilvl="7">
        <w:start w:val="1"/>
        <w:numFmt w:val="bullet"/>
        <w:lvlText w:val="o"/>
        <w:lvlJc w:val="left"/>
        <w:pPr>
          <w:tabs>
            <w:tab w:val="num" w:pos="0"/>
          </w:tabs>
          <w:ind w:left="576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2"/>
          <w:szCs w:val="22"/>
          <w:vertAlign w:val="baseline"/>
        </w:rPr>
      </w:lvl>
    </w:lvlOverride>
    <w:lvlOverride w:ilvl="8">
      <w:startOverride w:val="1"/>
      <w:lvl w:ilvl="8">
        <w:start w:val="1"/>
        <w:numFmt w:val="bullet"/>
        <w:lvlText w:val="▪"/>
        <w:lvlJc w:val="left"/>
        <w:pPr>
          <w:tabs>
            <w:tab w:val="num" w:pos="0"/>
          </w:tabs>
          <w:ind w:left="648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2"/>
          <w:szCs w:val="22"/>
          <w:vertAlign w:val="baseline"/>
        </w:rPr>
      </w:lvl>
    </w:lvlOverride>
  </w:num>
  <w:num w:numId="49" w16cid:durableId="1322462903">
    <w:abstractNumId w:val="34"/>
    <w:lvlOverride w:ilvl="0">
      <w:startOverride w:val="1"/>
      <w:lvl w:ilvl="0">
        <w:start w:val="1"/>
        <w:numFmt w:val="bullet"/>
        <w:lvlText w:val="·"/>
        <w:lvlJc w:val="left"/>
        <w:pPr>
          <w:tabs>
            <w:tab w:val="num" w:pos="0"/>
          </w:tabs>
          <w:ind w:left="720" w:hanging="360"/>
        </w:pPr>
        <w:rPr>
          <w:rFonts w:ascii="Symbol" w:hAnsi="Symbol" w:cs="Symbol" w:hint="default"/>
          <w:b w:val="0"/>
          <w:bCs w:val="0"/>
          <w:i w:val="0"/>
          <w:iCs w:val="0"/>
          <w:caps w:val="0"/>
          <w:smallCaps w:val="0"/>
          <w:strike w:val="0"/>
          <w:dstrike w:val="0"/>
          <w:outline w:val="0"/>
          <w:emboss w:val="0"/>
          <w:imprint w:val="0"/>
          <w:spacing w:val="0"/>
          <w:w w:val="100"/>
          <w:kern w:val="0"/>
          <w:position w:val="0"/>
          <w:sz w:val="22"/>
          <w:szCs w:val="22"/>
          <w:vertAlign w:val="baseline"/>
        </w:rPr>
      </w:lvl>
    </w:lvlOverride>
    <w:lvlOverride w:ilvl="1">
      <w:startOverride w:val="1"/>
      <w:lvl w:ilvl="1">
        <w:start w:val="1"/>
        <w:numFmt w:val="bullet"/>
        <w:lvlText w:val="o"/>
        <w:lvlJc w:val="left"/>
        <w:pPr>
          <w:tabs>
            <w:tab w:val="num" w:pos="0"/>
          </w:tabs>
          <w:ind w:left="144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2"/>
          <w:szCs w:val="22"/>
          <w:vertAlign w:val="baseline"/>
        </w:rPr>
      </w:lvl>
    </w:lvlOverride>
    <w:lvlOverride w:ilvl="2">
      <w:startOverride w:val="1"/>
      <w:lvl w:ilvl="2">
        <w:start w:val="1"/>
        <w:numFmt w:val="bullet"/>
        <w:lvlText w:val="▪"/>
        <w:lvlJc w:val="left"/>
        <w:pPr>
          <w:tabs>
            <w:tab w:val="num" w:pos="0"/>
          </w:tabs>
          <w:ind w:left="216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2"/>
          <w:szCs w:val="22"/>
          <w:vertAlign w:val="baseline"/>
        </w:rPr>
      </w:lvl>
    </w:lvlOverride>
    <w:lvlOverride w:ilvl="3">
      <w:startOverride w:val="1"/>
      <w:lvl w:ilvl="3">
        <w:start w:val="1"/>
        <w:numFmt w:val="bullet"/>
        <w:lvlText w:val="·"/>
        <w:lvlJc w:val="left"/>
        <w:pPr>
          <w:tabs>
            <w:tab w:val="num" w:pos="0"/>
          </w:tabs>
          <w:ind w:left="2880" w:hanging="360"/>
        </w:pPr>
        <w:rPr>
          <w:rFonts w:ascii="Symbol" w:hAnsi="Symbol" w:cs="Symbol" w:hint="default"/>
          <w:b w:val="0"/>
          <w:bCs w:val="0"/>
          <w:i w:val="0"/>
          <w:iCs w:val="0"/>
          <w:caps w:val="0"/>
          <w:smallCaps w:val="0"/>
          <w:strike w:val="0"/>
          <w:dstrike w:val="0"/>
          <w:outline w:val="0"/>
          <w:emboss w:val="0"/>
          <w:imprint w:val="0"/>
          <w:spacing w:val="0"/>
          <w:w w:val="100"/>
          <w:kern w:val="0"/>
          <w:position w:val="0"/>
          <w:sz w:val="22"/>
          <w:szCs w:val="22"/>
          <w:vertAlign w:val="baseline"/>
        </w:rPr>
      </w:lvl>
    </w:lvlOverride>
    <w:lvlOverride w:ilvl="4">
      <w:startOverride w:val="1"/>
      <w:lvl w:ilvl="4">
        <w:start w:val="1"/>
        <w:numFmt w:val="bullet"/>
        <w:lvlText w:val="o"/>
        <w:lvlJc w:val="left"/>
        <w:pPr>
          <w:tabs>
            <w:tab w:val="num" w:pos="0"/>
          </w:tabs>
          <w:ind w:left="360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2"/>
          <w:szCs w:val="22"/>
          <w:vertAlign w:val="baseline"/>
        </w:rPr>
      </w:lvl>
    </w:lvlOverride>
    <w:lvlOverride w:ilvl="5">
      <w:startOverride w:val="1"/>
      <w:lvl w:ilvl="5">
        <w:start w:val="1"/>
        <w:numFmt w:val="bullet"/>
        <w:lvlText w:val="▪"/>
        <w:lvlJc w:val="left"/>
        <w:pPr>
          <w:tabs>
            <w:tab w:val="num" w:pos="0"/>
          </w:tabs>
          <w:ind w:left="432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2"/>
          <w:szCs w:val="22"/>
          <w:vertAlign w:val="baseline"/>
        </w:rPr>
      </w:lvl>
    </w:lvlOverride>
    <w:lvlOverride w:ilvl="6">
      <w:startOverride w:val="1"/>
      <w:lvl w:ilvl="6">
        <w:start w:val="1"/>
        <w:numFmt w:val="bullet"/>
        <w:lvlText w:val="·"/>
        <w:lvlJc w:val="left"/>
        <w:pPr>
          <w:tabs>
            <w:tab w:val="num" w:pos="0"/>
          </w:tabs>
          <w:ind w:left="5040" w:hanging="360"/>
        </w:pPr>
        <w:rPr>
          <w:rFonts w:ascii="Symbol" w:hAnsi="Symbol" w:cs="Symbol" w:hint="default"/>
          <w:b w:val="0"/>
          <w:bCs w:val="0"/>
          <w:i w:val="0"/>
          <w:iCs w:val="0"/>
          <w:caps w:val="0"/>
          <w:smallCaps w:val="0"/>
          <w:strike w:val="0"/>
          <w:dstrike w:val="0"/>
          <w:outline w:val="0"/>
          <w:emboss w:val="0"/>
          <w:imprint w:val="0"/>
          <w:spacing w:val="0"/>
          <w:w w:val="100"/>
          <w:kern w:val="0"/>
          <w:position w:val="0"/>
          <w:sz w:val="22"/>
          <w:szCs w:val="22"/>
          <w:vertAlign w:val="baseline"/>
        </w:rPr>
      </w:lvl>
    </w:lvlOverride>
    <w:lvlOverride w:ilvl="7">
      <w:startOverride w:val="1"/>
      <w:lvl w:ilvl="7">
        <w:start w:val="1"/>
        <w:numFmt w:val="bullet"/>
        <w:lvlText w:val="o"/>
        <w:lvlJc w:val="left"/>
        <w:pPr>
          <w:tabs>
            <w:tab w:val="num" w:pos="0"/>
          </w:tabs>
          <w:ind w:left="576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2"/>
          <w:szCs w:val="22"/>
          <w:vertAlign w:val="baseline"/>
        </w:rPr>
      </w:lvl>
    </w:lvlOverride>
    <w:lvlOverride w:ilvl="8">
      <w:startOverride w:val="1"/>
      <w:lvl w:ilvl="8">
        <w:start w:val="1"/>
        <w:numFmt w:val="bullet"/>
        <w:lvlText w:val="▪"/>
        <w:lvlJc w:val="left"/>
        <w:pPr>
          <w:tabs>
            <w:tab w:val="num" w:pos="0"/>
          </w:tabs>
          <w:ind w:left="648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2"/>
          <w:szCs w:val="22"/>
          <w:vertAlign w:val="baseline"/>
        </w:rPr>
      </w:lvl>
    </w:lvlOverride>
  </w:num>
  <w:num w:numId="50" w16cid:durableId="1235355684">
    <w:abstractNumId w:val="11"/>
    <w:lvlOverride w:ilvl="0">
      <w:startOverride w:val="1"/>
    </w:lvlOverride>
    <w:lvlOverride w:ilvl="1">
      <w:startOverride w:val="2"/>
    </w:lvlOverride>
  </w:num>
  <w:num w:numId="51" w16cid:durableId="1308896566">
    <w:abstractNumId w:val="11"/>
    <w:lvlOverride w:ilvl="0">
      <w:startOverride w:val="3"/>
    </w:lvlOverride>
  </w:num>
  <w:num w:numId="52" w16cid:durableId="852110588">
    <w:abstractNumId w:val="11"/>
    <w:lvlOverride w:ilvl="0">
      <w:startOverride w:val="5"/>
      <w:lvl w:ilvl="0">
        <w:start w:val="5"/>
        <w:numFmt w:val="decimal"/>
        <w:lvlText w:val="%1."/>
        <w:lvlJc w:val="left"/>
        <w:pPr>
          <w:tabs>
            <w:tab w:val="num" w:pos="0"/>
          </w:tabs>
          <w:ind w:left="504" w:hanging="30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suff w:val="nothing"/>
        <w:lvlText w:val="%1.%2."/>
        <w:lvlJc w:val="left"/>
        <w:pPr>
          <w:tabs>
            <w:tab w:val="num" w:pos="0"/>
          </w:tabs>
          <w:ind w:left="504" w:hanging="300"/>
        </w:pPr>
        <w:rPr>
          <w:b/>
          <w:bCs/>
          <w:caps w:val="0"/>
          <w:smallCaps w:val="0"/>
          <w:strike w:val="0"/>
          <w:dstrike w:val="0"/>
          <w:outline w:val="0"/>
          <w:emboss w:val="0"/>
          <w:imprint w:val="0"/>
          <w:color w:val="000000"/>
          <w:spacing w:val="0"/>
          <w:w w:val="100"/>
          <w:kern w:val="0"/>
          <w:position w:val="0"/>
          <w:sz w:val="20"/>
          <w:vertAlign w:val="baseline"/>
        </w:rPr>
      </w:lvl>
    </w:lvlOverride>
    <w:lvlOverride w:ilvl="2">
      <w:startOverride w:val="1"/>
      <w:lvl w:ilvl="2">
        <w:start w:val="1"/>
        <w:numFmt w:val="decimal"/>
        <w:suff w:val="nothing"/>
        <w:lvlText w:val="%1.%2.%3."/>
        <w:lvlJc w:val="left"/>
        <w:pPr>
          <w:tabs>
            <w:tab w:val="num" w:pos="0"/>
          </w:tabs>
          <w:ind w:left="564" w:hanging="156"/>
        </w:pPr>
        <w:rPr>
          <w:b/>
          <w:bCs/>
          <w:caps w:val="0"/>
          <w:smallCaps w:val="0"/>
          <w:strike w:val="0"/>
          <w:dstrike w:val="0"/>
          <w:outline w:val="0"/>
          <w:emboss w:val="0"/>
          <w:imprint w:val="0"/>
          <w:color w:val="000000"/>
          <w:spacing w:val="0"/>
          <w:w w:val="100"/>
          <w:kern w:val="0"/>
          <w:position w:val="0"/>
          <w:sz w:val="20"/>
          <w:vertAlign w:val="baseline"/>
        </w:rPr>
      </w:lvl>
    </w:lvlOverride>
    <w:lvlOverride w:ilvl="3">
      <w:startOverride w:val="1"/>
      <w:lvl w:ilvl="3">
        <w:start w:val="1"/>
        <w:numFmt w:val="decimal"/>
        <w:suff w:val="nothing"/>
        <w:lvlText w:val="%1.%2.%3.%4."/>
        <w:lvlJc w:val="left"/>
        <w:pPr>
          <w:tabs>
            <w:tab w:val="num" w:pos="0"/>
          </w:tabs>
          <w:ind w:left="564" w:hanging="156"/>
        </w:pPr>
        <w:rPr>
          <w:b/>
          <w:bCs/>
          <w:caps w:val="0"/>
          <w:smallCaps w:val="0"/>
          <w:strike w:val="0"/>
          <w:dstrike w:val="0"/>
          <w:outline w:val="0"/>
          <w:emboss w:val="0"/>
          <w:imprint w:val="0"/>
          <w:color w:val="00000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24" w:hanging="516"/>
        </w:pPr>
        <w:rPr>
          <w:b/>
          <w:bCs/>
          <w:caps w:val="0"/>
          <w:smallCaps w:val="0"/>
          <w:strike w:val="0"/>
          <w:dstrike w:val="0"/>
          <w:outline w:val="0"/>
          <w:emboss w:val="0"/>
          <w:imprint w:val="0"/>
          <w:color w:val="000000"/>
          <w:spacing w:val="0"/>
          <w:w w:val="100"/>
          <w:kern w:val="0"/>
          <w:position w:val="0"/>
          <w:sz w:val="20"/>
          <w:vertAlign w:val="baseline"/>
        </w:rPr>
      </w:lvl>
    </w:lvlOverride>
    <w:lvlOverride w:ilvl="5">
      <w:startOverride w:val="1"/>
      <w:lvl w:ilvl="5">
        <w:start w:val="1"/>
        <w:numFmt w:val="decimal"/>
        <w:suff w:val="nothing"/>
        <w:lvlText w:val="%1.%2.%3.%4.%5.%6."/>
        <w:lvlJc w:val="left"/>
        <w:pPr>
          <w:tabs>
            <w:tab w:val="num" w:pos="0"/>
          </w:tabs>
          <w:ind w:left="924" w:hanging="516"/>
        </w:pPr>
        <w:rPr>
          <w:b/>
          <w:bCs/>
          <w:caps w:val="0"/>
          <w:smallCaps w:val="0"/>
          <w:strike w:val="0"/>
          <w:dstrike w:val="0"/>
          <w:outline w:val="0"/>
          <w:emboss w:val="0"/>
          <w:imprint w:val="0"/>
          <w:color w:val="000000"/>
          <w:spacing w:val="0"/>
          <w:w w:val="100"/>
          <w:kern w:val="0"/>
          <w:position w:val="0"/>
          <w:sz w:val="20"/>
          <w:vertAlign w:val="baseline"/>
        </w:rPr>
      </w:lvl>
    </w:lvlOverride>
    <w:lvlOverride w:ilvl="6">
      <w:startOverride w:val="1"/>
      <w:lvl w:ilvl="6">
        <w:start w:val="1"/>
        <w:numFmt w:val="decimal"/>
        <w:suff w:val="nothing"/>
        <w:lvlText w:val="%1.%2.%3.%4.%5.%6.%7."/>
        <w:lvlJc w:val="left"/>
        <w:pPr>
          <w:tabs>
            <w:tab w:val="num" w:pos="0"/>
          </w:tabs>
          <w:ind w:left="1284" w:hanging="876"/>
        </w:pPr>
        <w:rPr>
          <w:b/>
          <w:bCs/>
          <w:caps w:val="0"/>
          <w:smallCaps w:val="0"/>
          <w:strike w:val="0"/>
          <w:dstrike w:val="0"/>
          <w:outline w:val="0"/>
          <w:emboss w:val="0"/>
          <w:imprint w:val="0"/>
          <w:color w:val="000000"/>
          <w:spacing w:val="0"/>
          <w:w w:val="100"/>
          <w:kern w:val="0"/>
          <w:position w:val="0"/>
          <w:sz w:val="20"/>
          <w:vertAlign w:val="baseline"/>
        </w:rPr>
      </w:lvl>
    </w:lvlOverride>
    <w:lvlOverride w:ilvl="7">
      <w:startOverride w:val="1"/>
      <w:lvl w:ilvl="7">
        <w:start w:val="1"/>
        <w:numFmt w:val="decimal"/>
        <w:suff w:val="nothing"/>
        <w:lvlText w:val="%1.%2.%3.%4.%5.%6.%7.%8."/>
        <w:lvlJc w:val="left"/>
        <w:pPr>
          <w:tabs>
            <w:tab w:val="num" w:pos="0"/>
          </w:tabs>
          <w:ind w:left="1284" w:hanging="876"/>
        </w:pPr>
        <w:rPr>
          <w:b/>
          <w:bCs/>
          <w:caps w:val="0"/>
          <w:smallCaps w:val="0"/>
          <w:strike w:val="0"/>
          <w:dstrike w:val="0"/>
          <w:outline w:val="0"/>
          <w:emboss w:val="0"/>
          <w:imprint w:val="0"/>
          <w:color w:val="000000"/>
          <w:spacing w:val="0"/>
          <w:w w:val="100"/>
          <w:kern w:val="0"/>
          <w:position w:val="0"/>
          <w:sz w:val="20"/>
          <w:vertAlign w:val="baseline"/>
        </w:rPr>
      </w:lvl>
    </w:lvlOverride>
    <w:lvlOverride w:ilvl="8">
      <w:startOverride w:val="1"/>
      <w:lvl w:ilvl="8">
        <w:start w:val="1"/>
        <w:numFmt w:val="decimal"/>
        <w:suff w:val="nothing"/>
        <w:lvlText w:val="%1.%2.%3.%4.%5.%6.%7.%8.%9."/>
        <w:lvlJc w:val="left"/>
        <w:pPr>
          <w:tabs>
            <w:tab w:val="num" w:pos="0"/>
          </w:tabs>
          <w:ind w:left="1644" w:hanging="1236"/>
        </w:pPr>
        <w:rPr>
          <w:b/>
          <w:bCs/>
          <w:caps w:val="0"/>
          <w:smallCaps w:val="0"/>
          <w:strike w:val="0"/>
          <w:dstrike w:val="0"/>
          <w:outline w:val="0"/>
          <w:emboss w:val="0"/>
          <w:imprint w:val="0"/>
          <w:color w:val="000000"/>
          <w:spacing w:val="0"/>
          <w:w w:val="100"/>
          <w:kern w:val="0"/>
          <w:position w:val="0"/>
          <w:sz w:val="20"/>
          <w:vertAlign w:val="baseline"/>
        </w:rPr>
      </w:lvl>
    </w:lvlOverride>
  </w:num>
  <w:num w:numId="53" w16cid:durableId="237129292">
    <w:abstractNumId w:val="11"/>
    <w:lvlOverride w:ilvl="0">
      <w:startOverride w:val="6"/>
    </w:lvlOverride>
  </w:num>
  <w:num w:numId="54" w16cid:durableId="285084632">
    <w:abstractNumId w:val="35"/>
    <w:lvlOverride w:ilvl="0">
      <w:startOverride w:val="1"/>
      <w:lvl w:ilvl="0">
        <w:start w:val="1"/>
        <w:numFmt w:val="bullet"/>
        <w:lvlText w:val="·"/>
        <w:lvlJc w:val="left"/>
        <w:pPr>
          <w:tabs>
            <w:tab w:val="num" w:pos="0"/>
          </w:tabs>
          <w:ind w:left="720" w:hanging="360"/>
        </w:pPr>
        <w:rPr>
          <w:rFonts w:ascii="Symbol" w:hAnsi="Symbol" w:cs="Symbol" w:hint="default"/>
          <w:b w:val="0"/>
          <w:bCs w:val="0"/>
          <w:i w:val="0"/>
          <w:iCs w:val="0"/>
          <w:caps w:val="0"/>
          <w:smallCaps w:val="0"/>
          <w:strike w:val="0"/>
          <w:dstrike w:val="0"/>
          <w:outline w:val="0"/>
          <w:emboss w:val="0"/>
          <w:imprint w:val="0"/>
          <w:spacing w:val="0"/>
          <w:w w:val="100"/>
          <w:kern w:val="0"/>
          <w:position w:val="0"/>
          <w:sz w:val="22"/>
          <w:szCs w:val="22"/>
          <w:vertAlign w:val="baseline"/>
        </w:rPr>
      </w:lvl>
    </w:lvlOverride>
    <w:lvlOverride w:ilvl="1">
      <w:startOverride w:val="1"/>
      <w:lvl w:ilvl="1">
        <w:start w:val="1"/>
        <w:numFmt w:val="bullet"/>
        <w:lvlText w:val="o"/>
        <w:lvlJc w:val="left"/>
        <w:pPr>
          <w:tabs>
            <w:tab w:val="num" w:pos="0"/>
          </w:tabs>
          <w:ind w:left="144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2"/>
          <w:szCs w:val="22"/>
          <w:vertAlign w:val="baseline"/>
        </w:rPr>
      </w:lvl>
    </w:lvlOverride>
    <w:lvlOverride w:ilvl="2">
      <w:startOverride w:val="1"/>
      <w:lvl w:ilvl="2">
        <w:start w:val="1"/>
        <w:numFmt w:val="bullet"/>
        <w:lvlText w:val="▪"/>
        <w:lvlJc w:val="left"/>
        <w:pPr>
          <w:tabs>
            <w:tab w:val="num" w:pos="0"/>
          </w:tabs>
          <w:ind w:left="216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2"/>
          <w:szCs w:val="22"/>
          <w:vertAlign w:val="baseline"/>
        </w:rPr>
      </w:lvl>
    </w:lvlOverride>
    <w:lvlOverride w:ilvl="3">
      <w:startOverride w:val="1"/>
      <w:lvl w:ilvl="3">
        <w:start w:val="1"/>
        <w:numFmt w:val="bullet"/>
        <w:lvlText w:val="·"/>
        <w:lvlJc w:val="left"/>
        <w:pPr>
          <w:tabs>
            <w:tab w:val="num" w:pos="0"/>
          </w:tabs>
          <w:ind w:left="2880" w:hanging="360"/>
        </w:pPr>
        <w:rPr>
          <w:rFonts w:ascii="Symbol" w:hAnsi="Symbol" w:cs="Symbol" w:hint="default"/>
          <w:b w:val="0"/>
          <w:bCs w:val="0"/>
          <w:i w:val="0"/>
          <w:iCs w:val="0"/>
          <w:caps w:val="0"/>
          <w:smallCaps w:val="0"/>
          <w:strike w:val="0"/>
          <w:dstrike w:val="0"/>
          <w:outline w:val="0"/>
          <w:emboss w:val="0"/>
          <w:imprint w:val="0"/>
          <w:spacing w:val="0"/>
          <w:w w:val="100"/>
          <w:kern w:val="0"/>
          <w:position w:val="0"/>
          <w:sz w:val="22"/>
          <w:szCs w:val="22"/>
          <w:vertAlign w:val="baseline"/>
        </w:rPr>
      </w:lvl>
    </w:lvlOverride>
    <w:lvlOverride w:ilvl="4">
      <w:startOverride w:val="1"/>
      <w:lvl w:ilvl="4">
        <w:start w:val="1"/>
        <w:numFmt w:val="bullet"/>
        <w:lvlText w:val="o"/>
        <w:lvlJc w:val="left"/>
        <w:pPr>
          <w:tabs>
            <w:tab w:val="num" w:pos="0"/>
          </w:tabs>
          <w:ind w:left="360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2"/>
          <w:szCs w:val="22"/>
          <w:vertAlign w:val="baseline"/>
        </w:rPr>
      </w:lvl>
    </w:lvlOverride>
    <w:lvlOverride w:ilvl="5">
      <w:startOverride w:val="1"/>
      <w:lvl w:ilvl="5">
        <w:start w:val="1"/>
        <w:numFmt w:val="bullet"/>
        <w:lvlText w:val="▪"/>
        <w:lvlJc w:val="left"/>
        <w:pPr>
          <w:tabs>
            <w:tab w:val="num" w:pos="0"/>
          </w:tabs>
          <w:ind w:left="432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2"/>
          <w:szCs w:val="22"/>
          <w:vertAlign w:val="baseline"/>
        </w:rPr>
      </w:lvl>
    </w:lvlOverride>
    <w:lvlOverride w:ilvl="6">
      <w:startOverride w:val="1"/>
      <w:lvl w:ilvl="6">
        <w:start w:val="1"/>
        <w:numFmt w:val="bullet"/>
        <w:lvlText w:val="·"/>
        <w:lvlJc w:val="left"/>
        <w:pPr>
          <w:tabs>
            <w:tab w:val="num" w:pos="0"/>
          </w:tabs>
          <w:ind w:left="5040" w:hanging="360"/>
        </w:pPr>
        <w:rPr>
          <w:rFonts w:ascii="Symbol" w:hAnsi="Symbol" w:cs="Symbol" w:hint="default"/>
          <w:b w:val="0"/>
          <w:bCs w:val="0"/>
          <w:i w:val="0"/>
          <w:iCs w:val="0"/>
          <w:caps w:val="0"/>
          <w:smallCaps w:val="0"/>
          <w:strike w:val="0"/>
          <w:dstrike w:val="0"/>
          <w:outline w:val="0"/>
          <w:emboss w:val="0"/>
          <w:imprint w:val="0"/>
          <w:spacing w:val="0"/>
          <w:w w:val="100"/>
          <w:kern w:val="0"/>
          <w:position w:val="0"/>
          <w:sz w:val="22"/>
          <w:szCs w:val="22"/>
          <w:vertAlign w:val="baseline"/>
        </w:rPr>
      </w:lvl>
    </w:lvlOverride>
    <w:lvlOverride w:ilvl="7">
      <w:startOverride w:val="1"/>
      <w:lvl w:ilvl="7">
        <w:start w:val="1"/>
        <w:numFmt w:val="bullet"/>
        <w:lvlText w:val="o"/>
        <w:lvlJc w:val="left"/>
        <w:pPr>
          <w:tabs>
            <w:tab w:val="num" w:pos="0"/>
          </w:tabs>
          <w:ind w:left="576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2"/>
          <w:szCs w:val="22"/>
          <w:vertAlign w:val="baseline"/>
        </w:rPr>
      </w:lvl>
    </w:lvlOverride>
    <w:lvlOverride w:ilvl="8">
      <w:startOverride w:val="1"/>
      <w:lvl w:ilvl="8">
        <w:start w:val="1"/>
        <w:numFmt w:val="bullet"/>
        <w:lvlText w:val="▪"/>
        <w:lvlJc w:val="left"/>
        <w:pPr>
          <w:tabs>
            <w:tab w:val="num" w:pos="0"/>
          </w:tabs>
          <w:ind w:left="648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2"/>
          <w:szCs w:val="22"/>
          <w:vertAlign w:val="baseline"/>
        </w:rPr>
      </w:lvl>
    </w:lvlOverride>
  </w:num>
  <w:num w:numId="55" w16cid:durableId="1643577979">
    <w:abstractNumId w:val="35"/>
    <w:lvlOverride w:ilvl="0">
      <w:startOverride w:val="1"/>
      <w:lvl w:ilvl="0">
        <w:start w:val="1"/>
        <w:numFmt w:val="bullet"/>
        <w:lvlText w:val="·"/>
        <w:lvlJc w:val="left"/>
        <w:pPr>
          <w:tabs>
            <w:tab w:val="num" w:pos="0"/>
          </w:tabs>
          <w:ind w:left="720" w:hanging="360"/>
        </w:pPr>
        <w:rPr>
          <w:rFonts w:ascii="Symbol" w:hAnsi="Symbol" w:cs="Symbol" w:hint="default"/>
          <w:b w:val="0"/>
          <w:bCs w:val="0"/>
          <w:i w:val="0"/>
          <w:iCs w:val="0"/>
          <w:caps w:val="0"/>
          <w:smallCaps w:val="0"/>
          <w:strike w:val="0"/>
          <w:dstrike w:val="0"/>
          <w:outline w:val="0"/>
          <w:emboss w:val="0"/>
          <w:imprint w:val="0"/>
          <w:spacing w:val="0"/>
          <w:w w:val="100"/>
          <w:kern w:val="0"/>
          <w:position w:val="0"/>
          <w:sz w:val="22"/>
          <w:szCs w:val="22"/>
          <w:vertAlign w:val="baseline"/>
        </w:rPr>
      </w:lvl>
    </w:lvlOverride>
    <w:lvlOverride w:ilvl="1">
      <w:startOverride w:val="1"/>
      <w:lvl w:ilvl="1">
        <w:start w:val="1"/>
        <w:numFmt w:val="bullet"/>
        <w:lvlText w:val="o"/>
        <w:lvlJc w:val="left"/>
        <w:pPr>
          <w:tabs>
            <w:tab w:val="num" w:pos="0"/>
          </w:tabs>
          <w:ind w:left="144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2"/>
          <w:szCs w:val="22"/>
          <w:vertAlign w:val="baseline"/>
        </w:rPr>
      </w:lvl>
    </w:lvlOverride>
    <w:lvlOverride w:ilvl="2">
      <w:startOverride w:val="1"/>
      <w:lvl w:ilvl="2">
        <w:start w:val="1"/>
        <w:numFmt w:val="bullet"/>
        <w:lvlText w:val="▪"/>
        <w:lvlJc w:val="left"/>
        <w:pPr>
          <w:tabs>
            <w:tab w:val="num" w:pos="0"/>
          </w:tabs>
          <w:ind w:left="216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2"/>
          <w:szCs w:val="22"/>
          <w:vertAlign w:val="baseline"/>
        </w:rPr>
      </w:lvl>
    </w:lvlOverride>
    <w:lvlOverride w:ilvl="3">
      <w:startOverride w:val="1"/>
      <w:lvl w:ilvl="3">
        <w:start w:val="1"/>
        <w:numFmt w:val="bullet"/>
        <w:lvlText w:val="·"/>
        <w:lvlJc w:val="left"/>
        <w:pPr>
          <w:tabs>
            <w:tab w:val="num" w:pos="0"/>
          </w:tabs>
          <w:ind w:left="2880" w:hanging="360"/>
        </w:pPr>
        <w:rPr>
          <w:rFonts w:ascii="Symbol" w:hAnsi="Symbol" w:cs="Symbol" w:hint="default"/>
          <w:b w:val="0"/>
          <w:bCs w:val="0"/>
          <w:i w:val="0"/>
          <w:iCs w:val="0"/>
          <w:caps w:val="0"/>
          <w:smallCaps w:val="0"/>
          <w:strike w:val="0"/>
          <w:dstrike w:val="0"/>
          <w:outline w:val="0"/>
          <w:emboss w:val="0"/>
          <w:imprint w:val="0"/>
          <w:spacing w:val="0"/>
          <w:w w:val="100"/>
          <w:kern w:val="0"/>
          <w:position w:val="0"/>
          <w:sz w:val="22"/>
          <w:szCs w:val="22"/>
          <w:vertAlign w:val="baseline"/>
        </w:rPr>
      </w:lvl>
    </w:lvlOverride>
    <w:lvlOverride w:ilvl="4">
      <w:startOverride w:val="1"/>
      <w:lvl w:ilvl="4">
        <w:start w:val="1"/>
        <w:numFmt w:val="bullet"/>
        <w:lvlText w:val="o"/>
        <w:lvlJc w:val="left"/>
        <w:pPr>
          <w:tabs>
            <w:tab w:val="num" w:pos="0"/>
          </w:tabs>
          <w:ind w:left="360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2"/>
          <w:szCs w:val="22"/>
          <w:vertAlign w:val="baseline"/>
        </w:rPr>
      </w:lvl>
    </w:lvlOverride>
    <w:lvlOverride w:ilvl="5">
      <w:startOverride w:val="1"/>
      <w:lvl w:ilvl="5">
        <w:start w:val="1"/>
        <w:numFmt w:val="bullet"/>
        <w:lvlText w:val="▪"/>
        <w:lvlJc w:val="left"/>
        <w:pPr>
          <w:tabs>
            <w:tab w:val="num" w:pos="0"/>
          </w:tabs>
          <w:ind w:left="432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2"/>
          <w:szCs w:val="22"/>
          <w:vertAlign w:val="baseline"/>
        </w:rPr>
      </w:lvl>
    </w:lvlOverride>
    <w:lvlOverride w:ilvl="6">
      <w:startOverride w:val="1"/>
      <w:lvl w:ilvl="6">
        <w:start w:val="1"/>
        <w:numFmt w:val="bullet"/>
        <w:lvlText w:val="·"/>
        <w:lvlJc w:val="left"/>
        <w:pPr>
          <w:tabs>
            <w:tab w:val="num" w:pos="0"/>
          </w:tabs>
          <w:ind w:left="5040" w:hanging="360"/>
        </w:pPr>
        <w:rPr>
          <w:rFonts w:ascii="Symbol" w:hAnsi="Symbol" w:cs="Symbol" w:hint="default"/>
          <w:b w:val="0"/>
          <w:bCs w:val="0"/>
          <w:i w:val="0"/>
          <w:iCs w:val="0"/>
          <w:caps w:val="0"/>
          <w:smallCaps w:val="0"/>
          <w:strike w:val="0"/>
          <w:dstrike w:val="0"/>
          <w:outline w:val="0"/>
          <w:emboss w:val="0"/>
          <w:imprint w:val="0"/>
          <w:spacing w:val="0"/>
          <w:w w:val="100"/>
          <w:kern w:val="0"/>
          <w:position w:val="0"/>
          <w:sz w:val="22"/>
          <w:szCs w:val="22"/>
          <w:vertAlign w:val="baseline"/>
        </w:rPr>
      </w:lvl>
    </w:lvlOverride>
    <w:lvlOverride w:ilvl="7">
      <w:startOverride w:val="1"/>
      <w:lvl w:ilvl="7">
        <w:start w:val="1"/>
        <w:numFmt w:val="bullet"/>
        <w:lvlText w:val="o"/>
        <w:lvlJc w:val="left"/>
        <w:pPr>
          <w:tabs>
            <w:tab w:val="num" w:pos="0"/>
          </w:tabs>
          <w:ind w:left="576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2"/>
          <w:szCs w:val="22"/>
          <w:vertAlign w:val="baseline"/>
        </w:rPr>
      </w:lvl>
    </w:lvlOverride>
    <w:lvlOverride w:ilvl="8">
      <w:startOverride w:val="1"/>
      <w:lvl w:ilvl="8">
        <w:start w:val="1"/>
        <w:numFmt w:val="bullet"/>
        <w:lvlText w:val="▪"/>
        <w:lvlJc w:val="left"/>
        <w:pPr>
          <w:tabs>
            <w:tab w:val="num" w:pos="0"/>
          </w:tabs>
          <w:ind w:left="648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2"/>
          <w:szCs w:val="22"/>
          <w:vertAlign w:val="baseline"/>
        </w:rPr>
      </w:lvl>
    </w:lvlOverride>
  </w:num>
  <w:num w:numId="56" w16cid:durableId="177817127">
    <w:abstractNumId w:val="35"/>
    <w:lvlOverride w:ilvl="0">
      <w:startOverride w:val="1"/>
      <w:lvl w:ilvl="0">
        <w:start w:val="1"/>
        <w:numFmt w:val="bullet"/>
        <w:lvlText w:val="·"/>
        <w:lvlJc w:val="left"/>
        <w:pPr>
          <w:tabs>
            <w:tab w:val="num" w:pos="0"/>
          </w:tabs>
          <w:ind w:left="720" w:hanging="360"/>
        </w:pPr>
        <w:rPr>
          <w:rFonts w:ascii="Symbol" w:hAnsi="Symbol" w:cs="Symbol" w:hint="default"/>
          <w:b w:val="0"/>
          <w:bCs w:val="0"/>
          <w:i w:val="0"/>
          <w:iCs w:val="0"/>
          <w:caps w:val="0"/>
          <w:smallCaps w:val="0"/>
          <w:strike w:val="0"/>
          <w:dstrike w:val="0"/>
          <w:outline w:val="0"/>
          <w:emboss w:val="0"/>
          <w:imprint w:val="0"/>
          <w:spacing w:val="0"/>
          <w:w w:val="100"/>
          <w:kern w:val="0"/>
          <w:position w:val="0"/>
          <w:sz w:val="22"/>
          <w:szCs w:val="22"/>
          <w:vertAlign w:val="baseline"/>
        </w:rPr>
      </w:lvl>
    </w:lvlOverride>
    <w:lvlOverride w:ilvl="1">
      <w:startOverride w:val="1"/>
      <w:lvl w:ilvl="1">
        <w:start w:val="1"/>
        <w:numFmt w:val="bullet"/>
        <w:lvlText w:val="o"/>
        <w:lvlJc w:val="left"/>
        <w:pPr>
          <w:tabs>
            <w:tab w:val="num" w:pos="0"/>
          </w:tabs>
          <w:ind w:left="144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2"/>
          <w:szCs w:val="22"/>
          <w:vertAlign w:val="baseline"/>
        </w:rPr>
      </w:lvl>
    </w:lvlOverride>
    <w:lvlOverride w:ilvl="2">
      <w:startOverride w:val="1"/>
      <w:lvl w:ilvl="2">
        <w:start w:val="1"/>
        <w:numFmt w:val="bullet"/>
        <w:lvlText w:val="▪"/>
        <w:lvlJc w:val="left"/>
        <w:pPr>
          <w:tabs>
            <w:tab w:val="num" w:pos="0"/>
          </w:tabs>
          <w:ind w:left="216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2"/>
          <w:szCs w:val="22"/>
          <w:vertAlign w:val="baseline"/>
        </w:rPr>
      </w:lvl>
    </w:lvlOverride>
    <w:lvlOverride w:ilvl="3">
      <w:startOverride w:val="1"/>
      <w:lvl w:ilvl="3">
        <w:start w:val="1"/>
        <w:numFmt w:val="bullet"/>
        <w:lvlText w:val="·"/>
        <w:lvlJc w:val="left"/>
        <w:pPr>
          <w:tabs>
            <w:tab w:val="num" w:pos="0"/>
          </w:tabs>
          <w:ind w:left="2880" w:hanging="360"/>
        </w:pPr>
        <w:rPr>
          <w:rFonts w:ascii="Symbol" w:hAnsi="Symbol" w:cs="Symbol" w:hint="default"/>
          <w:b w:val="0"/>
          <w:bCs w:val="0"/>
          <w:i w:val="0"/>
          <w:iCs w:val="0"/>
          <w:caps w:val="0"/>
          <w:smallCaps w:val="0"/>
          <w:strike w:val="0"/>
          <w:dstrike w:val="0"/>
          <w:outline w:val="0"/>
          <w:emboss w:val="0"/>
          <w:imprint w:val="0"/>
          <w:spacing w:val="0"/>
          <w:w w:val="100"/>
          <w:kern w:val="0"/>
          <w:position w:val="0"/>
          <w:sz w:val="22"/>
          <w:szCs w:val="22"/>
          <w:vertAlign w:val="baseline"/>
        </w:rPr>
      </w:lvl>
    </w:lvlOverride>
    <w:lvlOverride w:ilvl="4">
      <w:startOverride w:val="1"/>
      <w:lvl w:ilvl="4">
        <w:start w:val="1"/>
        <w:numFmt w:val="bullet"/>
        <w:lvlText w:val="o"/>
        <w:lvlJc w:val="left"/>
        <w:pPr>
          <w:tabs>
            <w:tab w:val="num" w:pos="0"/>
          </w:tabs>
          <w:ind w:left="360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2"/>
          <w:szCs w:val="22"/>
          <w:vertAlign w:val="baseline"/>
        </w:rPr>
      </w:lvl>
    </w:lvlOverride>
    <w:lvlOverride w:ilvl="5">
      <w:startOverride w:val="1"/>
      <w:lvl w:ilvl="5">
        <w:start w:val="1"/>
        <w:numFmt w:val="bullet"/>
        <w:lvlText w:val="▪"/>
        <w:lvlJc w:val="left"/>
        <w:pPr>
          <w:tabs>
            <w:tab w:val="num" w:pos="0"/>
          </w:tabs>
          <w:ind w:left="432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2"/>
          <w:szCs w:val="22"/>
          <w:vertAlign w:val="baseline"/>
        </w:rPr>
      </w:lvl>
    </w:lvlOverride>
    <w:lvlOverride w:ilvl="6">
      <w:startOverride w:val="1"/>
      <w:lvl w:ilvl="6">
        <w:start w:val="1"/>
        <w:numFmt w:val="bullet"/>
        <w:lvlText w:val="·"/>
        <w:lvlJc w:val="left"/>
        <w:pPr>
          <w:tabs>
            <w:tab w:val="num" w:pos="0"/>
          </w:tabs>
          <w:ind w:left="5040" w:hanging="360"/>
        </w:pPr>
        <w:rPr>
          <w:rFonts w:ascii="Symbol" w:hAnsi="Symbol" w:cs="Symbol" w:hint="default"/>
          <w:b w:val="0"/>
          <w:bCs w:val="0"/>
          <w:i w:val="0"/>
          <w:iCs w:val="0"/>
          <w:caps w:val="0"/>
          <w:smallCaps w:val="0"/>
          <w:strike w:val="0"/>
          <w:dstrike w:val="0"/>
          <w:outline w:val="0"/>
          <w:emboss w:val="0"/>
          <w:imprint w:val="0"/>
          <w:spacing w:val="0"/>
          <w:w w:val="100"/>
          <w:kern w:val="0"/>
          <w:position w:val="0"/>
          <w:sz w:val="22"/>
          <w:szCs w:val="22"/>
          <w:vertAlign w:val="baseline"/>
        </w:rPr>
      </w:lvl>
    </w:lvlOverride>
    <w:lvlOverride w:ilvl="7">
      <w:startOverride w:val="1"/>
      <w:lvl w:ilvl="7">
        <w:start w:val="1"/>
        <w:numFmt w:val="bullet"/>
        <w:lvlText w:val="o"/>
        <w:lvlJc w:val="left"/>
        <w:pPr>
          <w:tabs>
            <w:tab w:val="num" w:pos="0"/>
          </w:tabs>
          <w:ind w:left="576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2"/>
          <w:szCs w:val="22"/>
          <w:vertAlign w:val="baseline"/>
        </w:rPr>
      </w:lvl>
    </w:lvlOverride>
    <w:lvlOverride w:ilvl="8">
      <w:startOverride w:val="1"/>
      <w:lvl w:ilvl="8">
        <w:start w:val="1"/>
        <w:numFmt w:val="bullet"/>
        <w:lvlText w:val="▪"/>
        <w:lvlJc w:val="left"/>
        <w:pPr>
          <w:tabs>
            <w:tab w:val="num" w:pos="0"/>
          </w:tabs>
          <w:ind w:left="648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2"/>
          <w:szCs w:val="22"/>
          <w:vertAlign w:val="baseline"/>
        </w:rPr>
      </w:lvl>
    </w:lvlOverride>
  </w:num>
  <w:num w:numId="57" w16cid:durableId="1389719439">
    <w:abstractNumId w:val="35"/>
    <w:lvlOverride w:ilvl="0">
      <w:startOverride w:val="1"/>
      <w:lvl w:ilvl="0">
        <w:start w:val="1"/>
        <w:numFmt w:val="bullet"/>
        <w:lvlText w:val="·"/>
        <w:lvlJc w:val="left"/>
        <w:pPr>
          <w:tabs>
            <w:tab w:val="num" w:pos="0"/>
          </w:tabs>
          <w:ind w:left="720" w:hanging="360"/>
        </w:pPr>
        <w:rPr>
          <w:rFonts w:ascii="Symbol" w:hAnsi="Symbol" w:cs="Symbol" w:hint="default"/>
          <w:b w:val="0"/>
          <w:bCs w:val="0"/>
          <w:i w:val="0"/>
          <w:iCs w:val="0"/>
          <w:caps w:val="0"/>
          <w:smallCaps w:val="0"/>
          <w:strike w:val="0"/>
          <w:dstrike w:val="0"/>
          <w:outline w:val="0"/>
          <w:emboss w:val="0"/>
          <w:imprint w:val="0"/>
          <w:spacing w:val="0"/>
          <w:w w:val="100"/>
          <w:kern w:val="0"/>
          <w:position w:val="0"/>
          <w:sz w:val="22"/>
          <w:szCs w:val="22"/>
          <w:vertAlign w:val="baseline"/>
        </w:rPr>
      </w:lvl>
    </w:lvlOverride>
    <w:lvlOverride w:ilvl="1">
      <w:startOverride w:val="1"/>
      <w:lvl w:ilvl="1">
        <w:start w:val="1"/>
        <w:numFmt w:val="bullet"/>
        <w:lvlText w:val="o"/>
        <w:lvlJc w:val="left"/>
        <w:pPr>
          <w:tabs>
            <w:tab w:val="num" w:pos="0"/>
          </w:tabs>
          <w:ind w:left="144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2"/>
          <w:szCs w:val="22"/>
          <w:vertAlign w:val="baseline"/>
        </w:rPr>
      </w:lvl>
    </w:lvlOverride>
    <w:lvlOverride w:ilvl="2">
      <w:startOverride w:val="1"/>
      <w:lvl w:ilvl="2">
        <w:start w:val="1"/>
        <w:numFmt w:val="bullet"/>
        <w:lvlText w:val="▪"/>
        <w:lvlJc w:val="left"/>
        <w:pPr>
          <w:tabs>
            <w:tab w:val="num" w:pos="0"/>
          </w:tabs>
          <w:ind w:left="216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2"/>
          <w:szCs w:val="22"/>
          <w:vertAlign w:val="baseline"/>
        </w:rPr>
      </w:lvl>
    </w:lvlOverride>
    <w:lvlOverride w:ilvl="3">
      <w:startOverride w:val="1"/>
      <w:lvl w:ilvl="3">
        <w:start w:val="1"/>
        <w:numFmt w:val="bullet"/>
        <w:lvlText w:val="·"/>
        <w:lvlJc w:val="left"/>
        <w:pPr>
          <w:tabs>
            <w:tab w:val="num" w:pos="0"/>
          </w:tabs>
          <w:ind w:left="2880" w:hanging="360"/>
        </w:pPr>
        <w:rPr>
          <w:rFonts w:ascii="Symbol" w:hAnsi="Symbol" w:cs="Symbol" w:hint="default"/>
          <w:b w:val="0"/>
          <w:bCs w:val="0"/>
          <w:i w:val="0"/>
          <w:iCs w:val="0"/>
          <w:caps w:val="0"/>
          <w:smallCaps w:val="0"/>
          <w:strike w:val="0"/>
          <w:dstrike w:val="0"/>
          <w:outline w:val="0"/>
          <w:emboss w:val="0"/>
          <w:imprint w:val="0"/>
          <w:spacing w:val="0"/>
          <w:w w:val="100"/>
          <w:kern w:val="0"/>
          <w:position w:val="0"/>
          <w:sz w:val="22"/>
          <w:szCs w:val="22"/>
          <w:vertAlign w:val="baseline"/>
        </w:rPr>
      </w:lvl>
    </w:lvlOverride>
    <w:lvlOverride w:ilvl="4">
      <w:startOverride w:val="1"/>
      <w:lvl w:ilvl="4">
        <w:start w:val="1"/>
        <w:numFmt w:val="bullet"/>
        <w:lvlText w:val="o"/>
        <w:lvlJc w:val="left"/>
        <w:pPr>
          <w:tabs>
            <w:tab w:val="num" w:pos="0"/>
          </w:tabs>
          <w:ind w:left="360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2"/>
          <w:szCs w:val="22"/>
          <w:vertAlign w:val="baseline"/>
        </w:rPr>
      </w:lvl>
    </w:lvlOverride>
    <w:lvlOverride w:ilvl="5">
      <w:startOverride w:val="1"/>
      <w:lvl w:ilvl="5">
        <w:start w:val="1"/>
        <w:numFmt w:val="bullet"/>
        <w:lvlText w:val="▪"/>
        <w:lvlJc w:val="left"/>
        <w:pPr>
          <w:tabs>
            <w:tab w:val="num" w:pos="0"/>
          </w:tabs>
          <w:ind w:left="432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2"/>
          <w:szCs w:val="22"/>
          <w:vertAlign w:val="baseline"/>
        </w:rPr>
      </w:lvl>
    </w:lvlOverride>
    <w:lvlOverride w:ilvl="6">
      <w:startOverride w:val="1"/>
      <w:lvl w:ilvl="6">
        <w:start w:val="1"/>
        <w:numFmt w:val="bullet"/>
        <w:lvlText w:val="·"/>
        <w:lvlJc w:val="left"/>
        <w:pPr>
          <w:tabs>
            <w:tab w:val="num" w:pos="0"/>
          </w:tabs>
          <w:ind w:left="5040" w:hanging="360"/>
        </w:pPr>
        <w:rPr>
          <w:rFonts w:ascii="Symbol" w:hAnsi="Symbol" w:cs="Symbol" w:hint="default"/>
          <w:b w:val="0"/>
          <w:bCs w:val="0"/>
          <w:i w:val="0"/>
          <w:iCs w:val="0"/>
          <w:caps w:val="0"/>
          <w:smallCaps w:val="0"/>
          <w:strike w:val="0"/>
          <w:dstrike w:val="0"/>
          <w:outline w:val="0"/>
          <w:emboss w:val="0"/>
          <w:imprint w:val="0"/>
          <w:spacing w:val="0"/>
          <w:w w:val="100"/>
          <w:kern w:val="0"/>
          <w:position w:val="0"/>
          <w:sz w:val="22"/>
          <w:szCs w:val="22"/>
          <w:vertAlign w:val="baseline"/>
        </w:rPr>
      </w:lvl>
    </w:lvlOverride>
    <w:lvlOverride w:ilvl="7">
      <w:startOverride w:val="1"/>
      <w:lvl w:ilvl="7">
        <w:start w:val="1"/>
        <w:numFmt w:val="bullet"/>
        <w:lvlText w:val="o"/>
        <w:lvlJc w:val="left"/>
        <w:pPr>
          <w:tabs>
            <w:tab w:val="num" w:pos="0"/>
          </w:tabs>
          <w:ind w:left="576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2"/>
          <w:szCs w:val="22"/>
          <w:vertAlign w:val="baseline"/>
        </w:rPr>
      </w:lvl>
    </w:lvlOverride>
    <w:lvlOverride w:ilvl="8">
      <w:startOverride w:val="1"/>
      <w:lvl w:ilvl="8">
        <w:start w:val="1"/>
        <w:numFmt w:val="bullet"/>
        <w:lvlText w:val="▪"/>
        <w:lvlJc w:val="left"/>
        <w:pPr>
          <w:tabs>
            <w:tab w:val="num" w:pos="0"/>
          </w:tabs>
          <w:ind w:left="648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2"/>
          <w:szCs w:val="22"/>
          <w:vertAlign w:val="baseline"/>
        </w:rPr>
      </w:lvl>
    </w:lvlOverride>
  </w:num>
  <w:num w:numId="58" w16cid:durableId="442504377">
    <w:abstractNumId w:val="35"/>
    <w:lvlOverride w:ilvl="0">
      <w:startOverride w:val="1"/>
      <w:lvl w:ilvl="0">
        <w:start w:val="1"/>
        <w:numFmt w:val="bullet"/>
        <w:lvlText w:val="·"/>
        <w:lvlJc w:val="left"/>
        <w:pPr>
          <w:tabs>
            <w:tab w:val="num" w:pos="0"/>
          </w:tabs>
          <w:ind w:left="720" w:hanging="360"/>
        </w:pPr>
        <w:rPr>
          <w:rFonts w:ascii="Symbol" w:hAnsi="Symbol" w:cs="Symbol" w:hint="default"/>
          <w:b w:val="0"/>
          <w:bCs w:val="0"/>
          <w:i w:val="0"/>
          <w:iCs w:val="0"/>
          <w:caps w:val="0"/>
          <w:smallCaps w:val="0"/>
          <w:strike w:val="0"/>
          <w:dstrike w:val="0"/>
          <w:outline w:val="0"/>
          <w:emboss w:val="0"/>
          <w:imprint w:val="0"/>
          <w:spacing w:val="0"/>
          <w:w w:val="100"/>
          <w:kern w:val="0"/>
          <w:position w:val="0"/>
          <w:sz w:val="22"/>
          <w:szCs w:val="22"/>
          <w:vertAlign w:val="baseline"/>
        </w:rPr>
      </w:lvl>
    </w:lvlOverride>
    <w:lvlOverride w:ilvl="1">
      <w:startOverride w:val="1"/>
      <w:lvl w:ilvl="1">
        <w:start w:val="1"/>
        <w:numFmt w:val="bullet"/>
        <w:lvlText w:val="o"/>
        <w:lvlJc w:val="left"/>
        <w:pPr>
          <w:tabs>
            <w:tab w:val="num" w:pos="0"/>
          </w:tabs>
          <w:ind w:left="144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2"/>
          <w:szCs w:val="22"/>
          <w:vertAlign w:val="baseline"/>
        </w:rPr>
      </w:lvl>
    </w:lvlOverride>
    <w:lvlOverride w:ilvl="2">
      <w:startOverride w:val="1"/>
      <w:lvl w:ilvl="2">
        <w:start w:val="1"/>
        <w:numFmt w:val="bullet"/>
        <w:lvlText w:val="▪"/>
        <w:lvlJc w:val="left"/>
        <w:pPr>
          <w:tabs>
            <w:tab w:val="num" w:pos="0"/>
          </w:tabs>
          <w:ind w:left="216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2"/>
          <w:szCs w:val="22"/>
          <w:vertAlign w:val="baseline"/>
        </w:rPr>
      </w:lvl>
    </w:lvlOverride>
    <w:lvlOverride w:ilvl="3">
      <w:startOverride w:val="1"/>
      <w:lvl w:ilvl="3">
        <w:start w:val="1"/>
        <w:numFmt w:val="bullet"/>
        <w:lvlText w:val="·"/>
        <w:lvlJc w:val="left"/>
        <w:pPr>
          <w:tabs>
            <w:tab w:val="num" w:pos="0"/>
          </w:tabs>
          <w:ind w:left="2880" w:hanging="360"/>
        </w:pPr>
        <w:rPr>
          <w:rFonts w:ascii="Symbol" w:hAnsi="Symbol" w:cs="Symbol" w:hint="default"/>
          <w:b w:val="0"/>
          <w:bCs w:val="0"/>
          <w:i w:val="0"/>
          <w:iCs w:val="0"/>
          <w:caps w:val="0"/>
          <w:smallCaps w:val="0"/>
          <w:strike w:val="0"/>
          <w:dstrike w:val="0"/>
          <w:outline w:val="0"/>
          <w:emboss w:val="0"/>
          <w:imprint w:val="0"/>
          <w:spacing w:val="0"/>
          <w:w w:val="100"/>
          <w:kern w:val="0"/>
          <w:position w:val="0"/>
          <w:sz w:val="22"/>
          <w:szCs w:val="22"/>
          <w:vertAlign w:val="baseline"/>
        </w:rPr>
      </w:lvl>
    </w:lvlOverride>
    <w:lvlOverride w:ilvl="4">
      <w:startOverride w:val="1"/>
      <w:lvl w:ilvl="4">
        <w:start w:val="1"/>
        <w:numFmt w:val="bullet"/>
        <w:lvlText w:val="o"/>
        <w:lvlJc w:val="left"/>
        <w:pPr>
          <w:tabs>
            <w:tab w:val="num" w:pos="0"/>
          </w:tabs>
          <w:ind w:left="360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2"/>
          <w:szCs w:val="22"/>
          <w:vertAlign w:val="baseline"/>
        </w:rPr>
      </w:lvl>
    </w:lvlOverride>
    <w:lvlOverride w:ilvl="5">
      <w:startOverride w:val="1"/>
      <w:lvl w:ilvl="5">
        <w:start w:val="1"/>
        <w:numFmt w:val="bullet"/>
        <w:lvlText w:val="▪"/>
        <w:lvlJc w:val="left"/>
        <w:pPr>
          <w:tabs>
            <w:tab w:val="num" w:pos="0"/>
          </w:tabs>
          <w:ind w:left="432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2"/>
          <w:szCs w:val="22"/>
          <w:vertAlign w:val="baseline"/>
        </w:rPr>
      </w:lvl>
    </w:lvlOverride>
    <w:lvlOverride w:ilvl="6">
      <w:startOverride w:val="1"/>
      <w:lvl w:ilvl="6">
        <w:start w:val="1"/>
        <w:numFmt w:val="bullet"/>
        <w:lvlText w:val="·"/>
        <w:lvlJc w:val="left"/>
        <w:pPr>
          <w:tabs>
            <w:tab w:val="num" w:pos="0"/>
          </w:tabs>
          <w:ind w:left="5040" w:hanging="360"/>
        </w:pPr>
        <w:rPr>
          <w:rFonts w:ascii="Symbol" w:hAnsi="Symbol" w:cs="Symbol" w:hint="default"/>
          <w:b w:val="0"/>
          <w:bCs w:val="0"/>
          <w:i w:val="0"/>
          <w:iCs w:val="0"/>
          <w:caps w:val="0"/>
          <w:smallCaps w:val="0"/>
          <w:strike w:val="0"/>
          <w:dstrike w:val="0"/>
          <w:outline w:val="0"/>
          <w:emboss w:val="0"/>
          <w:imprint w:val="0"/>
          <w:spacing w:val="0"/>
          <w:w w:val="100"/>
          <w:kern w:val="0"/>
          <w:position w:val="0"/>
          <w:sz w:val="22"/>
          <w:szCs w:val="22"/>
          <w:vertAlign w:val="baseline"/>
        </w:rPr>
      </w:lvl>
    </w:lvlOverride>
    <w:lvlOverride w:ilvl="7">
      <w:startOverride w:val="1"/>
      <w:lvl w:ilvl="7">
        <w:start w:val="1"/>
        <w:numFmt w:val="bullet"/>
        <w:lvlText w:val="o"/>
        <w:lvlJc w:val="left"/>
        <w:pPr>
          <w:tabs>
            <w:tab w:val="num" w:pos="0"/>
          </w:tabs>
          <w:ind w:left="576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2"/>
          <w:szCs w:val="22"/>
          <w:vertAlign w:val="baseline"/>
        </w:rPr>
      </w:lvl>
    </w:lvlOverride>
    <w:lvlOverride w:ilvl="8">
      <w:startOverride w:val="1"/>
      <w:lvl w:ilvl="8">
        <w:start w:val="1"/>
        <w:numFmt w:val="bullet"/>
        <w:lvlText w:val="▪"/>
        <w:lvlJc w:val="left"/>
        <w:pPr>
          <w:tabs>
            <w:tab w:val="num" w:pos="0"/>
          </w:tabs>
          <w:ind w:left="648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2"/>
          <w:szCs w:val="22"/>
          <w:vertAlign w:val="baseline"/>
        </w:rPr>
      </w:lvl>
    </w:lvlOverride>
  </w:num>
  <w:num w:numId="59" w16cid:durableId="691996604">
    <w:abstractNumId w:val="35"/>
    <w:lvlOverride w:ilvl="0">
      <w:startOverride w:val="1"/>
      <w:lvl w:ilvl="0">
        <w:start w:val="1"/>
        <w:numFmt w:val="bullet"/>
        <w:lvlText w:val="·"/>
        <w:lvlJc w:val="left"/>
        <w:pPr>
          <w:tabs>
            <w:tab w:val="num" w:pos="0"/>
          </w:tabs>
          <w:ind w:left="720" w:hanging="360"/>
        </w:pPr>
        <w:rPr>
          <w:rFonts w:ascii="Symbol" w:hAnsi="Symbol" w:cs="Symbol" w:hint="default"/>
          <w:b w:val="0"/>
          <w:bCs w:val="0"/>
          <w:i w:val="0"/>
          <w:iCs w:val="0"/>
          <w:caps w:val="0"/>
          <w:smallCaps w:val="0"/>
          <w:strike w:val="0"/>
          <w:dstrike w:val="0"/>
          <w:outline w:val="0"/>
          <w:emboss w:val="0"/>
          <w:imprint w:val="0"/>
          <w:spacing w:val="0"/>
          <w:w w:val="100"/>
          <w:kern w:val="0"/>
          <w:position w:val="0"/>
          <w:sz w:val="22"/>
          <w:szCs w:val="22"/>
          <w:vertAlign w:val="baseline"/>
        </w:rPr>
      </w:lvl>
    </w:lvlOverride>
    <w:lvlOverride w:ilvl="1">
      <w:startOverride w:val="1"/>
      <w:lvl w:ilvl="1">
        <w:start w:val="1"/>
        <w:numFmt w:val="bullet"/>
        <w:lvlText w:val="o"/>
        <w:lvlJc w:val="left"/>
        <w:pPr>
          <w:tabs>
            <w:tab w:val="num" w:pos="0"/>
          </w:tabs>
          <w:ind w:left="144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2"/>
          <w:szCs w:val="22"/>
          <w:vertAlign w:val="baseline"/>
        </w:rPr>
      </w:lvl>
    </w:lvlOverride>
    <w:lvlOverride w:ilvl="2">
      <w:startOverride w:val="1"/>
      <w:lvl w:ilvl="2">
        <w:start w:val="1"/>
        <w:numFmt w:val="bullet"/>
        <w:lvlText w:val="▪"/>
        <w:lvlJc w:val="left"/>
        <w:pPr>
          <w:tabs>
            <w:tab w:val="num" w:pos="0"/>
          </w:tabs>
          <w:ind w:left="216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2"/>
          <w:szCs w:val="22"/>
          <w:vertAlign w:val="baseline"/>
        </w:rPr>
      </w:lvl>
    </w:lvlOverride>
    <w:lvlOverride w:ilvl="3">
      <w:startOverride w:val="1"/>
      <w:lvl w:ilvl="3">
        <w:start w:val="1"/>
        <w:numFmt w:val="bullet"/>
        <w:lvlText w:val="·"/>
        <w:lvlJc w:val="left"/>
        <w:pPr>
          <w:tabs>
            <w:tab w:val="num" w:pos="0"/>
          </w:tabs>
          <w:ind w:left="2880" w:hanging="360"/>
        </w:pPr>
        <w:rPr>
          <w:rFonts w:ascii="Symbol" w:hAnsi="Symbol" w:cs="Symbol" w:hint="default"/>
          <w:b w:val="0"/>
          <w:bCs w:val="0"/>
          <w:i w:val="0"/>
          <w:iCs w:val="0"/>
          <w:caps w:val="0"/>
          <w:smallCaps w:val="0"/>
          <w:strike w:val="0"/>
          <w:dstrike w:val="0"/>
          <w:outline w:val="0"/>
          <w:emboss w:val="0"/>
          <w:imprint w:val="0"/>
          <w:spacing w:val="0"/>
          <w:w w:val="100"/>
          <w:kern w:val="0"/>
          <w:position w:val="0"/>
          <w:sz w:val="22"/>
          <w:szCs w:val="22"/>
          <w:vertAlign w:val="baseline"/>
        </w:rPr>
      </w:lvl>
    </w:lvlOverride>
    <w:lvlOverride w:ilvl="4">
      <w:startOverride w:val="1"/>
      <w:lvl w:ilvl="4">
        <w:start w:val="1"/>
        <w:numFmt w:val="bullet"/>
        <w:lvlText w:val="o"/>
        <w:lvlJc w:val="left"/>
        <w:pPr>
          <w:tabs>
            <w:tab w:val="num" w:pos="0"/>
          </w:tabs>
          <w:ind w:left="360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2"/>
          <w:szCs w:val="22"/>
          <w:vertAlign w:val="baseline"/>
        </w:rPr>
      </w:lvl>
    </w:lvlOverride>
    <w:lvlOverride w:ilvl="5">
      <w:startOverride w:val="1"/>
      <w:lvl w:ilvl="5">
        <w:start w:val="1"/>
        <w:numFmt w:val="bullet"/>
        <w:lvlText w:val="▪"/>
        <w:lvlJc w:val="left"/>
        <w:pPr>
          <w:tabs>
            <w:tab w:val="num" w:pos="0"/>
          </w:tabs>
          <w:ind w:left="432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2"/>
          <w:szCs w:val="22"/>
          <w:vertAlign w:val="baseline"/>
        </w:rPr>
      </w:lvl>
    </w:lvlOverride>
    <w:lvlOverride w:ilvl="6">
      <w:startOverride w:val="1"/>
      <w:lvl w:ilvl="6">
        <w:start w:val="1"/>
        <w:numFmt w:val="bullet"/>
        <w:lvlText w:val="·"/>
        <w:lvlJc w:val="left"/>
        <w:pPr>
          <w:tabs>
            <w:tab w:val="num" w:pos="0"/>
          </w:tabs>
          <w:ind w:left="5040" w:hanging="360"/>
        </w:pPr>
        <w:rPr>
          <w:rFonts w:ascii="Symbol" w:hAnsi="Symbol" w:cs="Symbol" w:hint="default"/>
          <w:b w:val="0"/>
          <w:bCs w:val="0"/>
          <w:i w:val="0"/>
          <w:iCs w:val="0"/>
          <w:caps w:val="0"/>
          <w:smallCaps w:val="0"/>
          <w:strike w:val="0"/>
          <w:dstrike w:val="0"/>
          <w:outline w:val="0"/>
          <w:emboss w:val="0"/>
          <w:imprint w:val="0"/>
          <w:spacing w:val="0"/>
          <w:w w:val="100"/>
          <w:kern w:val="0"/>
          <w:position w:val="0"/>
          <w:sz w:val="22"/>
          <w:szCs w:val="22"/>
          <w:vertAlign w:val="baseline"/>
        </w:rPr>
      </w:lvl>
    </w:lvlOverride>
    <w:lvlOverride w:ilvl="7">
      <w:startOverride w:val="1"/>
      <w:lvl w:ilvl="7">
        <w:start w:val="1"/>
        <w:numFmt w:val="bullet"/>
        <w:lvlText w:val="o"/>
        <w:lvlJc w:val="left"/>
        <w:pPr>
          <w:tabs>
            <w:tab w:val="num" w:pos="0"/>
          </w:tabs>
          <w:ind w:left="576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2"/>
          <w:szCs w:val="22"/>
          <w:vertAlign w:val="baseline"/>
        </w:rPr>
      </w:lvl>
    </w:lvlOverride>
    <w:lvlOverride w:ilvl="8">
      <w:startOverride w:val="1"/>
      <w:lvl w:ilvl="8">
        <w:start w:val="1"/>
        <w:numFmt w:val="bullet"/>
        <w:lvlText w:val="▪"/>
        <w:lvlJc w:val="left"/>
        <w:pPr>
          <w:tabs>
            <w:tab w:val="num" w:pos="0"/>
          </w:tabs>
          <w:ind w:left="648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2"/>
          <w:szCs w:val="22"/>
          <w:vertAlign w:val="baseline"/>
        </w:rPr>
      </w:lvl>
    </w:lvlOverride>
  </w:num>
  <w:num w:numId="60" w16cid:durableId="840462236">
    <w:abstractNumId w:val="35"/>
    <w:lvlOverride w:ilvl="0">
      <w:startOverride w:val="1"/>
      <w:lvl w:ilvl="0">
        <w:start w:val="1"/>
        <w:numFmt w:val="bullet"/>
        <w:lvlText w:val="·"/>
        <w:lvlJc w:val="left"/>
        <w:pPr>
          <w:tabs>
            <w:tab w:val="num" w:pos="0"/>
          </w:tabs>
          <w:ind w:left="720" w:hanging="360"/>
        </w:pPr>
        <w:rPr>
          <w:rFonts w:ascii="Symbol" w:hAnsi="Symbol" w:cs="Symbol" w:hint="default"/>
          <w:b w:val="0"/>
          <w:bCs w:val="0"/>
          <w:i w:val="0"/>
          <w:iCs w:val="0"/>
          <w:caps w:val="0"/>
          <w:smallCaps w:val="0"/>
          <w:strike w:val="0"/>
          <w:dstrike w:val="0"/>
          <w:outline w:val="0"/>
          <w:emboss w:val="0"/>
          <w:imprint w:val="0"/>
          <w:spacing w:val="0"/>
          <w:w w:val="100"/>
          <w:kern w:val="0"/>
          <w:position w:val="0"/>
          <w:sz w:val="22"/>
          <w:szCs w:val="22"/>
          <w:vertAlign w:val="baseline"/>
        </w:rPr>
      </w:lvl>
    </w:lvlOverride>
    <w:lvlOverride w:ilvl="1">
      <w:startOverride w:val="1"/>
      <w:lvl w:ilvl="1">
        <w:start w:val="1"/>
        <w:numFmt w:val="bullet"/>
        <w:lvlText w:val="o"/>
        <w:lvlJc w:val="left"/>
        <w:pPr>
          <w:tabs>
            <w:tab w:val="num" w:pos="0"/>
          </w:tabs>
          <w:ind w:left="144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2"/>
          <w:szCs w:val="22"/>
          <w:vertAlign w:val="baseline"/>
        </w:rPr>
      </w:lvl>
    </w:lvlOverride>
    <w:lvlOverride w:ilvl="2">
      <w:startOverride w:val="1"/>
      <w:lvl w:ilvl="2">
        <w:start w:val="1"/>
        <w:numFmt w:val="bullet"/>
        <w:lvlText w:val="▪"/>
        <w:lvlJc w:val="left"/>
        <w:pPr>
          <w:tabs>
            <w:tab w:val="num" w:pos="0"/>
          </w:tabs>
          <w:ind w:left="216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2"/>
          <w:szCs w:val="22"/>
          <w:vertAlign w:val="baseline"/>
        </w:rPr>
      </w:lvl>
    </w:lvlOverride>
    <w:lvlOverride w:ilvl="3">
      <w:startOverride w:val="1"/>
      <w:lvl w:ilvl="3">
        <w:start w:val="1"/>
        <w:numFmt w:val="bullet"/>
        <w:lvlText w:val="·"/>
        <w:lvlJc w:val="left"/>
        <w:pPr>
          <w:tabs>
            <w:tab w:val="num" w:pos="0"/>
          </w:tabs>
          <w:ind w:left="2880" w:hanging="360"/>
        </w:pPr>
        <w:rPr>
          <w:rFonts w:ascii="Symbol" w:hAnsi="Symbol" w:cs="Symbol" w:hint="default"/>
          <w:b w:val="0"/>
          <w:bCs w:val="0"/>
          <w:i w:val="0"/>
          <w:iCs w:val="0"/>
          <w:caps w:val="0"/>
          <w:smallCaps w:val="0"/>
          <w:strike w:val="0"/>
          <w:dstrike w:val="0"/>
          <w:outline w:val="0"/>
          <w:emboss w:val="0"/>
          <w:imprint w:val="0"/>
          <w:spacing w:val="0"/>
          <w:w w:val="100"/>
          <w:kern w:val="0"/>
          <w:position w:val="0"/>
          <w:sz w:val="22"/>
          <w:szCs w:val="22"/>
          <w:vertAlign w:val="baseline"/>
        </w:rPr>
      </w:lvl>
    </w:lvlOverride>
    <w:lvlOverride w:ilvl="4">
      <w:startOverride w:val="1"/>
      <w:lvl w:ilvl="4">
        <w:start w:val="1"/>
        <w:numFmt w:val="bullet"/>
        <w:lvlText w:val="o"/>
        <w:lvlJc w:val="left"/>
        <w:pPr>
          <w:tabs>
            <w:tab w:val="num" w:pos="0"/>
          </w:tabs>
          <w:ind w:left="360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2"/>
          <w:szCs w:val="22"/>
          <w:vertAlign w:val="baseline"/>
        </w:rPr>
      </w:lvl>
    </w:lvlOverride>
    <w:lvlOverride w:ilvl="5">
      <w:startOverride w:val="1"/>
      <w:lvl w:ilvl="5">
        <w:start w:val="1"/>
        <w:numFmt w:val="bullet"/>
        <w:lvlText w:val="▪"/>
        <w:lvlJc w:val="left"/>
        <w:pPr>
          <w:tabs>
            <w:tab w:val="num" w:pos="0"/>
          </w:tabs>
          <w:ind w:left="432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2"/>
          <w:szCs w:val="22"/>
          <w:vertAlign w:val="baseline"/>
        </w:rPr>
      </w:lvl>
    </w:lvlOverride>
    <w:lvlOverride w:ilvl="6">
      <w:startOverride w:val="1"/>
      <w:lvl w:ilvl="6">
        <w:start w:val="1"/>
        <w:numFmt w:val="bullet"/>
        <w:lvlText w:val="·"/>
        <w:lvlJc w:val="left"/>
        <w:pPr>
          <w:tabs>
            <w:tab w:val="num" w:pos="0"/>
          </w:tabs>
          <w:ind w:left="5040" w:hanging="360"/>
        </w:pPr>
        <w:rPr>
          <w:rFonts w:ascii="Symbol" w:hAnsi="Symbol" w:cs="Symbol" w:hint="default"/>
          <w:b w:val="0"/>
          <w:bCs w:val="0"/>
          <w:i w:val="0"/>
          <w:iCs w:val="0"/>
          <w:caps w:val="0"/>
          <w:smallCaps w:val="0"/>
          <w:strike w:val="0"/>
          <w:dstrike w:val="0"/>
          <w:outline w:val="0"/>
          <w:emboss w:val="0"/>
          <w:imprint w:val="0"/>
          <w:spacing w:val="0"/>
          <w:w w:val="100"/>
          <w:kern w:val="0"/>
          <w:position w:val="0"/>
          <w:sz w:val="22"/>
          <w:szCs w:val="22"/>
          <w:vertAlign w:val="baseline"/>
        </w:rPr>
      </w:lvl>
    </w:lvlOverride>
    <w:lvlOverride w:ilvl="7">
      <w:startOverride w:val="1"/>
      <w:lvl w:ilvl="7">
        <w:start w:val="1"/>
        <w:numFmt w:val="bullet"/>
        <w:lvlText w:val="o"/>
        <w:lvlJc w:val="left"/>
        <w:pPr>
          <w:tabs>
            <w:tab w:val="num" w:pos="0"/>
          </w:tabs>
          <w:ind w:left="576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2"/>
          <w:szCs w:val="22"/>
          <w:vertAlign w:val="baseline"/>
        </w:rPr>
      </w:lvl>
    </w:lvlOverride>
    <w:lvlOverride w:ilvl="8">
      <w:startOverride w:val="1"/>
      <w:lvl w:ilvl="8">
        <w:start w:val="1"/>
        <w:numFmt w:val="bullet"/>
        <w:lvlText w:val="▪"/>
        <w:lvlJc w:val="left"/>
        <w:pPr>
          <w:tabs>
            <w:tab w:val="num" w:pos="0"/>
          </w:tabs>
          <w:ind w:left="648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2"/>
          <w:szCs w:val="22"/>
          <w:vertAlign w:val="baseline"/>
        </w:rPr>
      </w:lvl>
    </w:lvlOverride>
  </w:num>
  <w:num w:numId="61" w16cid:durableId="269439565">
    <w:abstractNumId w:val="11"/>
    <w:lvlOverride w:ilvl="0">
      <w:startOverride w:val="7"/>
    </w:lvlOverride>
  </w:num>
  <w:num w:numId="62" w16cid:durableId="1906598996">
    <w:abstractNumId w:val="11"/>
    <w:lvlOverride w:ilvl="0">
      <w:startOverride w:val="1"/>
    </w:lvlOverride>
    <w:lvlOverride w:ilvl="1">
      <w:startOverride w:val="2"/>
    </w:lvlOverride>
  </w:num>
  <w:num w:numId="63" w16cid:durableId="452791518">
    <w:abstractNumId w:val="11"/>
    <w:lvlOverride w:ilvl="0">
      <w:startOverride w:val="1"/>
    </w:lvlOverride>
    <w:lvlOverride w:ilvl="1">
      <w:startOverride w:val="3"/>
    </w:lvlOverride>
  </w:num>
  <w:num w:numId="64" w16cid:durableId="2120223320">
    <w:abstractNumId w:val="11"/>
    <w:lvlOverride w:ilvl="0">
      <w:startOverride w:val="8"/>
    </w:lvlOverride>
  </w:num>
  <w:num w:numId="65" w16cid:durableId="865214820">
    <w:abstractNumId w:val="4"/>
  </w:num>
  <w:numIdMacAtCleanup w:val="6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studiante) Andres Marcelo Olmedo Coronel">
    <w15:presenceInfo w15:providerId="AD" w15:userId="S::andres.olmedo@udla.edu.ec::ee7e7865-e1ff-4790-8779-d750ae094c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442E7B"/>
    <w:rsid w:val="00171721"/>
    <w:rsid w:val="001C170C"/>
    <w:rsid w:val="002738E5"/>
    <w:rsid w:val="00356D40"/>
    <w:rsid w:val="00442E7B"/>
    <w:rsid w:val="0045391B"/>
    <w:rsid w:val="004B63AF"/>
    <w:rsid w:val="004D5330"/>
    <w:rsid w:val="00606970"/>
    <w:rsid w:val="006A0FF5"/>
    <w:rsid w:val="00786476"/>
    <w:rsid w:val="00801F20"/>
    <w:rsid w:val="008501DA"/>
    <w:rsid w:val="008A198B"/>
    <w:rsid w:val="008A76DD"/>
    <w:rsid w:val="00A07EFA"/>
    <w:rsid w:val="00BB53C6"/>
    <w:rsid w:val="00C14D7C"/>
    <w:rsid w:val="00C61BD4"/>
    <w:rsid w:val="00EB4FA5"/>
    <w:rsid w:val="00F579A6"/>
  </w:rsids>
  <m:mathPr>
    <m:mathFont m:val="Cambria Math"/>
    <m:brkBin m:val="before"/>
    <m:brkBinSub m:val="--"/>
    <m:smallFrac m:val="0"/>
    <m:dispDef/>
    <m:lMargin m:val="0"/>
    <m:rMargin m:val="0"/>
    <m:defJc m:val="centerGroup"/>
    <m:wrapIndent m:val="1440"/>
    <m:intLim m:val="subSup"/>
    <m:naryLim m:val="undOvr"/>
  </m:mathPr>
  <w:themeFontLang w:val="es-EC"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65A53"/>
  <w15:docId w15:val="{FBDD5073-F10D-4D6E-9249-D77F70E49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es-EC" w:eastAsia="es-EC"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Ttulo1">
    <w:name w:val="heading 1"/>
    <w:uiPriority w:val="9"/>
    <w:qFormat/>
    <w:pPr>
      <w:widowControl w:val="0"/>
      <w:ind w:left="204"/>
      <w:outlineLvl w:val="0"/>
    </w:pPr>
    <w:rPr>
      <w:rFonts w:ascii="Arial" w:eastAsia="Times New Roman" w:hAnsi="Arial"/>
      <w:b/>
      <w:bCs/>
      <w:color w:val="000000"/>
      <w:sz w:val="24"/>
      <w:szCs w:val="24"/>
      <w:u w:color="000000"/>
      <w:lang w:val="es-ES_tradnl"/>
    </w:rPr>
  </w:style>
  <w:style w:type="paragraph" w:styleId="Ttulo2">
    <w:name w:val="heading 2"/>
    <w:next w:val="Cuerpo"/>
    <w:uiPriority w:val="9"/>
    <w:unhideWhenUsed/>
    <w:qFormat/>
    <w:pPr>
      <w:keepNext/>
      <w:outlineLvl w:val="1"/>
    </w:pPr>
    <w:rPr>
      <w:rFonts w:ascii="Arial" w:hAnsi="Arial" w:cs="Arial Unicode MS"/>
      <w:b/>
      <w:bCs/>
      <w:color w:val="000000"/>
      <w:sz w:val="32"/>
      <w:szCs w:val="32"/>
      <w:lang w:val="es-ES_tradnl"/>
    </w:rPr>
  </w:style>
  <w:style w:type="paragraph" w:styleId="Ttulo4">
    <w:name w:val="heading 4"/>
    <w:basedOn w:val="Normal"/>
    <w:next w:val="Normal"/>
    <w:link w:val="Ttulo4Car"/>
    <w:uiPriority w:val="9"/>
    <w:semiHidden/>
    <w:unhideWhenUsed/>
    <w:qFormat/>
    <w:rsid w:val="007D5F44"/>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rPr>
      <w:u w:val="single"/>
    </w:rPr>
  </w:style>
  <w:style w:type="character" w:customStyle="1" w:styleId="Ninguno">
    <w:name w:val="Ninguno"/>
    <w:qFormat/>
  </w:style>
  <w:style w:type="character" w:customStyle="1" w:styleId="TextocomentarioCar">
    <w:name w:val="Texto comentario Car"/>
    <w:basedOn w:val="Fuentedeprrafopredeter"/>
    <w:link w:val="Textocomentario"/>
    <w:uiPriority w:val="99"/>
    <w:semiHidden/>
    <w:qFormat/>
    <w:rPr>
      <w:lang w:val="en-US" w:eastAsia="en-US"/>
    </w:rPr>
  </w:style>
  <w:style w:type="character" w:styleId="Refdecomentario">
    <w:name w:val="annotation reference"/>
    <w:basedOn w:val="Fuentedeprrafopredeter"/>
    <w:uiPriority w:val="99"/>
    <w:semiHidden/>
    <w:unhideWhenUsed/>
    <w:rPr>
      <w:sz w:val="16"/>
      <w:szCs w:val="16"/>
    </w:rPr>
  </w:style>
  <w:style w:type="character" w:customStyle="1" w:styleId="Ttulo4Car">
    <w:name w:val="Título 4 Car"/>
    <w:basedOn w:val="Fuentedeprrafopredeter"/>
    <w:link w:val="Ttulo4"/>
    <w:uiPriority w:val="9"/>
    <w:semiHidden/>
    <w:qFormat/>
    <w:rsid w:val="007D5F44"/>
    <w:rPr>
      <w:rFonts w:asciiTheme="majorHAnsi" w:eastAsiaTheme="majorEastAsia" w:hAnsiTheme="majorHAnsi" w:cstheme="majorBidi"/>
      <w:i/>
      <w:iCs/>
      <w:color w:val="365F91" w:themeColor="accent1" w:themeShade="BF"/>
      <w:sz w:val="24"/>
      <w:szCs w:val="24"/>
      <w:lang w:val="en-US" w:eastAsia="en-US"/>
    </w:rPr>
  </w:style>
  <w:style w:type="character" w:styleId="Nmerodelnea">
    <w:name w:val="line number"/>
  </w:style>
  <w:style w:type="paragraph" w:customStyle="1" w:styleId="Heading">
    <w:name w:val="Heading"/>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Encabezado">
    <w:name w:val="header"/>
    <w:pPr>
      <w:tabs>
        <w:tab w:val="center" w:pos="4252"/>
        <w:tab w:val="right" w:pos="8504"/>
      </w:tabs>
    </w:pPr>
    <w:rPr>
      <w:rFonts w:ascii="Calibri" w:hAnsi="Calibri" w:cs="Arial Unicode MS"/>
      <w:color w:val="000000"/>
      <w:sz w:val="22"/>
      <w:szCs w:val="22"/>
      <w:u w:color="000000"/>
      <w:lang w:val="es-ES_tradnl"/>
    </w:rPr>
  </w:style>
  <w:style w:type="paragraph" w:customStyle="1" w:styleId="Encabezadoypie">
    <w:name w:val="Encabezado y pie"/>
    <w:qFormat/>
    <w:pPr>
      <w:tabs>
        <w:tab w:val="right" w:pos="9020"/>
      </w:tabs>
    </w:pPr>
    <w:rPr>
      <w:rFonts w:ascii="Helvetica Neue" w:eastAsia="Helvetica Neue" w:hAnsi="Helvetica Neue" w:cs="Helvetica Neue"/>
      <w:color w:val="000000"/>
      <w:sz w:val="24"/>
      <w:szCs w:val="24"/>
    </w:rPr>
  </w:style>
  <w:style w:type="paragraph" w:customStyle="1" w:styleId="Cuerpo">
    <w:name w:val="Cuerpo"/>
    <w:qFormat/>
    <w:pPr>
      <w:spacing w:after="200" w:line="276" w:lineRule="auto"/>
    </w:pPr>
    <w:rPr>
      <w:rFonts w:ascii="Arial" w:hAnsi="Arial" w:cs="Arial Unicode MS"/>
      <w:color w:val="000000"/>
      <w:sz w:val="22"/>
      <w:szCs w:val="22"/>
      <w:u w:color="000000"/>
      <w:lang w:val="es-ES_tradnl"/>
    </w:rPr>
  </w:style>
  <w:style w:type="paragraph" w:styleId="Piedepgina">
    <w:name w:val="footer"/>
    <w:pPr>
      <w:tabs>
        <w:tab w:val="center" w:pos="4252"/>
        <w:tab w:val="right" w:pos="8504"/>
      </w:tabs>
    </w:pPr>
    <w:rPr>
      <w:rFonts w:ascii="Calibri" w:eastAsia="Calibri" w:hAnsi="Calibri" w:cs="Calibri"/>
      <w:color w:val="000000"/>
      <w:sz w:val="22"/>
      <w:szCs w:val="22"/>
      <w:u w:color="000000"/>
      <w:lang w:val="es-ES_tradnl"/>
    </w:rPr>
  </w:style>
  <w:style w:type="paragraph" w:styleId="Ttulodendice">
    <w:name w:val="index heading"/>
    <w:basedOn w:val="Heading"/>
  </w:style>
  <w:style w:type="paragraph" w:styleId="TtuloTDC">
    <w:name w:val="TOC Heading"/>
    <w:next w:val="Cuerpo"/>
    <w:qFormat/>
    <w:pPr>
      <w:keepNext/>
      <w:keepLines/>
      <w:spacing w:before="240" w:line="259" w:lineRule="auto"/>
    </w:pPr>
    <w:rPr>
      <w:rFonts w:ascii="Cambria" w:hAnsi="Cambria" w:cs="Arial Unicode MS"/>
      <w:color w:val="365F91"/>
      <w:sz w:val="32"/>
      <w:szCs w:val="32"/>
      <w:u w:color="365F91"/>
      <w:lang w:val="es-ES_tradnl"/>
    </w:rPr>
  </w:style>
  <w:style w:type="paragraph" w:styleId="TDC1">
    <w:name w:val="toc 1"/>
    <w:pPr>
      <w:tabs>
        <w:tab w:val="left" w:pos="480"/>
        <w:tab w:val="right" w:leader="dot" w:pos="8478"/>
      </w:tabs>
      <w:spacing w:after="100" w:line="276" w:lineRule="auto"/>
    </w:pPr>
    <w:rPr>
      <w:rFonts w:ascii="Calibri" w:eastAsia="Calibri" w:hAnsi="Calibri" w:cs="Calibri"/>
      <w:color w:val="000000"/>
      <w:sz w:val="22"/>
      <w:szCs w:val="22"/>
      <w:u w:color="000000"/>
      <w:lang w:val="es-ES_tradnl"/>
    </w:rPr>
  </w:style>
  <w:style w:type="paragraph" w:styleId="TDC2">
    <w:name w:val="toc 2"/>
    <w:pPr>
      <w:tabs>
        <w:tab w:val="left" w:pos="960"/>
        <w:tab w:val="right" w:leader="dot" w:pos="8478"/>
      </w:tabs>
      <w:spacing w:after="100" w:line="276" w:lineRule="auto"/>
      <w:ind w:left="220"/>
    </w:pPr>
    <w:rPr>
      <w:rFonts w:ascii="Calibri" w:eastAsia="Calibri" w:hAnsi="Calibri" w:cs="Calibri"/>
      <w:color w:val="000000"/>
      <w:sz w:val="22"/>
      <w:szCs w:val="22"/>
      <w:u w:color="000000"/>
      <w:lang w:val="es-ES_tradnl"/>
    </w:rPr>
  </w:style>
  <w:style w:type="paragraph" w:styleId="TDC3">
    <w:name w:val="toc 3"/>
    <w:pPr>
      <w:tabs>
        <w:tab w:val="right" w:leader="dot" w:pos="8478"/>
      </w:tabs>
      <w:spacing w:after="100" w:line="276" w:lineRule="auto"/>
    </w:pPr>
    <w:rPr>
      <w:rFonts w:ascii="Calibri" w:eastAsia="Calibri" w:hAnsi="Calibri" w:cs="Calibri"/>
      <w:color w:val="000000"/>
      <w:sz w:val="22"/>
      <w:szCs w:val="22"/>
      <w:u w:color="000000"/>
      <w:lang w:val="es-ES_tradnl"/>
    </w:rPr>
  </w:style>
  <w:style w:type="paragraph" w:styleId="Ttulo">
    <w:name w:val="Title"/>
    <w:next w:val="Cuerpo"/>
    <w:uiPriority w:val="10"/>
    <w:qFormat/>
    <w:pPr>
      <w:widowControl w:val="0"/>
      <w:spacing w:line="360" w:lineRule="auto"/>
      <w:jc w:val="center"/>
      <w:outlineLvl w:val="2"/>
    </w:pPr>
    <w:rPr>
      <w:rFonts w:ascii="Arial" w:eastAsia="Arial" w:hAnsi="Arial" w:cs="Arial"/>
      <w:b/>
      <w:bCs/>
      <w:color w:val="000000"/>
      <w:sz w:val="24"/>
      <w:szCs w:val="24"/>
      <w:u w:color="000000"/>
      <w:lang w:val="es-ES_tradnl"/>
    </w:rPr>
  </w:style>
  <w:style w:type="paragraph" w:customStyle="1" w:styleId="Predeterminado">
    <w:name w:val="Predeterminado"/>
    <w:qFormat/>
    <w:pPr>
      <w:spacing w:before="160" w:line="288" w:lineRule="auto"/>
    </w:pPr>
    <w:rPr>
      <w:rFonts w:ascii="Arial" w:eastAsia="Helvetica Neue" w:hAnsi="Arial" w:cs="Helvetica Neue"/>
      <w:color w:val="000000"/>
      <w:sz w:val="24"/>
      <w:szCs w:val="24"/>
    </w:rPr>
  </w:style>
  <w:style w:type="paragraph" w:styleId="Prrafodelista">
    <w:name w:val="List Paragraph"/>
    <w:qFormat/>
    <w:pPr>
      <w:spacing w:after="200" w:line="276" w:lineRule="auto"/>
      <w:ind w:left="720"/>
    </w:pPr>
    <w:rPr>
      <w:rFonts w:ascii="Arial" w:hAnsi="Arial" w:cs="Arial Unicode MS"/>
      <w:color w:val="000000"/>
      <w:sz w:val="22"/>
      <w:szCs w:val="22"/>
      <w:u w:color="000000"/>
      <w:lang w:val="es-ES_tradnl"/>
    </w:rPr>
  </w:style>
  <w:style w:type="paragraph" w:customStyle="1" w:styleId="InfoBlue">
    <w:name w:val="InfoBlue"/>
    <w:qFormat/>
    <w:pPr>
      <w:widowControl w:val="0"/>
      <w:tabs>
        <w:tab w:val="left" w:pos="540"/>
        <w:tab w:val="left" w:pos="1260"/>
      </w:tabs>
      <w:spacing w:after="120" w:line="240" w:lineRule="atLeast"/>
      <w:jc w:val="both"/>
    </w:pPr>
    <w:rPr>
      <w:rFonts w:ascii="Arial" w:eastAsia="Arial" w:hAnsi="Arial" w:cs="Arial"/>
      <w:color w:val="0000FF"/>
      <w:sz w:val="24"/>
      <w:szCs w:val="24"/>
      <w:u w:color="0000FF"/>
      <w:lang w:val="es-ES_tradnl"/>
    </w:rPr>
  </w:style>
  <w:style w:type="paragraph" w:styleId="Textocomentario">
    <w:name w:val="annotation text"/>
    <w:basedOn w:val="Normal"/>
    <w:link w:val="TextocomentarioCar"/>
    <w:uiPriority w:val="99"/>
    <w:semiHidden/>
    <w:unhideWhenUsed/>
    <w:rPr>
      <w:sz w:val="20"/>
      <w:szCs w:val="20"/>
    </w:rPr>
  </w:style>
  <w:style w:type="paragraph" w:styleId="Revisin">
    <w:name w:val="Revision"/>
    <w:uiPriority w:val="99"/>
    <w:semiHidden/>
    <w:qFormat/>
    <w:rsid w:val="007F0949"/>
    <w:rPr>
      <w:sz w:val="24"/>
      <w:szCs w:val="24"/>
      <w:lang w:val="en-US" w:eastAsia="en-US"/>
    </w:rPr>
  </w:style>
  <w:style w:type="paragraph" w:customStyle="1" w:styleId="FrameContents">
    <w:name w:val="Frame Contents"/>
    <w:basedOn w:val="Normal"/>
    <w:qFormat/>
  </w:style>
  <w:style w:type="numbering" w:customStyle="1" w:styleId="Estiloimportado1">
    <w:name w:val="Estilo importado 1"/>
    <w:qFormat/>
  </w:style>
  <w:style w:type="numbering" w:customStyle="1" w:styleId="Estiloimportado2">
    <w:name w:val="Estilo importado 2"/>
    <w:qFormat/>
  </w:style>
  <w:style w:type="numbering" w:customStyle="1" w:styleId="Estiloimportado10">
    <w:name w:val="Estilo importado 1.0"/>
    <w:qFormat/>
  </w:style>
  <w:style w:type="numbering" w:customStyle="1" w:styleId="Estiloimportado3">
    <w:name w:val="Estilo importado 3"/>
    <w:qFormat/>
  </w:style>
  <w:style w:type="numbering" w:customStyle="1" w:styleId="Vieta">
    <w:name w:val="Viñeta"/>
    <w:qFormat/>
  </w:style>
  <w:style w:type="numbering" w:customStyle="1" w:styleId="Estiloimportado4">
    <w:name w:val="Estilo importado 4"/>
    <w:qFormat/>
  </w:style>
  <w:style w:type="numbering" w:customStyle="1" w:styleId="Estiloimportado5">
    <w:name w:val="Estilo importado 5"/>
    <w:qFormat/>
  </w:style>
  <w:style w:type="numbering" w:customStyle="1" w:styleId="Estiloimportado6">
    <w:name w:val="Estilo importado 6"/>
    <w:qFormat/>
  </w:style>
  <w:style w:type="table" w:customStyle="1" w:styleId="TableNormal">
    <w:name w:val="Table Normal"/>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3.png"/><Relationship Id="rId34"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image" Target="media/image7.png"/><Relationship Id="rId33" Type="http://schemas.microsoft.com/office/2011/relationships/people" Target="people.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image" Target="media/image2.png"/><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image" Target="media/image6.png"/><Relationship Id="rId32"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image" Target="media/image5.png"/><Relationship Id="rId28" Type="http://schemas.openxmlformats.org/officeDocument/2006/relationships/header" Target="header6.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footer" Target="footer7.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header" Target="header7.xml"/><Relationship Id="rId8" Type="http://schemas.openxmlformats.org/officeDocument/2006/relationships/footnotes" Target="footnotes.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Tema de 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Tema de Office">
      <a:majorFont>
        <a:latin typeface="Helvetica Neue"/>
        <a:ea typeface="Helvetica Neue"/>
        <a:cs typeface="Helvetica Neue"/>
      </a:majorFont>
      <a:minorFont>
        <a:latin typeface="Helvetica Neue"/>
        <a:ea typeface="Helvetica Neue"/>
        <a:cs typeface="Helvetica Neu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7B1E9770924C340B74DC40B2B67E067" ma:contentTypeVersion="3" ma:contentTypeDescription="Create a new document." ma:contentTypeScope="" ma:versionID="7943a9656ad64bc10a5cdcaefc8cc177">
  <xsd:schema xmlns:xsd="http://www.w3.org/2001/XMLSchema" xmlns:xs="http://www.w3.org/2001/XMLSchema" xmlns:p="http://schemas.microsoft.com/office/2006/metadata/properties" xmlns:ns2="3005a672-f34a-428a-bcf8-af771c23dd54" targetNamespace="http://schemas.microsoft.com/office/2006/metadata/properties" ma:root="true" ma:fieldsID="c18b8b5d3d3010fcc0828fb088b20c55" ns2:_="">
    <xsd:import namespace="3005a672-f34a-428a-bcf8-af771c23dd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05a672-f34a-428a-bcf8-af771c23dd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ADBCD44-579A-4228-A7B0-01528AF9B05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35AC911-5817-4A3E-80C1-60686E438B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05a672-f34a-428a-bcf8-af771c23dd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C125178-7465-48A0-86BF-90C15B570E9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41</Pages>
  <Words>12043</Words>
  <Characters>66237</Characters>
  <Application>Microsoft Office Word</Application>
  <DocSecurity>0</DocSecurity>
  <Lines>551</Lines>
  <Paragraphs>156</Paragraphs>
  <ScaleCrop>false</ScaleCrop>
  <Company/>
  <LinksUpToDate>false</LinksUpToDate>
  <CharactersWithSpaces>78124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Olmedo</dc:creator>
  <dc:description/>
  <cp:lastModifiedBy>(Estudiante) Andres Marcelo Olmedo Coronel</cp:lastModifiedBy>
  <cp:revision>22</cp:revision>
  <dcterms:created xsi:type="dcterms:W3CDTF">2026-09-14T02:34:00Z</dcterms:created>
  <dcterms:modified xsi:type="dcterms:W3CDTF">2026-10-10T00:19:00Z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FontProps">
    <vt:lpwstr>#000000,10,Aptos</vt:lpwstr>
  </property>
  <property fmtid="{D5CDD505-2E9C-101B-9397-08002B2CF9AE}" pid="3" name="ClassificationContentMarkingHeaderShapeIds">
    <vt:lpwstr>7870d275,2475f3ac,2ec4a678,2a4b6ecb,6181580b</vt:lpwstr>
  </property>
  <property fmtid="{D5CDD505-2E9C-101B-9397-08002B2CF9AE}" pid="4" name="ClassificationContentMarkingHeaderText">
    <vt:lpwstr>Classification: Restricted to ProCreditGroup</vt:lpwstr>
  </property>
  <property fmtid="{D5CDD505-2E9C-101B-9397-08002B2CF9AE}" pid="5" name="ContentTypeId">
    <vt:lpwstr>0x01010067B1E9770924C340B74DC40B2B67E067</vt:lpwstr>
  </property>
</Properties>
</file>